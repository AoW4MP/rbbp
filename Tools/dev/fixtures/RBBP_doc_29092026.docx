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0381" w14:textId="303F144C" w:rsidR="00D95ADC" w:rsidRDefault="00362C49" w:rsidP="00F37A39">
      <w:pPr>
        <w:pStyle w:val="1"/>
        <w:rPr>
          <w:lang w:val="ru-RU"/>
        </w:rPr>
      </w:pPr>
      <w:r w:rsidRPr="000121CA">
        <w:rPr>
          <w:lang w:val="ru-RU"/>
        </w:rPr>
        <w:t>Информация</w:t>
      </w:r>
    </w:p>
    <w:p w14:paraId="6C48CE38" w14:textId="09D1C0B4" w:rsidR="002D5FD5" w:rsidRDefault="002D5FD5" w:rsidP="002D5FD5">
      <w:pPr>
        <w:rPr>
          <w:lang w:val="ru-RU"/>
        </w:rPr>
      </w:pPr>
      <w:r>
        <w:rPr>
          <w:lang w:val="ru-RU"/>
        </w:rPr>
        <w:t xml:space="preserve">Текущая версия мода </w:t>
      </w:r>
      <w:proofErr w:type="spellStart"/>
      <w:r w:rsidR="0073046D" w:rsidRPr="006E01CD">
        <w:rPr>
          <w:b/>
          <w:bCs/>
        </w:rPr>
        <w:t>R</w:t>
      </w:r>
      <w:r w:rsidR="008A2367">
        <w:rPr>
          <w:b/>
          <w:bCs/>
        </w:rPr>
        <w:t>bbP</w:t>
      </w:r>
      <w:proofErr w:type="spellEnd"/>
      <w:r w:rsidRPr="006E01CD">
        <w:rPr>
          <w:b/>
          <w:bCs/>
          <w:lang w:val="ru-RU"/>
        </w:rPr>
        <w:t xml:space="preserve"> 1.7.</w:t>
      </w:r>
      <w:r w:rsidR="00DC2DB0">
        <w:rPr>
          <w:b/>
          <w:bCs/>
          <w:lang w:val="ru-RU"/>
        </w:rPr>
        <w:t>7</w:t>
      </w:r>
      <w:r w:rsidRPr="006E01CD">
        <w:rPr>
          <w:b/>
          <w:bCs/>
          <w:lang w:val="ru-RU"/>
        </w:rPr>
        <w:t xml:space="preserve"> (</w:t>
      </w:r>
      <w:r w:rsidR="001C695D">
        <w:rPr>
          <w:b/>
          <w:bCs/>
          <w:lang w:val="ru-RU"/>
        </w:rPr>
        <w:t>12</w:t>
      </w:r>
      <w:r w:rsidRPr="006E01CD">
        <w:rPr>
          <w:b/>
          <w:bCs/>
          <w:lang w:val="ru-RU"/>
        </w:rPr>
        <w:t>.0</w:t>
      </w:r>
      <w:r w:rsidR="001C695D">
        <w:rPr>
          <w:b/>
          <w:bCs/>
          <w:lang w:val="ru-RU"/>
        </w:rPr>
        <w:t>9</w:t>
      </w:r>
      <w:r w:rsidRPr="006E01CD">
        <w:rPr>
          <w:b/>
          <w:bCs/>
          <w:lang w:val="ru-RU"/>
        </w:rPr>
        <w:t>.2026)</w:t>
      </w:r>
    </w:p>
    <w:p w14:paraId="744FB186" w14:textId="39A8084F" w:rsidR="002D5FD5" w:rsidRPr="006E01CD" w:rsidRDefault="002D5FD5" w:rsidP="002D5FD5">
      <w:pPr>
        <w:rPr>
          <w:bCs/>
          <w:lang w:val="ru-RU"/>
        </w:rPr>
      </w:pPr>
      <w:r w:rsidRPr="006E01CD">
        <w:rPr>
          <w:bCs/>
          <w:lang w:val="ru-RU"/>
        </w:rPr>
        <w:t xml:space="preserve">Мод ориентирован на МУЛЬТИПЛЕЕРНЫЕ игры, балансировка осуществлялась с целью комфортного геймплея против других игроков. </w:t>
      </w:r>
    </w:p>
    <w:p w14:paraId="570B5503" w14:textId="148E53CB" w:rsidR="00263B74" w:rsidRPr="000121CA" w:rsidRDefault="002D5FD5" w:rsidP="00DA5206">
      <w:pPr>
        <w:pStyle w:val="21"/>
        <w:rPr>
          <w:lang w:val="ru-RU"/>
        </w:rPr>
      </w:pPr>
      <w:r>
        <w:rPr>
          <w:lang w:val="ru-RU"/>
        </w:rPr>
        <w:t>Ссылки</w:t>
      </w:r>
    </w:p>
    <w:p w14:paraId="2D894908" w14:textId="212B94CE" w:rsidR="00EA4EDA" w:rsidRDefault="00362C49" w:rsidP="00EA4EDA">
      <w:pPr>
        <w:pStyle w:val="ae"/>
        <w:numPr>
          <w:ilvl w:val="0"/>
          <w:numId w:val="9"/>
        </w:numPr>
        <w:rPr>
          <w:lang w:val="ru-RU"/>
        </w:rPr>
      </w:pPr>
      <w:r w:rsidRPr="00EA4EDA">
        <w:rPr>
          <w:lang w:val="ru-RU"/>
        </w:rPr>
        <w:t>Мод</w:t>
      </w:r>
    </w:p>
    <w:p w14:paraId="097C50CD" w14:textId="77777777" w:rsidR="00EA4EDA" w:rsidRDefault="00362C49" w:rsidP="00EA4EDA">
      <w:pPr>
        <w:pStyle w:val="ae"/>
        <w:numPr>
          <w:ilvl w:val="1"/>
          <w:numId w:val="9"/>
        </w:numPr>
        <w:rPr>
          <w:lang w:val="ru-RU"/>
        </w:rPr>
      </w:pPr>
      <w:proofErr w:type="spellStart"/>
      <w:r w:rsidRPr="00EA4EDA">
        <w:rPr>
          <w:lang w:val="ru-RU"/>
        </w:rPr>
        <w:t>Steam:</w:t>
      </w:r>
      <w:hyperlink r:id="rId6" w:history="1">
        <w:r w:rsidRPr="00EA4EDA">
          <w:rPr>
            <w:rStyle w:val="aff8"/>
            <w:lang w:val="ru-RU"/>
          </w:rPr>
          <w:t>Steam</w:t>
        </w:r>
        <w:proofErr w:type="spellEnd"/>
        <w:r w:rsidRPr="00EA4EDA">
          <w:rPr>
            <w:rStyle w:val="aff8"/>
            <w:lang w:val="ru-RU"/>
          </w:rPr>
          <w:t xml:space="preserve"> </w:t>
        </w:r>
        <w:proofErr w:type="spellStart"/>
        <w:proofErr w:type="gramStart"/>
        <w:r w:rsidRPr="00EA4EDA">
          <w:rPr>
            <w:rStyle w:val="aff8"/>
            <w:lang w:val="ru-RU"/>
          </w:rPr>
          <w:t>Workshop</w:t>
        </w:r>
        <w:proofErr w:type="spellEnd"/>
        <w:r w:rsidRPr="00EA4EDA">
          <w:rPr>
            <w:rStyle w:val="aff8"/>
            <w:lang w:val="ru-RU"/>
          </w:rPr>
          <w:t>::</w:t>
        </w:r>
        <w:proofErr w:type="spellStart"/>
        <w:proofErr w:type="gramEnd"/>
        <w:r w:rsidRPr="00EA4EDA">
          <w:rPr>
            <w:rStyle w:val="aff8"/>
            <w:lang w:val="ru-RU"/>
          </w:rPr>
          <w:t>RbbP</w:t>
        </w:r>
        <w:proofErr w:type="spellEnd"/>
      </w:hyperlink>
    </w:p>
    <w:p w14:paraId="66B09905" w14:textId="13CF0EED" w:rsidR="00362C49" w:rsidRPr="00EA4EDA" w:rsidRDefault="00362C49" w:rsidP="00EA4EDA">
      <w:pPr>
        <w:pStyle w:val="ae"/>
        <w:numPr>
          <w:ilvl w:val="1"/>
          <w:numId w:val="9"/>
        </w:numPr>
        <w:rPr>
          <w:lang w:val="ru-RU"/>
        </w:rPr>
      </w:pPr>
      <w:proofErr w:type="spellStart"/>
      <w:r w:rsidRPr="00EA4EDA">
        <w:rPr>
          <w:lang w:val="ru-RU"/>
        </w:rPr>
        <w:t>Paradox</w:t>
      </w:r>
      <w:proofErr w:type="spellEnd"/>
      <w:r w:rsidRPr="00EA4EDA">
        <w:rPr>
          <w:lang w:val="ru-RU"/>
        </w:rPr>
        <w:t xml:space="preserve">: </w:t>
      </w:r>
      <w:hyperlink r:id="rId7" w:history="1">
        <w:proofErr w:type="spellStart"/>
        <w:r w:rsidRPr="00EA4EDA">
          <w:rPr>
            <w:rStyle w:val="aff8"/>
            <w:lang w:val="ru-RU"/>
          </w:rPr>
          <w:t>RbbP</w:t>
        </w:r>
        <w:proofErr w:type="spellEnd"/>
        <w:r w:rsidRPr="00EA4EDA">
          <w:rPr>
            <w:rStyle w:val="aff8"/>
            <w:lang w:val="ru-RU"/>
          </w:rPr>
          <w:t xml:space="preserve"> - </w:t>
        </w:r>
        <w:proofErr w:type="spellStart"/>
        <w:r w:rsidRPr="00EA4EDA">
          <w:rPr>
            <w:rStyle w:val="aff8"/>
            <w:lang w:val="ru-RU"/>
          </w:rPr>
          <w:t>Paradox</w:t>
        </w:r>
        <w:proofErr w:type="spellEnd"/>
        <w:r w:rsidRPr="00EA4EDA">
          <w:rPr>
            <w:rStyle w:val="aff8"/>
            <w:lang w:val="ru-RU"/>
          </w:rPr>
          <w:t xml:space="preserve"> </w:t>
        </w:r>
        <w:proofErr w:type="spellStart"/>
        <w:r w:rsidRPr="00EA4EDA">
          <w:rPr>
            <w:rStyle w:val="aff8"/>
            <w:lang w:val="ru-RU"/>
          </w:rPr>
          <w:t>Mods</w:t>
        </w:r>
        <w:proofErr w:type="spellEnd"/>
      </w:hyperlink>
    </w:p>
    <w:p w14:paraId="59CAD842" w14:textId="1FF85B2F" w:rsidR="00EA4EDA" w:rsidRDefault="00362C49" w:rsidP="00EA4EDA">
      <w:pPr>
        <w:pStyle w:val="ae"/>
        <w:numPr>
          <w:ilvl w:val="0"/>
          <w:numId w:val="9"/>
        </w:numPr>
        <w:rPr>
          <w:lang w:val="ru-RU"/>
        </w:rPr>
      </w:pPr>
      <w:r w:rsidRPr="00EA4EDA">
        <w:rPr>
          <w:lang w:val="ru-RU"/>
        </w:rPr>
        <w:t>Русификатор</w:t>
      </w:r>
    </w:p>
    <w:p w14:paraId="34B4D460" w14:textId="77777777" w:rsidR="00EA4EDA" w:rsidRPr="00CE282E" w:rsidRDefault="00362C49" w:rsidP="00EA4EDA">
      <w:pPr>
        <w:pStyle w:val="ae"/>
        <w:numPr>
          <w:ilvl w:val="1"/>
          <w:numId w:val="9"/>
        </w:numPr>
      </w:pPr>
      <w:r w:rsidRPr="00EA4EDA">
        <w:t xml:space="preserve">Steam: </w:t>
      </w:r>
      <w:hyperlink r:id="rId8" w:history="1">
        <w:r w:rsidRPr="00EA4EDA">
          <w:rPr>
            <w:rStyle w:val="aff8"/>
          </w:rPr>
          <w:t xml:space="preserve">Steam </w:t>
        </w:r>
        <w:proofErr w:type="gramStart"/>
        <w:r w:rsidRPr="00EA4EDA">
          <w:rPr>
            <w:rStyle w:val="aff8"/>
          </w:rPr>
          <w:t>Workshop::</w:t>
        </w:r>
        <w:proofErr w:type="spellStart"/>
        <w:proofErr w:type="gramEnd"/>
        <w:r w:rsidRPr="00EA4EDA">
          <w:rPr>
            <w:rStyle w:val="aff8"/>
          </w:rPr>
          <w:t>RbbP_RU</w:t>
        </w:r>
        <w:proofErr w:type="spellEnd"/>
      </w:hyperlink>
    </w:p>
    <w:p w14:paraId="04DEDF7D" w14:textId="77777777" w:rsidR="00B81498" w:rsidRPr="00B81498" w:rsidRDefault="00362C49" w:rsidP="00DA5206">
      <w:pPr>
        <w:pStyle w:val="ae"/>
        <w:numPr>
          <w:ilvl w:val="1"/>
          <w:numId w:val="9"/>
        </w:numPr>
      </w:pPr>
      <w:proofErr w:type="spellStart"/>
      <w:r w:rsidRPr="00EA4EDA">
        <w:t>Paradox:</w:t>
      </w:r>
      <w:hyperlink r:id="rId9" w:history="1">
        <w:r w:rsidRPr="00EA4EDA">
          <w:rPr>
            <w:rStyle w:val="aff8"/>
          </w:rPr>
          <w:t>RbbP_RU</w:t>
        </w:r>
        <w:proofErr w:type="spellEnd"/>
        <w:r w:rsidRPr="00EA4EDA">
          <w:rPr>
            <w:rStyle w:val="aff8"/>
          </w:rPr>
          <w:t xml:space="preserve"> - Paradox Mods</w:t>
        </w:r>
      </w:hyperlink>
    </w:p>
    <w:p w14:paraId="164B26D7" w14:textId="15CEE455" w:rsidR="00B81498" w:rsidRPr="00B81498" w:rsidRDefault="00362C49" w:rsidP="00B81498">
      <w:pPr>
        <w:pStyle w:val="ae"/>
        <w:numPr>
          <w:ilvl w:val="0"/>
          <w:numId w:val="9"/>
        </w:numPr>
      </w:pPr>
      <w:r w:rsidRPr="00EA4EDA">
        <w:rPr>
          <w:lang w:val="ru-RU"/>
        </w:rPr>
        <w:t>Страница</w:t>
      </w:r>
      <w:r w:rsidRPr="00EA4EDA">
        <w:t xml:space="preserve"> Paradox forum</w:t>
      </w:r>
    </w:p>
    <w:p w14:paraId="750EBE8F" w14:textId="77777777" w:rsidR="00B81498" w:rsidRPr="00B81498" w:rsidRDefault="00362C49" w:rsidP="00DA5206">
      <w:pPr>
        <w:pStyle w:val="ae"/>
        <w:numPr>
          <w:ilvl w:val="1"/>
          <w:numId w:val="9"/>
        </w:numPr>
      </w:pPr>
      <w:hyperlink r:id="rId10" w:tooltip="https://forum.paradoxplaza.com/forum/threads/rbbp-balance-mod.1861683/" w:history="1">
        <w:r w:rsidRPr="00B81498">
          <w:rPr>
            <w:rStyle w:val="aff8"/>
          </w:rPr>
          <w:t xml:space="preserve">Paradox Forum - </w:t>
        </w:r>
        <w:proofErr w:type="spellStart"/>
        <w:r w:rsidRPr="00B81498">
          <w:rPr>
            <w:rStyle w:val="aff8"/>
          </w:rPr>
          <w:t>RbbP</w:t>
        </w:r>
        <w:proofErr w:type="spellEnd"/>
        <w:r w:rsidRPr="00B81498">
          <w:rPr>
            <w:rStyle w:val="aff8"/>
          </w:rPr>
          <w:t xml:space="preserve"> - Balance mod</w:t>
        </w:r>
      </w:hyperlink>
    </w:p>
    <w:p w14:paraId="76CDC142" w14:textId="3D1A4494" w:rsidR="00B81498" w:rsidRPr="00B81498" w:rsidRDefault="00362C49" w:rsidP="00B81498">
      <w:pPr>
        <w:pStyle w:val="ae"/>
        <w:numPr>
          <w:ilvl w:val="0"/>
          <w:numId w:val="9"/>
        </w:numPr>
      </w:pPr>
      <w:r w:rsidRPr="00B81498">
        <w:rPr>
          <w:lang w:val="ru-RU"/>
        </w:rPr>
        <w:t>Страница</w:t>
      </w:r>
      <w:r w:rsidRPr="00B81498">
        <w:t xml:space="preserve"> </w:t>
      </w:r>
      <w:r w:rsidRPr="00B81498">
        <w:rPr>
          <w:lang w:val="ru-RU"/>
        </w:rPr>
        <w:t>в</w:t>
      </w:r>
      <w:r w:rsidRPr="00B81498">
        <w:t xml:space="preserve"> Discord</w:t>
      </w:r>
    </w:p>
    <w:p w14:paraId="784E199D" w14:textId="77777777" w:rsidR="00B81498" w:rsidRPr="00B81498" w:rsidRDefault="00362C49" w:rsidP="00B81498">
      <w:pPr>
        <w:pStyle w:val="ae"/>
        <w:numPr>
          <w:ilvl w:val="1"/>
          <w:numId w:val="9"/>
        </w:numPr>
      </w:pPr>
      <w:hyperlink r:id="rId11" w:tooltip="https://discord.com/channels/947815229495078964/1423762995460182096" w:history="1">
        <w:r w:rsidRPr="00362C49">
          <w:rPr>
            <w:rStyle w:val="aff8"/>
          </w:rPr>
          <w:t xml:space="preserve">Age of Wonders Official Discord - </w:t>
        </w:r>
        <w:proofErr w:type="spellStart"/>
        <w:r w:rsidRPr="00362C49">
          <w:rPr>
            <w:rStyle w:val="aff8"/>
          </w:rPr>
          <w:t>RbbP</w:t>
        </w:r>
        <w:proofErr w:type="spellEnd"/>
      </w:hyperlink>
    </w:p>
    <w:p w14:paraId="3A2486EF" w14:textId="7934C3F2" w:rsidR="00362C49" w:rsidRPr="001A7116" w:rsidRDefault="00362C49" w:rsidP="00B81498">
      <w:pPr>
        <w:pStyle w:val="ae"/>
        <w:numPr>
          <w:ilvl w:val="1"/>
          <w:numId w:val="9"/>
        </w:numPr>
      </w:pPr>
      <w:hyperlink r:id="rId12" w:history="1">
        <w:r w:rsidRPr="00362C49">
          <w:rPr>
            <w:rStyle w:val="aff8"/>
          </w:rPr>
          <w:t>Palach</w:t>
        </w:r>
      </w:hyperlink>
    </w:p>
    <w:p w14:paraId="06FEE69F" w14:textId="77777777" w:rsidR="000B77B0" w:rsidRDefault="001A7116" w:rsidP="00DA5206">
      <w:pPr>
        <w:pStyle w:val="ae"/>
        <w:numPr>
          <w:ilvl w:val="1"/>
          <w:numId w:val="9"/>
        </w:numPr>
      </w:pPr>
      <w:hyperlink r:id="rId13" w:history="1">
        <w:proofErr w:type="spellStart"/>
        <w:r w:rsidRPr="000B77B0">
          <w:rPr>
            <w:rStyle w:val="aff8"/>
          </w:rPr>
          <w:t>OrgHed</w:t>
        </w:r>
        <w:proofErr w:type="spellEnd"/>
      </w:hyperlink>
    </w:p>
    <w:p w14:paraId="5AD703E5" w14:textId="33C5C858" w:rsidR="000B77B0" w:rsidRDefault="0016157A" w:rsidP="000B77B0">
      <w:pPr>
        <w:pStyle w:val="ae"/>
        <w:numPr>
          <w:ilvl w:val="0"/>
          <w:numId w:val="9"/>
        </w:numPr>
      </w:pPr>
      <w:r w:rsidRPr="000B77B0">
        <w:rPr>
          <w:lang w:val="ru-RU"/>
        </w:rPr>
        <w:t>Каналы авторов</w:t>
      </w:r>
    </w:p>
    <w:p w14:paraId="575E8782" w14:textId="4EBD6A4C" w:rsidR="00BA0D59" w:rsidRDefault="00BA0D59" w:rsidP="00BA0D59">
      <w:pPr>
        <w:pStyle w:val="ae"/>
        <w:numPr>
          <w:ilvl w:val="1"/>
          <w:numId w:val="9"/>
        </w:numPr>
      </w:pPr>
      <w:proofErr w:type="spellStart"/>
      <w:r w:rsidRPr="00A47456">
        <w:t>Youtube</w:t>
      </w:r>
      <w:proofErr w:type="spellEnd"/>
      <w:r w:rsidRPr="00A47456">
        <w:t>:</w:t>
      </w:r>
      <w:r>
        <w:t xml:space="preserve"> </w:t>
      </w:r>
      <w:hyperlink r:id="rId14" w:history="1">
        <w:r w:rsidRPr="00BA0D59">
          <w:rPr>
            <w:rStyle w:val="aff8"/>
          </w:rPr>
          <w:t>Palach</w:t>
        </w:r>
      </w:hyperlink>
    </w:p>
    <w:p w14:paraId="5C1D9428" w14:textId="3804E5D8" w:rsidR="000B77B0" w:rsidRDefault="0016157A" w:rsidP="000B77B0">
      <w:pPr>
        <w:pStyle w:val="ae"/>
        <w:numPr>
          <w:ilvl w:val="1"/>
          <w:numId w:val="9"/>
        </w:numPr>
      </w:pPr>
      <w:proofErr w:type="spellStart"/>
      <w:r w:rsidRPr="00A47456">
        <w:t>Yo</w:t>
      </w:r>
      <w:r w:rsidR="00B72E2B" w:rsidRPr="00A47456">
        <w:t>u</w:t>
      </w:r>
      <w:r w:rsidRPr="00A47456">
        <w:t>tube</w:t>
      </w:r>
      <w:proofErr w:type="spellEnd"/>
      <w:r w:rsidR="00B72E2B" w:rsidRPr="00A47456">
        <w:t xml:space="preserve">: </w:t>
      </w:r>
      <w:hyperlink r:id="rId15" w:history="1">
        <w:r w:rsidR="00A47456" w:rsidRPr="00A47456">
          <w:rPr>
            <w:rStyle w:val="aff8"/>
          </w:rPr>
          <w:t>Org. Hed.</w:t>
        </w:r>
      </w:hyperlink>
    </w:p>
    <w:p w14:paraId="1FD83BFE" w14:textId="6F604AAC" w:rsidR="003E70C9" w:rsidRPr="000B77B0" w:rsidRDefault="00A47456" w:rsidP="000B77B0">
      <w:pPr>
        <w:pStyle w:val="ae"/>
        <w:numPr>
          <w:ilvl w:val="1"/>
          <w:numId w:val="9"/>
        </w:numPr>
        <w:rPr>
          <w:rStyle w:val="aff8"/>
          <w:color w:val="auto"/>
          <w:u w:val="none"/>
        </w:rPr>
      </w:pPr>
      <w:r w:rsidRPr="00A47456">
        <w:t>Twitch:</w:t>
      </w:r>
      <w:r w:rsidR="003E70C9" w:rsidRPr="000B77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3E70C9" w:rsidRPr="003E70C9">
        <w:rPr>
          <w:rFonts w:asciiTheme="minorHAnsi" w:hAnsiTheme="minorHAnsi"/>
          <w:lang w:val="ru-RU"/>
        </w:rPr>
        <w:fldChar w:fldCharType="begin"/>
      </w:r>
      <w:r w:rsidR="003E70C9" w:rsidRPr="000B77B0">
        <w:rPr>
          <w:lang w:val="ru-RU"/>
        </w:rPr>
        <w:instrText>HYPERLINK "https://www.twitch.tv/orghed"</w:instrText>
      </w:r>
      <w:r w:rsidR="003E70C9" w:rsidRPr="003E70C9">
        <w:rPr>
          <w:rFonts w:asciiTheme="minorHAnsi" w:hAnsiTheme="minorHAnsi"/>
          <w:lang w:val="ru-RU"/>
        </w:rPr>
      </w:r>
      <w:r w:rsidR="003E70C9" w:rsidRPr="003E70C9">
        <w:rPr>
          <w:rFonts w:asciiTheme="minorHAnsi" w:hAnsiTheme="minorHAnsi"/>
          <w:lang w:val="ru-RU"/>
        </w:rPr>
        <w:fldChar w:fldCharType="separate"/>
      </w:r>
      <w:proofErr w:type="spellStart"/>
      <w:r w:rsidR="003E70C9" w:rsidRPr="000B77B0">
        <w:rPr>
          <w:rStyle w:val="aff8"/>
          <w:lang w:val="ru-RU"/>
        </w:rPr>
        <w:t>OrgHed</w:t>
      </w:r>
      <w:proofErr w:type="spellEnd"/>
    </w:p>
    <w:p w14:paraId="3206F297" w14:textId="530681C0" w:rsidR="000F3F9D" w:rsidRPr="00690951" w:rsidRDefault="003E70C9" w:rsidP="00206620">
      <w:pPr>
        <w:pStyle w:val="1"/>
      </w:pPr>
      <w:r w:rsidRPr="003E70C9">
        <w:fldChar w:fldCharType="end"/>
      </w:r>
      <w:r w:rsidR="000F3F9D" w:rsidRPr="008B3C21">
        <w:rPr>
          <w:lang w:val="ru-RU"/>
        </w:rPr>
        <w:t>Условия</w:t>
      </w:r>
      <w:r w:rsidR="000F3F9D" w:rsidRPr="00690951">
        <w:t xml:space="preserve"> </w:t>
      </w:r>
      <w:r w:rsidR="000F3F9D" w:rsidRPr="008B3C21">
        <w:rPr>
          <w:lang w:val="ru-RU"/>
        </w:rPr>
        <w:t>победы</w:t>
      </w:r>
      <w:r w:rsidR="000F3F9D" w:rsidRPr="00690951">
        <w:t xml:space="preserve"> (</w:t>
      </w:r>
      <w:r w:rsidR="006A38AA" w:rsidRPr="00690951">
        <w:t>Victory conditions</w:t>
      </w:r>
      <w:r w:rsidR="000F3F9D" w:rsidRPr="00690951">
        <w:t>)</w:t>
      </w:r>
    </w:p>
    <w:p w14:paraId="3897F2EC" w14:textId="0021AB56" w:rsidR="00AC2384" w:rsidRPr="009B6659" w:rsidRDefault="008B3C21" w:rsidP="00710613">
      <w:pPr>
        <w:pStyle w:val="21"/>
        <w:rPr>
          <w:lang w:val="ru-RU"/>
        </w:rPr>
      </w:pPr>
      <w:r w:rsidRPr="00D35E23">
        <w:rPr>
          <w:lang w:val="ru-RU"/>
        </w:rPr>
        <w:t>Печати</w:t>
      </w:r>
      <w:r w:rsidRPr="00690951">
        <w:t xml:space="preserve"> </w:t>
      </w:r>
      <w:r w:rsidRPr="00D35E23">
        <w:rPr>
          <w:lang w:val="ru-RU"/>
        </w:rPr>
        <w:t>силы</w:t>
      </w:r>
      <w:r w:rsidRPr="00690951">
        <w:t xml:space="preserve"> </w:t>
      </w:r>
      <w:r w:rsidR="00F648D0" w:rsidRPr="00690951">
        <w:t>(Seals Victory)</w:t>
      </w:r>
    </w:p>
    <w:p w14:paraId="74EC2D21" w14:textId="724ABF40" w:rsidR="000300D5" w:rsidRPr="009866D1" w:rsidRDefault="009F7F58">
      <w:pPr>
        <w:pStyle w:val="ae"/>
        <w:numPr>
          <w:ilvl w:val="0"/>
          <w:numId w:val="10"/>
        </w:numPr>
        <w:rPr>
          <w:lang w:val="ru-RU"/>
        </w:rPr>
      </w:pPr>
      <w:r w:rsidRPr="009866D1">
        <w:rPr>
          <w:lang w:val="ru-RU"/>
        </w:rPr>
        <w:t>У</w:t>
      </w:r>
      <w:r w:rsidR="00D35E23" w:rsidRPr="009866D1">
        <w:rPr>
          <w:lang w:val="ru-RU"/>
        </w:rPr>
        <w:t>меньшено необходимое количество очков</w:t>
      </w:r>
    </w:p>
    <w:p w14:paraId="618C2A44" w14:textId="7AD4DF8B" w:rsidR="000300D5" w:rsidRDefault="000300D5" w:rsidP="00710613">
      <w:pPr>
        <w:pStyle w:val="21"/>
        <w:rPr>
          <w:lang w:val="ru-RU"/>
        </w:rPr>
      </w:pPr>
      <w:r>
        <w:rPr>
          <w:lang w:val="ru-RU"/>
        </w:rPr>
        <w:t>Магическая победа (</w:t>
      </w:r>
      <w:r w:rsidR="00A779BD" w:rsidRPr="00A779BD">
        <w:rPr>
          <w:lang w:val="ru-RU"/>
        </w:rPr>
        <w:t xml:space="preserve">Magic </w:t>
      </w:r>
      <w:proofErr w:type="spellStart"/>
      <w:r w:rsidR="00A779BD" w:rsidRPr="00A779BD">
        <w:rPr>
          <w:lang w:val="ru-RU"/>
        </w:rPr>
        <w:t>Victory</w:t>
      </w:r>
      <w:proofErr w:type="spellEnd"/>
      <w:r>
        <w:rPr>
          <w:lang w:val="ru-RU"/>
        </w:rPr>
        <w:t>)</w:t>
      </w:r>
      <w:r w:rsidR="00A779BD">
        <w:rPr>
          <w:lang w:val="ru-RU"/>
        </w:rPr>
        <w:t xml:space="preserve"> </w:t>
      </w:r>
    </w:p>
    <w:p w14:paraId="3091FEE4" w14:textId="26B6BC04" w:rsidR="009C5720" w:rsidRDefault="001E5E8D">
      <w:pPr>
        <w:pStyle w:val="ae"/>
        <w:numPr>
          <w:ilvl w:val="0"/>
          <w:numId w:val="8"/>
        </w:numPr>
        <w:rPr>
          <w:lang w:val="ru-RU"/>
        </w:rPr>
      </w:pPr>
      <w:r>
        <w:rPr>
          <w:lang w:val="ru-RU"/>
        </w:rPr>
        <w:t>Заклинание для древнего</w:t>
      </w:r>
      <w:r w:rsidR="007965F7">
        <w:rPr>
          <w:lang w:val="ru-RU"/>
        </w:rPr>
        <w:t xml:space="preserve"> чуда</w:t>
      </w:r>
    </w:p>
    <w:p w14:paraId="0A2F4E29" w14:textId="6300CBA9" w:rsidR="001E5E8D" w:rsidRDefault="009C5720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доступно при открытии книги </w:t>
      </w:r>
      <w:proofErr w:type="spellStart"/>
      <w:r>
        <w:rPr>
          <w:lang w:val="ru-RU"/>
        </w:rPr>
        <w:t>Т3</w:t>
      </w:r>
      <w:proofErr w:type="spellEnd"/>
    </w:p>
    <w:p w14:paraId="7A94F540" w14:textId="34B81078" w:rsidR="009C5720" w:rsidRDefault="009C5720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>Уменьшена стоимость каста</w:t>
      </w:r>
    </w:p>
    <w:p w14:paraId="4D2788A9" w14:textId="60248139" w:rsidR="002B2B4E" w:rsidRDefault="002B2B4E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Уменьшено необходимое количество </w:t>
      </w:r>
      <w:r w:rsidR="00446BAA" w:rsidRPr="00446BAA">
        <w:rPr>
          <w:lang w:val="ru-RU"/>
        </w:rPr>
        <w:t>[</w:t>
      </w:r>
      <w:r w:rsidR="00446BAA" w:rsidRPr="00446BAA">
        <w:t>knowledge</w:t>
      </w:r>
      <w:r w:rsidR="00446BAA" w:rsidRPr="00446BAA">
        <w:rPr>
          <w:lang w:val="ru-RU"/>
        </w:rPr>
        <w:t xml:space="preserve">] </w:t>
      </w:r>
      <w:r>
        <w:rPr>
          <w:lang w:val="ru-RU"/>
        </w:rPr>
        <w:t>1500 -</w:t>
      </w:r>
      <w:r w:rsidRPr="001038A9">
        <w:rPr>
          <w:lang w:val="ru-RU"/>
        </w:rPr>
        <w:t>&gt; 250</w:t>
      </w:r>
    </w:p>
    <w:p w14:paraId="41A240BB" w14:textId="4B579AA7" w:rsidR="009C5720" w:rsidRDefault="008332AE">
      <w:pPr>
        <w:pStyle w:val="ae"/>
        <w:numPr>
          <w:ilvl w:val="0"/>
          <w:numId w:val="8"/>
        </w:numPr>
        <w:rPr>
          <w:lang w:val="ru-RU"/>
        </w:rPr>
      </w:pPr>
      <w:r>
        <w:rPr>
          <w:lang w:val="ru-RU"/>
        </w:rPr>
        <w:t>Заклинание века магии</w:t>
      </w:r>
    </w:p>
    <w:p w14:paraId="08E41C57" w14:textId="77777777" w:rsidR="008332AE" w:rsidRDefault="008332AE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доступно при открытии книги </w:t>
      </w:r>
      <w:proofErr w:type="spellStart"/>
      <w:r>
        <w:rPr>
          <w:lang w:val="ru-RU"/>
        </w:rPr>
        <w:t>Т3</w:t>
      </w:r>
      <w:proofErr w:type="spellEnd"/>
    </w:p>
    <w:p w14:paraId="321FE436" w14:textId="77777777" w:rsidR="008332AE" w:rsidRDefault="008332AE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>Уменьшена стоимость каста</w:t>
      </w:r>
    </w:p>
    <w:p w14:paraId="0C82C4B6" w14:textId="1438174A" w:rsidR="008332AE" w:rsidRDefault="008332AE">
      <w:pPr>
        <w:pStyle w:val="ae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Уменьшено необходимое количество </w:t>
      </w:r>
      <w:r w:rsidR="00446BAA" w:rsidRPr="00446BAA">
        <w:t>[knowledge]</w:t>
      </w:r>
      <w:r w:rsidR="00446BAA" w:rsidRPr="00446BAA">
        <w:rPr>
          <w:lang w:val="ru-RU"/>
        </w:rPr>
        <w:t xml:space="preserve"> </w:t>
      </w:r>
      <w:r>
        <w:rPr>
          <w:lang w:val="ru-RU"/>
        </w:rPr>
        <w:t>3000 -</w:t>
      </w:r>
      <w:r>
        <w:t xml:space="preserve">&gt; </w:t>
      </w:r>
      <w:r>
        <w:rPr>
          <w:lang w:val="ru-RU"/>
        </w:rPr>
        <w:t>50</w:t>
      </w:r>
      <w:r>
        <w:t>0</w:t>
      </w:r>
    </w:p>
    <w:p w14:paraId="7732D70C" w14:textId="5390C065" w:rsidR="00BF3B92" w:rsidRDefault="006816C2" w:rsidP="00710613">
      <w:pPr>
        <w:pStyle w:val="21"/>
        <w:rPr>
          <w:lang w:val="ru-RU"/>
        </w:rPr>
      </w:pPr>
      <w:r>
        <w:rPr>
          <w:lang w:val="ru-RU"/>
        </w:rPr>
        <w:lastRenderedPageBreak/>
        <w:t>Победа экспансией (</w:t>
      </w:r>
      <w:proofErr w:type="spellStart"/>
      <w:r w:rsidRPr="006816C2">
        <w:rPr>
          <w:lang w:val="ru-RU"/>
        </w:rPr>
        <w:t>Expansion</w:t>
      </w:r>
      <w:proofErr w:type="spellEnd"/>
      <w:r w:rsidRPr="006816C2">
        <w:rPr>
          <w:lang w:val="ru-RU"/>
        </w:rPr>
        <w:t xml:space="preserve"> </w:t>
      </w:r>
      <w:proofErr w:type="spellStart"/>
      <w:r w:rsidRPr="006816C2">
        <w:rPr>
          <w:lang w:val="ru-RU"/>
        </w:rPr>
        <w:t>Victory</w:t>
      </w:r>
      <w:proofErr w:type="spellEnd"/>
      <w:r>
        <w:rPr>
          <w:lang w:val="ru-RU"/>
        </w:rPr>
        <w:t>)</w:t>
      </w:r>
    </w:p>
    <w:p w14:paraId="3C068A74" w14:textId="03499AB4" w:rsidR="009266EC" w:rsidRDefault="009266EC">
      <w:pPr>
        <w:pStyle w:val="ae"/>
        <w:numPr>
          <w:ilvl w:val="0"/>
          <w:numId w:val="8"/>
        </w:numPr>
        <w:rPr>
          <w:lang w:val="ru-RU"/>
        </w:rPr>
      </w:pPr>
      <w:r>
        <w:rPr>
          <w:lang w:val="ru-RU"/>
        </w:rPr>
        <w:t>Уменьшено необходимое количество секторов</w:t>
      </w:r>
    </w:p>
    <w:p w14:paraId="16AC85DB" w14:textId="7331C7EB" w:rsidR="00422BD2" w:rsidRDefault="00422BD2">
      <w:pPr>
        <w:pStyle w:val="ae"/>
        <w:numPr>
          <w:ilvl w:val="0"/>
          <w:numId w:val="8"/>
        </w:numPr>
        <w:rPr>
          <w:lang w:val="ru-RU"/>
        </w:rPr>
      </w:pPr>
      <w:r>
        <w:rPr>
          <w:lang w:val="ru-RU"/>
        </w:rPr>
        <w:t>Уменьшена цена строительства маяка единения</w:t>
      </w:r>
    </w:p>
    <w:p w14:paraId="70AC6096" w14:textId="3E7E7E9E" w:rsidR="00422BD2" w:rsidRDefault="00422BD2">
      <w:pPr>
        <w:pStyle w:val="ae"/>
        <w:numPr>
          <w:ilvl w:val="1"/>
          <w:numId w:val="8"/>
        </w:numPr>
        <w:rPr>
          <w:lang w:val="ru-RU"/>
        </w:rPr>
      </w:pPr>
      <w:r w:rsidRPr="00422BD2">
        <w:t>280</w:t>
      </w:r>
      <w:r>
        <w:rPr>
          <w:lang w:val="ru-RU"/>
        </w:rPr>
        <w:t xml:space="preserve"> </w:t>
      </w:r>
      <w:r w:rsidR="000121CA" w:rsidRPr="000121CA">
        <w:t xml:space="preserve">[gold] </w:t>
      </w:r>
      <w:r w:rsidRPr="00422BD2">
        <w:t>750</w:t>
      </w:r>
      <w:r>
        <w:rPr>
          <w:lang w:val="ru-RU"/>
        </w:rPr>
        <w:t xml:space="preserve"> </w:t>
      </w:r>
      <w:r w:rsidR="000121CA" w:rsidRPr="000121CA">
        <w:t xml:space="preserve">[production] </w:t>
      </w:r>
      <w:r w:rsidRPr="00422BD2">
        <w:t>→ 170</w:t>
      </w:r>
      <w:r>
        <w:rPr>
          <w:lang w:val="ru-RU"/>
        </w:rPr>
        <w:t xml:space="preserve"> </w:t>
      </w:r>
      <w:r w:rsidR="000121CA" w:rsidRPr="000121CA">
        <w:t xml:space="preserve">[gold] </w:t>
      </w:r>
      <w:r w:rsidRPr="00422BD2">
        <w:t>450</w:t>
      </w:r>
      <w:r>
        <w:rPr>
          <w:lang w:val="ru-RU"/>
        </w:rPr>
        <w:t xml:space="preserve"> </w:t>
      </w:r>
      <w:r w:rsidR="000121CA" w:rsidRPr="000121CA">
        <w:t>[production]</w:t>
      </w:r>
    </w:p>
    <w:p w14:paraId="7DA2D8B4" w14:textId="0BEE53FF" w:rsidR="0005139A" w:rsidRDefault="0005139A" w:rsidP="0005139A">
      <w:pPr>
        <w:pStyle w:val="1"/>
      </w:pPr>
      <w:r>
        <w:rPr>
          <w:lang w:val="ru-RU"/>
        </w:rPr>
        <w:t>Особенности мира (</w:t>
      </w:r>
      <w:r>
        <w:t>Realm traits</w:t>
      </w:r>
      <w:r>
        <w:rPr>
          <w:lang w:val="ru-RU"/>
        </w:rPr>
        <w:t>)</w:t>
      </w:r>
    </w:p>
    <w:p w14:paraId="422F76BA" w14:textId="68F0C293" w:rsidR="0005139A" w:rsidRPr="00A43C79" w:rsidRDefault="00A43C79" w:rsidP="00EC16AF">
      <w:pPr>
        <w:pStyle w:val="21"/>
        <w:rPr>
          <w:lang w:val="ru-RU"/>
        </w:rPr>
      </w:pPr>
      <w:proofErr w:type="spellStart"/>
      <w:r w:rsidRPr="00A43C79">
        <w:t>Пучины</w:t>
      </w:r>
      <w:proofErr w:type="spellEnd"/>
      <w:r w:rsidRPr="00A43C79">
        <w:t xml:space="preserve"> </w:t>
      </w:r>
      <w:proofErr w:type="spellStart"/>
      <w:r w:rsidRPr="00A43C79">
        <w:t>мрака</w:t>
      </w:r>
      <w:proofErr w:type="spellEnd"/>
      <w:r w:rsidRPr="00A43C79">
        <w:t xml:space="preserve"> </w:t>
      </w:r>
      <w:r>
        <w:rPr>
          <w:lang w:val="ru-RU"/>
        </w:rPr>
        <w:t>(</w:t>
      </w:r>
      <w:r w:rsidR="007366A3" w:rsidRPr="007366A3">
        <w:t>Umbral Abyss</w:t>
      </w:r>
      <w:r>
        <w:rPr>
          <w:lang w:val="ru-RU"/>
        </w:rPr>
        <w:t>)</w:t>
      </w:r>
    </w:p>
    <w:p w14:paraId="5C350507" w14:textId="57CF6B6B" w:rsidR="00785D21" w:rsidRPr="00685E38" w:rsidRDefault="00785D21">
      <w:pPr>
        <w:pStyle w:val="a9"/>
        <w:numPr>
          <w:ilvl w:val="0"/>
          <w:numId w:val="28"/>
        </w:numPr>
      </w:pPr>
      <w:r>
        <w:rPr>
          <w:lang w:val="ru-RU"/>
        </w:rPr>
        <w:t>Находки (</w:t>
      </w:r>
      <w:r>
        <w:t>Pickup</w:t>
      </w:r>
      <w:r>
        <w:rPr>
          <w:lang w:val="ru-RU"/>
        </w:rPr>
        <w:t>)</w:t>
      </w:r>
    </w:p>
    <w:p w14:paraId="52C6D440" w14:textId="6380FC77" w:rsidR="00685E38" w:rsidRPr="00685E38" w:rsidRDefault="00685E38">
      <w:pPr>
        <w:pStyle w:val="a9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Усилена защита </w:t>
      </w:r>
      <w:proofErr w:type="spellStart"/>
      <w:r w:rsidRPr="00690951">
        <w:rPr>
          <w:lang w:val="ru-RU"/>
        </w:rPr>
        <w:t>Medium</w:t>
      </w:r>
      <w:proofErr w:type="spellEnd"/>
      <w:r w:rsidRPr="00690951">
        <w:rPr>
          <w:lang w:val="ru-RU"/>
        </w:rPr>
        <w:t xml:space="preserve"> -&gt; </w:t>
      </w:r>
      <w:proofErr w:type="spellStart"/>
      <w:r w:rsidRPr="00690951">
        <w:rPr>
          <w:lang w:val="ru-RU"/>
        </w:rPr>
        <w:t>Strong</w:t>
      </w:r>
      <w:proofErr w:type="spellEnd"/>
    </w:p>
    <w:p w14:paraId="32A815DD" w14:textId="0E26E04B" w:rsidR="00487E86" w:rsidRPr="00C25E0C" w:rsidRDefault="00487E86">
      <w:pPr>
        <w:pStyle w:val="a9"/>
        <w:numPr>
          <w:ilvl w:val="1"/>
          <w:numId w:val="28"/>
        </w:numPr>
        <w:rPr>
          <w:lang w:val="ru-RU"/>
        </w:rPr>
      </w:pPr>
      <w:r>
        <w:rPr>
          <w:lang w:val="ru-RU"/>
        </w:rPr>
        <w:t>Фрагмент</w:t>
      </w:r>
      <w:r w:rsidRPr="00C25E0C">
        <w:rPr>
          <w:lang w:val="ru-RU"/>
        </w:rPr>
        <w:t xml:space="preserve"> </w:t>
      </w:r>
      <w:r>
        <w:rPr>
          <w:lang w:val="ru-RU"/>
        </w:rPr>
        <w:t>тома</w:t>
      </w:r>
      <w:r w:rsidRPr="00C25E0C">
        <w:rPr>
          <w:lang w:val="ru-RU"/>
        </w:rPr>
        <w:t xml:space="preserve"> (</w:t>
      </w:r>
      <w:r w:rsidRPr="005903C4">
        <w:t>Tome</w:t>
      </w:r>
      <w:r w:rsidRPr="00C25E0C">
        <w:rPr>
          <w:lang w:val="ru-RU"/>
        </w:rPr>
        <w:t xml:space="preserve"> </w:t>
      </w:r>
      <w:r w:rsidRPr="005903C4">
        <w:t>Fragment</w:t>
      </w:r>
      <w:r w:rsidRPr="00C25E0C">
        <w:rPr>
          <w:lang w:val="ru-RU"/>
        </w:rPr>
        <w:t>)</w:t>
      </w:r>
      <w:r w:rsidR="00811DAD" w:rsidRPr="00C25E0C">
        <w:rPr>
          <w:lang w:val="ru-RU"/>
        </w:rPr>
        <w:t xml:space="preserve"> -</w:t>
      </w:r>
      <w:r w:rsidR="005903C4" w:rsidRPr="00C25E0C">
        <w:rPr>
          <w:lang w:val="ru-RU"/>
        </w:rPr>
        <w:t xml:space="preserve"> </w:t>
      </w:r>
      <w:r w:rsidR="005903C4">
        <w:rPr>
          <w:lang w:val="ru-RU"/>
        </w:rPr>
        <w:t>открывает</w:t>
      </w:r>
      <w:r w:rsidR="005903C4" w:rsidRPr="00C25E0C">
        <w:rPr>
          <w:lang w:val="ru-RU"/>
        </w:rPr>
        <w:t xml:space="preserve"> </w:t>
      </w:r>
      <w:r w:rsidR="005903C4">
        <w:rPr>
          <w:lang w:val="ru-RU"/>
        </w:rPr>
        <w:t>только</w:t>
      </w:r>
      <w:r w:rsidR="005903C4" w:rsidRPr="00C25E0C">
        <w:rPr>
          <w:lang w:val="ru-RU"/>
        </w:rPr>
        <w:t xml:space="preserve"> </w:t>
      </w:r>
      <w:r w:rsidR="005903C4">
        <w:rPr>
          <w:lang w:val="ru-RU"/>
        </w:rPr>
        <w:t>заклинания</w:t>
      </w:r>
      <w:r w:rsidR="005903C4" w:rsidRPr="00C25E0C">
        <w:rPr>
          <w:lang w:val="ru-RU"/>
        </w:rPr>
        <w:t xml:space="preserve"> </w:t>
      </w:r>
      <w:r w:rsidR="00687CA1">
        <w:rPr>
          <w:lang w:val="ru-RU"/>
        </w:rPr>
        <w:t>книги</w:t>
      </w:r>
      <w:r w:rsidR="00687CA1" w:rsidRPr="00C25E0C">
        <w:rPr>
          <w:lang w:val="ru-RU"/>
        </w:rPr>
        <w:t xml:space="preserve"> </w:t>
      </w:r>
      <w:r w:rsidR="00D637C9">
        <w:rPr>
          <w:lang w:val="ru-RU"/>
        </w:rPr>
        <w:t>Тёмного</w:t>
      </w:r>
      <w:r w:rsidR="00D637C9" w:rsidRPr="00C25E0C">
        <w:rPr>
          <w:lang w:val="ru-RU"/>
        </w:rPr>
        <w:t xml:space="preserve"> </w:t>
      </w:r>
      <w:r w:rsidR="00D637C9">
        <w:rPr>
          <w:lang w:val="ru-RU"/>
        </w:rPr>
        <w:t>пакта</w:t>
      </w:r>
      <w:r w:rsidR="00D637C9" w:rsidRPr="00C25E0C">
        <w:rPr>
          <w:lang w:val="ru-RU"/>
        </w:rPr>
        <w:t xml:space="preserve"> </w:t>
      </w:r>
      <w:r w:rsidR="00687CA1" w:rsidRPr="00C25E0C">
        <w:rPr>
          <w:lang w:val="ru-RU"/>
        </w:rPr>
        <w:t>(</w:t>
      </w:r>
      <w:r w:rsidR="00687CA1" w:rsidRPr="00687CA1">
        <w:t>Eldritch</w:t>
      </w:r>
      <w:r w:rsidR="00687CA1" w:rsidRPr="00C25E0C">
        <w:rPr>
          <w:lang w:val="ru-RU"/>
        </w:rPr>
        <w:t xml:space="preserve"> </w:t>
      </w:r>
      <w:r w:rsidR="00687CA1" w:rsidRPr="00687CA1">
        <w:t>Pact</w:t>
      </w:r>
      <w:r w:rsidR="00687CA1" w:rsidRPr="00C25E0C">
        <w:rPr>
          <w:lang w:val="ru-RU"/>
        </w:rPr>
        <w:t>)</w:t>
      </w:r>
    </w:p>
    <w:p w14:paraId="365F76ED" w14:textId="7FDCE997" w:rsidR="00F04511" w:rsidRPr="00C25E0C" w:rsidRDefault="00174A7E">
      <w:pPr>
        <w:pStyle w:val="a9"/>
        <w:numPr>
          <w:ilvl w:val="2"/>
          <w:numId w:val="28"/>
        </w:numPr>
        <w:rPr>
          <w:lang w:val="ru-RU"/>
        </w:rPr>
      </w:pPr>
      <w:r w:rsidRPr="00174A7E">
        <w:rPr>
          <w:lang w:val="ru-RU"/>
        </w:rPr>
        <w:t>Призыв</w:t>
      </w:r>
      <w:r w:rsidRPr="00C25E0C">
        <w:rPr>
          <w:lang w:val="ru-RU"/>
        </w:rPr>
        <w:t xml:space="preserve"> </w:t>
      </w:r>
      <w:r w:rsidRPr="00174A7E">
        <w:rPr>
          <w:lang w:val="ru-RU"/>
        </w:rPr>
        <w:t>мрачного</w:t>
      </w:r>
      <w:r w:rsidRPr="00C25E0C">
        <w:rPr>
          <w:lang w:val="ru-RU"/>
        </w:rPr>
        <w:t xml:space="preserve"> </w:t>
      </w:r>
      <w:r w:rsidRPr="00174A7E">
        <w:rPr>
          <w:lang w:val="ru-RU"/>
        </w:rPr>
        <w:t>джаггернаута</w:t>
      </w:r>
      <w:r w:rsidRPr="00C25E0C">
        <w:rPr>
          <w:lang w:val="ru-RU"/>
        </w:rPr>
        <w:t xml:space="preserve"> </w:t>
      </w:r>
      <w:r w:rsidR="00F04511" w:rsidRPr="00C25E0C">
        <w:rPr>
          <w:lang w:val="ru-RU"/>
        </w:rPr>
        <w:t>(</w:t>
      </w:r>
      <w:r w:rsidR="00F04511" w:rsidRPr="007C140E">
        <w:t>Summon</w:t>
      </w:r>
      <w:r w:rsidR="00F04511" w:rsidRPr="00C25E0C">
        <w:rPr>
          <w:lang w:val="ru-RU"/>
        </w:rPr>
        <w:t xml:space="preserve"> </w:t>
      </w:r>
      <w:r w:rsidR="00F04511" w:rsidRPr="007C140E">
        <w:t>Umbral</w:t>
      </w:r>
      <w:r w:rsidR="00F04511" w:rsidRPr="00C25E0C">
        <w:rPr>
          <w:lang w:val="ru-RU"/>
        </w:rPr>
        <w:t xml:space="preserve"> </w:t>
      </w:r>
      <w:r w:rsidR="00F04511" w:rsidRPr="007C140E">
        <w:t>Juggernaut</w:t>
      </w:r>
      <w:r w:rsidR="00F04511" w:rsidRPr="00C25E0C">
        <w:rPr>
          <w:lang w:val="ru-RU"/>
        </w:rPr>
        <w:t>)</w:t>
      </w:r>
    </w:p>
    <w:p w14:paraId="4D7AAD42" w14:textId="7669137A" w:rsidR="00F04511" w:rsidRPr="00B16BDB" w:rsidRDefault="00811DAD">
      <w:pPr>
        <w:pStyle w:val="a9"/>
        <w:numPr>
          <w:ilvl w:val="2"/>
          <w:numId w:val="28"/>
        </w:numPr>
      </w:pPr>
      <w:proofErr w:type="spellStart"/>
      <w:r w:rsidRPr="00811DAD">
        <w:t>Ритуал</w:t>
      </w:r>
      <w:proofErr w:type="spellEnd"/>
      <w:r w:rsidRPr="00811DAD">
        <w:t xml:space="preserve"> </w:t>
      </w:r>
      <w:proofErr w:type="spellStart"/>
      <w:r w:rsidRPr="00811DAD">
        <w:t>тёмной</w:t>
      </w:r>
      <w:proofErr w:type="spellEnd"/>
      <w:r w:rsidRPr="00811DAD">
        <w:t xml:space="preserve"> </w:t>
      </w:r>
      <w:proofErr w:type="spellStart"/>
      <w:r w:rsidRPr="00811DAD">
        <w:t>вуали</w:t>
      </w:r>
      <w:proofErr w:type="spellEnd"/>
      <w:r w:rsidRPr="00811DAD">
        <w:t xml:space="preserve"> </w:t>
      </w:r>
      <w:r w:rsidR="00B16BDB" w:rsidRPr="00811DAD">
        <w:t>(</w:t>
      </w:r>
      <w:r w:rsidR="00250A0C" w:rsidRPr="00250A0C">
        <w:t xml:space="preserve">Ritual of the </w:t>
      </w:r>
      <w:proofErr w:type="spellStart"/>
      <w:r w:rsidR="00250A0C" w:rsidRPr="00250A0C">
        <w:t>Gloomveil</w:t>
      </w:r>
      <w:proofErr w:type="spellEnd"/>
      <w:r w:rsidR="00B16BDB" w:rsidRPr="00811DAD">
        <w:t>)</w:t>
      </w:r>
    </w:p>
    <w:p w14:paraId="246B8316" w14:textId="3B077418" w:rsidR="00B16BDB" w:rsidRPr="00B16BDB" w:rsidRDefault="00811DAD">
      <w:pPr>
        <w:pStyle w:val="a9"/>
        <w:numPr>
          <w:ilvl w:val="2"/>
          <w:numId w:val="28"/>
        </w:numPr>
      </w:pPr>
      <w:proofErr w:type="spellStart"/>
      <w:r w:rsidRPr="00811DAD">
        <w:t>Покров</w:t>
      </w:r>
      <w:proofErr w:type="spellEnd"/>
      <w:r w:rsidRPr="00811DAD">
        <w:t xml:space="preserve"> </w:t>
      </w:r>
      <w:proofErr w:type="spellStart"/>
      <w:r w:rsidRPr="00811DAD">
        <w:t>мрака</w:t>
      </w:r>
      <w:proofErr w:type="spellEnd"/>
      <w:r w:rsidRPr="00811DAD">
        <w:t xml:space="preserve"> </w:t>
      </w:r>
      <w:r w:rsidR="00B16BDB" w:rsidRPr="00811DAD">
        <w:t>(Pall of Gloom)</w:t>
      </w:r>
    </w:p>
    <w:p w14:paraId="556E578A" w14:textId="3B5914C4" w:rsidR="00B16BDB" w:rsidRPr="007C140E" w:rsidRDefault="007C140E">
      <w:pPr>
        <w:pStyle w:val="a9"/>
        <w:numPr>
          <w:ilvl w:val="2"/>
          <w:numId w:val="28"/>
        </w:numPr>
        <w:rPr>
          <w:lang w:val="ru-RU"/>
        </w:rPr>
      </w:pPr>
      <w:r w:rsidRPr="007C140E">
        <w:rPr>
          <w:lang w:val="ru-RU"/>
        </w:rPr>
        <w:t xml:space="preserve">Изгнание во мрак </w:t>
      </w:r>
      <w:r w:rsidR="00B16BDB">
        <w:rPr>
          <w:lang w:val="ru-RU"/>
        </w:rPr>
        <w:t>(</w:t>
      </w:r>
      <w:proofErr w:type="spellStart"/>
      <w:r w:rsidR="00B16BDB" w:rsidRPr="00B16BDB">
        <w:rPr>
          <w:lang w:val="ru-RU"/>
        </w:rPr>
        <w:t>Umbral</w:t>
      </w:r>
      <w:proofErr w:type="spellEnd"/>
      <w:r w:rsidR="00B16BDB" w:rsidRPr="00B16BDB">
        <w:rPr>
          <w:lang w:val="ru-RU"/>
        </w:rPr>
        <w:t xml:space="preserve"> </w:t>
      </w:r>
      <w:proofErr w:type="spellStart"/>
      <w:r w:rsidR="00B16BDB" w:rsidRPr="00B16BDB">
        <w:rPr>
          <w:lang w:val="ru-RU"/>
        </w:rPr>
        <w:t>Exile</w:t>
      </w:r>
      <w:proofErr w:type="spellEnd"/>
      <w:r w:rsidR="00B16BDB">
        <w:rPr>
          <w:lang w:val="ru-RU"/>
        </w:rPr>
        <w:t>)</w:t>
      </w:r>
    </w:p>
    <w:p w14:paraId="1726B865" w14:textId="34D4FA78" w:rsidR="00EC16AF" w:rsidRPr="00C57856" w:rsidRDefault="007C140E">
      <w:pPr>
        <w:pStyle w:val="a9"/>
        <w:numPr>
          <w:ilvl w:val="2"/>
          <w:numId w:val="28"/>
        </w:numPr>
      </w:pPr>
      <w:r w:rsidRPr="00685E38">
        <w:rPr>
          <w:lang w:val="ru-RU"/>
        </w:rPr>
        <w:t xml:space="preserve">Разлом мрака </w:t>
      </w:r>
      <w:r w:rsidR="00B16BDB" w:rsidRPr="00685E38">
        <w:rPr>
          <w:lang w:val="ru-RU"/>
        </w:rPr>
        <w:t>(</w:t>
      </w:r>
      <w:proofErr w:type="spellStart"/>
      <w:r w:rsidR="00B16BDB" w:rsidRPr="00685E38">
        <w:rPr>
          <w:lang w:val="ru-RU"/>
        </w:rPr>
        <w:t>Umbral</w:t>
      </w:r>
      <w:proofErr w:type="spellEnd"/>
      <w:r w:rsidR="00B16BDB" w:rsidRPr="00685E38">
        <w:rPr>
          <w:lang w:val="ru-RU"/>
        </w:rPr>
        <w:t xml:space="preserve"> </w:t>
      </w:r>
      <w:proofErr w:type="spellStart"/>
      <w:r w:rsidR="00B16BDB" w:rsidRPr="00685E38">
        <w:rPr>
          <w:lang w:val="ru-RU"/>
        </w:rPr>
        <w:t>Rift</w:t>
      </w:r>
      <w:proofErr w:type="spellEnd"/>
      <w:r w:rsidR="00B16BDB" w:rsidRPr="00685E38">
        <w:rPr>
          <w:lang w:val="ru-RU"/>
        </w:rPr>
        <w:t>)</w:t>
      </w:r>
    </w:p>
    <w:p w14:paraId="5A9A3F84" w14:textId="4FD29EFD" w:rsidR="00C57856" w:rsidRPr="00C57856" w:rsidRDefault="00C57856">
      <w:pPr>
        <w:pStyle w:val="a9"/>
        <w:numPr>
          <w:ilvl w:val="0"/>
          <w:numId w:val="28"/>
        </w:numPr>
      </w:pPr>
      <w:r>
        <w:rPr>
          <w:lang w:val="ru-RU"/>
        </w:rPr>
        <w:t>Исправления</w:t>
      </w:r>
    </w:p>
    <w:p w14:paraId="4A3C2DED" w14:textId="4B82DA8C" w:rsidR="00C57856" w:rsidRPr="00607C1C" w:rsidRDefault="00B20929">
      <w:pPr>
        <w:pStyle w:val="a9"/>
        <w:numPr>
          <w:ilvl w:val="1"/>
          <w:numId w:val="28"/>
        </w:numPr>
      </w:pPr>
      <w:r w:rsidRPr="00B20929">
        <w:rPr>
          <w:lang w:val="ru-RU"/>
        </w:rPr>
        <w:t xml:space="preserve">Источники ресурсов во мраке. При откате хода в мультиплеере дублировался приток ресурса из точек. </w:t>
      </w:r>
      <w:proofErr w:type="spellStart"/>
      <w:r w:rsidRPr="00B20929">
        <w:t>Хитиновые</w:t>
      </w:r>
      <w:proofErr w:type="spellEnd"/>
      <w:r w:rsidRPr="00B20929">
        <w:t xml:space="preserve"> </w:t>
      </w:r>
      <w:proofErr w:type="spellStart"/>
      <w:r w:rsidRPr="00B20929">
        <w:t>наросты</w:t>
      </w:r>
      <w:proofErr w:type="spellEnd"/>
      <w:r w:rsidRPr="00B20929">
        <w:t xml:space="preserve"> (Chitinous Growths) 30 </w:t>
      </w:r>
      <w:r w:rsidR="00AF0B1C" w:rsidRPr="00263B74">
        <w:rPr>
          <w:lang w:val="ru-RU"/>
        </w:rPr>
        <w:t>[</w:t>
      </w:r>
      <w:proofErr w:type="spellStart"/>
      <w:r w:rsidR="00AF0B1C" w:rsidRPr="00263B74">
        <w:rPr>
          <w:lang w:val="ru-RU"/>
        </w:rPr>
        <w:t>gold</w:t>
      </w:r>
      <w:proofErr w:type="spellEnd"/>
      <w:r w:rsidR="00AF0B1C" w:rsidRPr="00263B74">
        <w:rPr>
          <w:lang w:val="ru-RU"/>
        </w:rPr>
        <w:t>]</w:t>
      </w:r>
      <w:r w:rsidRPr="00B20929">
        <w:t xml:space="preserve">. </w:t>
      </w:r>
      <w:proofErr w:type="spellStart"/>
      <w:r w:rsidRPr="00B20929">
        <w:t>Монолиты</w:t>
      </w:r>
      <w:proofErr w:type="spellEnd"/>
      <w:r w:rsidRPr="00B20929">
        <w:t xml:space="preserve"> (Monoliths) 30 </w:t>
      </w:r>
      <w:r w:rsidR="00470D9A" w:rsidRPr="00470D9A">
        <w:t>[knowledge]</w:t>
      </w:r>
    </w:p>
    <w:p w14:paraId="1FAEE478" w14:textId="2DC09649" w:rsidR="00607C1C" w:rsidRDefault="00607C1C" w:rsidP="00392673">
      <w:pPr>
        <w:pStyle w:val="21"/>
        <w:rPr>
          <w:lang w:val="ru-RU"/>
        </w:rPr>
      </w:pPr>
      <w:r w:rsidRPr="00DA52D0">
        <w:rPr>
          <w:lang w:val="ru-RU"/>
        </w:rPr>
        <w:t>Кристаллический чертог</w:t>
      </w:r>
      <w:r>
        <w:rPr>
          <w:lang w:val="ru-RU"/>
        </w:rPr>
        <w:t xml:space="preserve"> (</w:t>
      </w:r>
      <w:r w:rsidR="00392673" w:rsidRPr="00392673">
        <w:rPr>
          <w:lang w:val="ru-RU"/>
        </w:rPr>
        <w:t xml:space="preserve">Crystal </w:t>
      </w:r>
      <w:proofErr w:type="spellStart"/>
      <w:r w:rsidR="00392673" w:rsidRPr="00392673">
        <w:rPr>
          <w:lang w:val="ru-RU"/>
        </w:rPr>
        <w:t>Dwelling</w:t>
      </w:r>
      <w:proofErr w:type="spellEnd"/>
      <w:r>
        <w:rPr>
          <w:lang w:val="ru-RU"/>
        </w:rPr>
        <w:t>)</w:t>
      </w:r>
    </w:p>
    <w:p w14:paraId="2940685C" w14:textId="5E2A2E8B" w:rsidR="00C66336" w:rsidRDefault="00C66336">
      <w:pPr>
        <w:pStyle w:val="a9"/>
        <w:numPr>
          <w:ilvl w:val="0"/>
          <w:numId w:val="30"/>
        </w:numPr>
        <w:rPr>
          <w:lang w:val="ru-RU"/>
        </w:rPr>
      </w:pPr>
      <w:r>
        <w:rPr>
          <w:lang w:val="ru-RU"/>
        </w:rPr>
        <w:t>Торговля</w:t>
      </w:r>
    </w:p>
    <w:p w14:paraId="10727C38" w14:textId="1A1DE33E" w:rsidR="00DA52D0" w:rsidRDefault="00C66336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У</w:t>
      </w:r>
      <w:r w:rsidR="00DA52D0" w:rsidRPr="00DA52D0">
        <w:rPr>
          <w:lang w:val="ru-RU"/>
        </w:rPr>
        <w:t>браны реликты (</w:t>
      </w:r>
      <w:r w:rsidR="007F6751" w:rsidRPr="007F6751">
        <w:t>Strategic</w:t>
      </w:r>
      <w:r w:rsidR="007F6751" w:rsidRPr="007F6751">
        <w:rPr>
          <w:lang w:val="ru-RU"/>
        </w:rPr>
        <w:t xml:space="preserve"> </w:t>
      </w:r>
      <w:r w:rsidR="007F6751" w:rsidRPr="007F6751">
        <w:t>Artifacts</w:t>
      </w:r>
      <w:r w:rsidR="00DA52D0" w:rsidRPr="00DA52D0">
        <w:rPr>
          <w:lang w:val="ru-RU"/>
        </w:rPr>
        <w:t>).</w:t>
      </w:r>
    </w:p>
    <w:p w14:paraId="29C4B93B" w14:textId="25463E9D" w:rsidR="00C66336" w:rsidRPr="00C66336" w:rsidRDefault="005111AC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Позиции </w:t>
      </w:r>
      <w:proofErr w:type="spellStart"/>
      <w:r w:rsidR="00C66336" w:rsidRPr="00F21898">
        <w:rPr>
          <w:lang w:val="ru-RU"/>
        </w:rPr>
        <w:t>Литориновый</w:t>
      </w:r>
      <w:proofErr w:type="spellEnd"/>
      <w:r w:rsidR="00C66336" w:rsidRPr="00F21898">
        <w:rPr>
          <w:lang w:val="ru-RU"/>
        </w:rPr>
        <w:t xml:space="preserve"> копьеносец </w:t>
      </w:r>
      <w:r w:rsidR="00C66336">
        <w:rPr>
          <w:lang w:val="ru-RU"/>
        </w:rPr>
        <w:t>(</w:t>
      </w:r>
      <w:proofErr w:type="spellStart"/>
      <w:r w:rsidR="00C66336" w:rsidRPr="00DA52D0">
        <w:rPr>
          <w:lang w:val="ru-RU"/>
        </w:rPr>
        <w:t>Lithorine</w:t>
      </w:r>
      <w:proofErr w:type="spellEnd"/>
      <w:r w:rsidR="00C66336" w:rsidRPr="00DA52D0">
        <w:rPr>
          <w:lang w:val="ru-RU"/>
        </w:rPr>
        <w:t xml:space="preserve"> </w:t>
      </w:r>
      <w:proofErr w:type="spellStart"/>
      <w:r w:rsidR="00C66336" w:rsidRPr="00DA52D0">
        <w:rPr>
          <w:lang w:val="ru-RU"/>
        </w:rPr>
        <w:t>Shardlancer</w:t>
      </w:r>
      <w:proofErr w:type="spellEnd"/>
      <w:r w:rsidR="00C66336">
        <w:rPr>
          <w:lang w:val="ru-RU"/>
        </w:rPr>
        <w:t>)</w:t>
      </w:r>
      <w:r w:rsidR="00C66336" w:rsidRPr="00DA52D0">
        <w:rPr>
          <w:lang w:val="ru-RU"/>
        </w:rPr>
        <w:t xml:space="preserve"> и </w:t>
      </w:r>
      <w:proofErr w:type="spellStart"/>
      <w:r w:rsidR="00C66336" w:rsidRPr="00B42B18">
        <w:rPr>
          <w:lang w:val="ru-RU"/>
        </w:rPr>
        <w:t>Литориновый</w:t>
      </w:r>
      <w:proofErr w:type="spellEnd"/>
      <w:r w:rsidR="00C66336" w:rsidRPr="00B42B18">
        <w:rPr>
          <w:lang w:val="ru-RU"/>
        </w:rPr>
        <w:t xml:space="preserve"> сердечник</w:t>
      </w:r>
      <w:r w:rsidR="00C66336">
        <w:rPr>
          <w:lang w:val="ru-RU"/>
        </w:rPr>
        <w:t xml:space="preserve"> (</w:t>
      </w:r>
      <w:proofErr w:type="spellStart"/>
      <w:r w:rsidR="00C66336" w:rsidRPr="00DA52D0">
        <w:rPr>
          <w:lang w:val="ru-RU"/>
        </w:rPr>
        <w:t>Lithorine</w:t>
      </w:r>
      <w:proofErr w:type="spellEnd"/>
      <w:r w:rsidR="00C66336" w:rsidRPr="00DA52D0">
        <w:rPr>
          <w:lang w:val="ru-RU"/>
        </w:rPr>
        <w:t xml:space="preserve"> Core</w:t>
      </w:r>
      <w:r w:rsidR="00C66336">
        <w:rPr>
          <w:lang w:val="ru-RU"/>
        </w:rPr>
        <w:t>)</w:t>
      </w:r>
      <w:r w:rsidR="00002AAF" w:rsidRPr="00002AAF">
        <w:rPr>
          <w:lang w:val="ru-RU"/>
        </w:rPr>
        <w:t xml:space="preserve"> </w:t>
      </w:r>
      <w:r w:rsidR="00002AAF">
        <w:rPr>
          <w:lang w:val="ru-RU"/>
        </w:rPr>
        <w:t>поменялись местами</w:t>
      </w:r>
      <w:r w:rsidR="00E63C69">
        <w:rPr>
          <w:lang w:val="ru-RU"/>
        </w:rPr>
        <w:t>.</w:t>
      </w:r>
      <w:r w:rsidR="00C66336" w:rsidRPr="00DA52D0">
        <w:rPr>
          <w:lang w:val="ru-RU"/>
        </w:rPr>
        <w:t xml:space="preserve"> </w:t>
      </w:r>
    </w:p>
    <w:p w14:paraId="044F78F8" w14:textId="13487426" w:rsidR="00B95C93" w:rsidRDefault="00B95C93">
      <w:pPr>
        <w:pStyle w:val="a9"/>
        <w:numPr>
          <w:ilvl w:val="0"/>
          <w:numId w:val="30"/>
        </w:numPr>
        <w:rPr>
          <w:lang w:val="ru-RU"/>
        </w:rPr>
      </w:pPr>
      <w:r>
        <w:rPr>
          <w:lang w:val="ru-RU"/>
        </w:rPr>
        <w:t>Задания</w:t>
      </w:r>
    </w:p>
    <w:p w14:paraId="13141E21" w14:textId="25FF08DD" w:rsidR="00DA52D0" w:rsidRDefault="00DA52D0">
      <w:pPr>
        <w:pStyle w:val="a9"/>
        <w:numPr>
          <w:ilvl w:val="1"/>
          <w:numId w:val="30"/>
        </w:numPr>
        <w:rPr>
          <w:lang w:val="ru-RU"/>
        </w:rPr>
      </w:pPr>
      <w:r w:rsidRPr="00DA52D0">
        <w:rPr>
          <w:lang w:val="ru-RU"/>
        </w:rPr>
        <w:t xml:space="preserve">Убраны </w:t>
      </w:r>
      <w:r w:rsidR="00B95C93">
        <w:rPr>
          <w:lang w:val="ru-RU"/>
        </w:rPr>
        <w:t>задания</w:t>
      </w:r>
      <w:r w:rsidRPr="00DA52D0">
        <w:rPr>
          <w:lang w:val="ru-RU"/>
        </w:rPr>
        <w:t xml:space="preserve"> на </w:t>
      </w:r>
      <w:r w:rsidR="007F6751">
        <w:rPr>
          <w:lang w:val="ru-RU"/>
        </w:rPr>
        <w:t>создание</w:t>
      </w:r>
      <w:r w:rsidRPr="00DA52D0">
        <w:rPr>
          <w:lang w:val="ru-RU"/>
        </w:rPr>
        <w:t xml:space="preserve"> предметов</w:t>
      </w:r>
      <w:r w:rsidR="00EB78F1">
        <w:rPr>
          <w:lang w:val="ru-RU"/>
        </w:rPr>
        <w:t>.</w:t>
      </w:r>
    </w:p>
    <w:p w14:paraId="3CD0D0D5" w14:textId="6D48B5F0" w:rsidR="00392673" w:rsidRPr="00D66174" w:rsidRDefault="00EB78F1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Н</w:t>
      </w:r>
      <w:r w:rsidRPr="00EB78F1">
        <w:rPr>
          <w:lang w:val="ru-RU"/>
        </w:rPr>
        <w:t>аграда за отказ</w:t>
      </w:r>
      <w:r w:rsidR="00381AEE">
        <w:rPr>
          <w:lang w:val="ru-RU"/>
        </w:rPr>
        <w:t>,</w:t>
      </w:r>
      <w:r w:rsidRPr="00EB78F1">
        <w:rPr>
          <w:lang w:val="ru-RU"/>
        </w:rPr>
        <w:t xml:space="preserve"> при выполнении квеста</w:t>
      </w:r>
      <w:r w:rsidR="00381AEE">
        <w:rPr>
          <w:lang w:val="ru-RU"/>
        </w:rPr>
        <w:t>,</w:t>
      </w:r>
      <w:r w:rsidRPr="00EB78F1">
        <w:rPr>
          <w:lang w:val="ru-RU"/>
        </w:rPr>
        <w:t xml:space="preserve"> снижена в 4 раза.</w:t>
      </w:r>
    </w:p>
    <w:p w14:paraId="475163C3" w14:textId="18D7FD68" w:rsidR="001B760B" w:rsidRDefault="00D77C1B" w:rsidP="00D77C1B">
      <w:pPr>
        <w:pStyle w:val="21"/>
        <w:rPr>
          <w:lang w:val="ru-RU"/>
        </w:rPr>
      </w:pPr>
      <w:r w:rsidRPr="00D77C1B">
        <w:rPr>
          <w:lang w:val="ru-RU"/>
        </w:rPr>
        <w:t>Потерянные острова (</w:t>
      </w:r>
      <w:r w:rsidRPr="00D77C1B">
        <w:t>Shrouded</w:t>
      </w:r>
      <w:r w:rsidRPr="00D77C1B">
        <w:rPr>
          <w:lang w:val="ru-RU"/>
        </w:rPr>
        <w:t xml:space="preserve"> </w:t>
      </w:r>
      <w:r w:rsidRPr="00D77C1B">
        <w:t>Isles</w:t>
      </w:r>
      <w:r w:rsidRPr="00D77C1B">
        <w:rPr>
          <w:lang w:val="ru-RU"/>
        </w:rPr>
        <w:t>)</w:t>
      </w:r>
    </w:p>
    <w:p w14:paraId="4D66FAE0" w14:textId="6D3ABA1F" w:rsidR="001C5636" w:rsidRDefault="001C5636">
      <w:pPr>
        <w:pStyle w:val="a9"/>
        <w:numPr>
          <w:ilvl w:val="0"/>
          <w:numId w:val="29"/>
        </w:numPr>
        <w:rPr>
          <w:lang w:val="ru-RU"/>
        </w:rPr>
      </w:pPr>
      <w:r w:rsidRPr="001C5636">
        <w:rPr>
          <w:lang w:val="ru-RU"/>
        </w:rPr>
        <w:t>Действие перемещения портала (</w:t>
      </w:r>
      <w:proofErr w:type="spellStart"/>
      <w:r w:rsidRPr="001C5636">
        <w:rPr>
          <w:lang w:val="ru-RU"/>
        </w:rPr>
        <w:t>Move</w:t>
      </w:r>
      <w:proofErr w:type="spellEnd"/>
      <w:r w:rsidRPr="001C5636">
        <w:rPr>
          <w:lang w:val="ru-RU"/>
        </w:rPr>
        <w:t xml:space="preserve"> </w:t>
      </w:r>
      <w:proofErr w:type="spellStart"/>
      <w:r w:rsidRPr="001C5636">
        <w:rPr>
          <w:lang w:val="ru-RU"/>
        </w:rPr>
        <w:t>Portal</w:t>
      </w:r>
      <w:proofErr w:type="spellEnd"/>
      <w:r w:rsidRPr="001C5636">
        <w:rPr>
          <w:lang w:val="ru-RU"/>
        </w:rPr>
        <w:t>)</w:t>
      </w:r>
    </w:p>
    <w:p w14:paraId="344317EE" w14:textId="5E9D237A" w:rsidR="00D77C1B" w:rsidRDefault="001C5636">
      <w:pPr>
        <w:pStyle w:val="a9"/>
        <w:numPr>
          <w:ilvl w:val="1"/>
          <w:numId w:val="29"/>
        </w:numPr>
        <w:rPr>
          <w:lang w:val="ru-RU"/>
        </w:rPr>
      </w:pPr>
      <w:r w:rsidRPr="001C5636">
        <w:rPr>
          <w:lang w:val="ru-RU"/>
        </w:rPr>
        <w:t>Можно выбрать клетку только в провинции с городом</w:t>
      </w:r>
    </w:p>
    <w:p w14:paraId="6E7A41B8" w14:textId="0158B818" w:rsidR="00572DE9" w:rsidRDefault="00572DE9" w:rsidP="00572DE9">
      <w:pPr>
        <w:pStyle w:val="21"/>
        <w:rPr>
          <w:lang w:val="ru-RU"/>
        </w:rPr>
      </w:pPr>
      <w:r>
        <w:rPr>
          <w:lang w:val="ru-RU"/>
        </w:rPr>
        <w:t xml:space="preserve">(Создано) </w:t>
      </w:r>
      <w:r w:rsidRPr="00572DE9">
        <w:rPr>
          <w:lang w:val="ru-RU"/>
        </w:rPr>
        <w:t>Последствия поражения (</w:t>
      </w:r>
      <w:proofErr w:type="spellStart"/>
      <w:r w:rsidRPr="00572DE9">
        <w:rPr>
          <w:lang w:val="ru-RU"/>
        </w:rPr>
        <w:t>Consequences</w:t>
      </w:r>
      <w:proofErr w:type="spellEnd"/>
      <w:r w:rsidRPr="00572DE9">
        <w:rPr>
          <w:lang w:val="ru-RU"/>
        </w:rPr>
        <w:t xml:space="preserve"> </w:t>
      </w:r>
      <w:proofErr w:type="spellStart"/>
      <w:r w:rsidRPr="00572DE9">
        <w:rPr>
          <w:lang w:val="ru-RU"/>
        </w:rPr>
        <w:t>of</w:t>
      </w:r>
      <w:proofErr w:type="spellEnd"/>
      <w:r w:rsidRPr="00572DE9">
        <w:rPr>
          <w:lang w:val="ru-RU"/>
        </w:rPr>
        <w:t xml:space="preserve"> </w:t>
      </w:r>
      <w:proofErr w:type="spellStart"/>
      <w:r w:rsidRPr="00572DE9">
        <w:rPr>
          <w:lang w:val="ru-RU"/>
        </w:rPr>
        <w:t>Defeat</w:t>
      </w:r>
      <w:proofErr w:type="spellEnd"/>
      <w:r w:rsidRPr="00572DE9">
        <w:rPr>
          <w:lang w:val="ru-RU"/>
        </w:rPr>
        <w:t>)</w:t>
      </w:r>
    </w:p>
    <w:p w14:paraId="136E5E67" w14:textId="528F2629" w:rsidR="005D28A0" w:rsidRPr="005D28A0" w:rsidRDefault="005D28A0">
      <w:pPr>
        <w:pStyle w:val="a9"/>
        <w:numPr>
          <w:ilvl w:val="0"/>
          <w:numId w:val="29"/>
        </w:numPr>
        <w:rPr>
          <w:lang w:val="ru-RU"/>
        </w:rPr>
      </w:pPr>
      <w:r w:rsidRPr="005D28A0">
        <w:rPr>
          <w:lang w:val="ru-RU"/>
        </w:rPr>
        <w:t>Особенность дополнительная</w:t>
      </w:r>
    </w:p>
    <w:p w14:paraId="2EAC27A9" w14:textId="28352643" w:rsidR="00572DE9" w:rsidRDefault="005D28A0">
      <w:pPr>
        <w:pStyle w:val="a9"/>
        <w:numPr>
          <w:ilvl w:val="0"/>
          <w:numId w:val="29"/>
        </w:numPr>
        <w:rPr>
          <w:lang w:val="ru-RU"/>
        </w:rPr>
      </w:pPr>
      <w:r w:rsidRPr="005D28A0">
        <w:rPr>
          <w:lang w:val="ru-RU"/>
        </w:rPr>
        <w:t>При поражении</w:t>
      </w:r>
      <w:r w:rsidR="00595476">
        <w:rPr>
          <w:lang w:val="ru-RU"/>
        </w:rPr>
        <w:t xml:space="preserve"> или сдаче</w:t>
      </w:r>
      <w:r w:rsidRPr="005D28A0">
        <w:rPr>
          <w:lang w:val="ru-RU"/>
        </w:rPr>
        <w:t xml:space="preserve"> игрока все принадлежащие ему и его вассалам города мгновенно уничтожаются (без руин). Исключение - города под осадой</w:t>
      </w:r>
      <w:r w:rsidR="00595476">
        <w:rPr>
          <w:lang w:val="ru-RU"/>
        </w:rPr>
        <w:t>.</w:t>
      </w:r>
    </w:p>
    <w:p w14:paraId="71759408" w14:textId="6F920AFD" w:rsidR="003A16CC" w:rsidRDefault="003A16CC" w:rsidP="003A16CC">
      <w:pPr>
        <w:pStyle w:val="1"/>
        <w:rPr>
          <w:lang w:val="ru-RU"/>
        </w:rPr>
      </w:pPr>
      <w:r>
        <w:rPr>
          <w:lang w:val="ru-RU"/>
        </w:rPr>
        <w:lastRenderedPageBreak/>
        <w:t>Стратегическая карта (</w:t>
      </w:r>
      <w:r w:rsidRPr="003A16CC">
        <w:rPr>
          <w:lang w:val="ru-RU"/>
        </w:rPr>
        <w:t xml:space="preserve">Strategic </w:t>
      </w:r>
      <w:proofErr w:type="spellStart"/>
      <w:r w:rsidRPr="003A16CC">
        <w:rPr>
          <w:lang w:val="ru-RU"/>
        </w:rPr>
        <w:t>map</w:t>
      </w:r>
      <w:proofErr w:type="spellEnd"/>
      <w:r>
        <w:rPr>
          <w:lang w:val="ru-RU"/>
        </w:rPr>
        <w:t>)</w:t>
      </w:r>
    </w:p>
    <w:p w14:paraId="0408D7E7" w14:textId="05ED89AE" w:rsidR="006C176E" w:rsidRDefault="00333712" w:rsidP="006C176E">
      <w:pPr>
        <w:pStyle w:val="21"/>
        <w:rPr>
          <w:lang w:val="ru-RU"/>
        </w:rPr>
      </w:pPr>
      <w:r>
        <w:rPr>
          <w:lang w:val="ru-RU"/>
        </w:rPr>
        <w:t>Тип т</w:t>
      </w:r>
      <w:r w:rsidR="006C176E">
        <w:rPr>
          <w:lang w:val="ru-RU"/>
        </w:rPr>
        <w:t>ерритори</w:t>
      </w:r>
      <w:r>
        <w:rPr>
          <w:lang w:val="ru-RU"/>
        </w:rPr>
        <w:t>и (</w:t>
      </w:r>
      <w:r>
        <w:t>Theme</w:t>
      </w:r>
      <w:r>
        <w:rPr>
          <w:lang w:val="ru-RU"/>
        </w:rPr>
        <w:t>)</w:t>
      </w:r>
    </w:p>
    <w:p w14:paraId="7643D0BC" w14:textId="373EB32E" w:rsidR="00333712" w:rsidRDefault="002C7972" w:rsidP="00333712">
      <w:pPr>
        <w:pStyle w:val="31"/>
        <w:rPr>
          <w:lang w:val="ru-RU"/>
        </w:rPr>
      </w:pPr>
      <w:r>
        <w:rPr>
          <w:lang w:val="ru-RU"/>
        </w:rPr>
        <w:t>В</w:t>
      </w:r>
      <w:r w:rsidRPr="002C7972">
        <w:rPr>
          <w:lang w:val="ru-RU"/>
        </w:rPr>
        <w:t>ечн</w:t>
      </w:r>
      <w:r>
        <w:rPr>
          <w:lang w:val="ru-RU"/>
        </w:rPr>
        <w:t>ая</w:t>
      </w:r>
      <w:r w:rsidRPr="002C7972">
        <w:rPr>
          <w:lang w:val="ru-RU"/>
        </w:rPr>
        <w:t xml:space="preserve"> ночь </w:t>
      </w:r>
      <w:r w:rsidR="00B74115">
        <w:rPr>
          <w:lang w:val="ru-RU"/>
        </w:rPr>
        <w:t>(</w:t>
      </w:r>
      <w:proofErr w:type="spellStart"/>
      <w:r w:rsidR="00B74115" w:rsidRPr="00B74115">
        <w:rPr>
          <w:lang w:val="ru-RU"/>
        </w:rPr>
        <w:t>Sunless</w:t>
      </w:r>
      <w:proofErr w:type="spellEnd"/>
      <w:r w:rsidR="00B74115">
        <w:rPr>
          <w:lang w:val="ru-RU"/>
        </w:rPr>
        <w:t>)</w:t>
      </w:r>
    </w:p>
    <w:p w14:paraId="1331CE72" w14:textId="76A3C305" w:rsidR="002C7972" w:rsidRPr="002C7972" w:rsidRDefault="00332E0A">
      <w:pPr>
        <w:pStyle w:val="ae"/>
        <w:numPr>
          <w:ilvl w:val="0"/>
          <w:numId w:val="36"/>
        </w:numPr>
        <w:rPr>
          <w:lang w:val="ru-RU"/>
        </w:rPr>
      </w:pPr>
      <w:r>
        <w:rPr>
          <w:lang w:val="ru-RU"/>
        </w:rPr>
        <w:t>Уменьшен штраф к восстановлению здоровья</w:t>
      </w:r>
      <w:r w:rsidRPr="00332E0A">
        <w:rPr>
          <w:lang w:val="ru-RU"/>
        </w:rPr>
        <w:t xml:space="preserve"> </w:t>
      </w:r>
      <w:r w:rsidR="003A39D5">
        <w:rPr>
          <w:lang w:val="ru-RU"/>
        </w:rPr>
        <w:t>в бою:</w:t>
      </w:r>
      <w:r>
        <w:rPr>
          <w:lang w:val="ru-RU"/>
        </w:rPr>
        <w:t xml:space="preserve"> 50% -</w:t>
      </w:r>
      <w:r w:rsidRPr="00332E0A">
        <w:rPr>
          <w:lang w:val="ru-RU"/>
        </w:rPr>
        <w:t>&gt; 10%</w:t>
      </w:r>
    </w:p>
    <w:p w14:paraId="69EFDB0A" w14:textId="77777777" w:rsidR="00206620" w:rsidRPr="00D77C1B" w:rsidRDefault="00206620" w:rsidP="00206620">
      <w:pPr>
        <w:pStyle w:val="21"/>
        <w:rPr>
          <w:lang w:val="ru-RU"/>
        </w:rPr>
      </w:pPr>
      <w:r w:rsidRPr="00D77C1B">
        <w:rPr>
          <w:lang w:val="ru-RU"/>
        </w:rPr>
        <w:t>Генерация карты (</w:t>
      </w:r>
      <w:proofErr w:type="spellStart"/>
      <w:r w:rsidRPr="008B3C21">
        <w:t>RMG</w:t>
      </w:r>
      <w:proofErr w:type="spellEnd"/>
      <w:r w:rsidRPr="00D77C1B">
        <w:rPr>
          <w:lang w:val="ru-RU"/>
        </w:rPr>
        <w:t>)</w:t>
      </w:r>
    </w:p>
    <w:p w14:paraId="31B308EB" w14:textId="1D46DC79" w:rsidR="00206620" w:rsidRPr="009D6A85" w:rsidRDefault="00206620">
      <w:pPr>
        <w:pStyle w:val="affa"/>
        <w:numPr>
          <w:ilvl w:val="0"/>
          <w:numId w:val="7"/>
        </w:numPr>
        <w:spacing w:before="0" w:beforeAutospacing="0" w:after="0" w:afterAutospacing="0"/>
        <w:ind w:right="-750"/>
        <w:textAlignment w:val="baseline"/>
        <w:rPr>
          <w:rFonts w:asciiTheme="majorHAnsi" w:hAnsiTheme="majorHAnsi" w:cstheme="majorHAnsi"/>
          <w:color w:val="292A2E"/>
          <w:sz w:val="22"/>
          <w:szCs w:val="22"/>
        </w:rPr>
      </w:pP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Увеличено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р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асстояние между игроками при средних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(</w:t>
      </w:r>
      <w:r w:rsidRPr="00B643A9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Standard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)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и маленьких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(</w:t>
      </w:r>
      <w:proofErr w:type="spellStart"/>
      <w:r w:rsidRPr="000A27C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Close</w:t>
      </w:r>
      <w:proofErr w:type="spellEnd"/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)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настройках карты</w:t>
      </w:r>
    </w:p>
    <w:p w14:paraId="65EAC154" w14:textId="77777777" w:rsidR="00017339" w:rsidRPr="00017339" w:rsidRDefault="00206620">
      <w:pPr>
        <w:pStyle w:val="affa"/>
        <w:numPr>
          <w:ilvl w:val="0"/>
          <w:numId w:val="7"/>
        </w:numPr>
        <w:spacing w:before="0" w:beforeAutospacing="0" w:after="0" w:afterAutospacing="0"/>
        <w:ind w:right="-750"/>
        <w:textAlignment w:val="baseline"/>
        <w:rPr>
          <w:rFonts w:asciiTheme="majorHAnsi" w:hAnsiTheme="majorHAnsi" w:cstheme="majorHAnsi"/>
          <w:color w:val="292A2E"/>
          <w:sz w:val="22"/>
          <w:szCs w:val="22"/>
        </w:rPr>
      </w:pP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Тип карты Побережье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 (</w:t>
      </w:r>
      <w:proofErr w:type="spellStart"/>
      <w:r w:rsidRPr="00372A1D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Coast</w:t>
      </w:r>
      <w:proofErr w:type="spellEnd"/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)</w:t>
      </w:r>
    </w:p>
    <w:p w14:paraId="00E846C6" w14:textId="587D9C87" w:rsidR="00206620" w:rsidRPr="00351916" w:rsidRDefault="00206620" w:rsidP="00017339">
      <w:pPr>
        <w:pStyle w:val="affa"/>
        <w:numPr>
          <w:ilvl w:val="1"/>
          <w:numId w:val="7"/>
        </w:numPr>
        <w:spacing w:before="0" w:beforeAutospacing="0" w:after="0" w:afterAutospacing="0"/>
        <w:ind w:right="-750"/>
        <w:textAlignment w:val="baseline"/>
        <w:rPr>
          <w:rFonts w:asciiTheme="majorHAnsi" w:hAnsiTheme="majorHAnsi" w:cstheme="majorHAnsi"/>
          <w:color w:val="292A2E"/>
          <w:sz w:val="22"/>
          <w:szCs w:val="22"/>
        </w:rPr>
      </w:pP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с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 xml:space="preserve">нижена доля морских </w:t>
      </w:r>
      <w:r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регионов</w:t>
      </w:r>
      <w:r w:rsidRPr="009D6A85">
        <w:rPr>
          <w:rFonts w:asciiTheme="majorHAnsi" w:hAnsiTheme="majorHAnsi" w:cstheme="majorHAnsi"/>
          <w:color w:val="292A2E"/>
          <w:sz w:val="22"/>
          <w:szCs w:val="22"/>
          <w:shd w:val="clear" w:color="auto" w:fill="FFFFFF"/>
        </w:rPr>
        <w:t>.</w:t>
      </w:r>
    </w:p>
    <w:p w14:paraId="76EB3124" w14:textId="2CAFDA65" w:rsidR="00351916" w:rsidRDefault="00104BE9" w:rsidP="00104BE9">
      <w:pPr>
        <w:pStyle w:val="21"/>
        <w:rPr>
          <w:lang w:val="ru-RU"/>
        </w:rPr>
      </w:pPr>
      <w:r>
        <w:rPr>
          <w:lang w:val="ru-RU"/>
        </w:rPr>
        <w:t>Потерянная Душа (</w:t>
      </w:r>
      <w:r w:rsidRPr="00104BE9">
        <w:t>Lost Soul</w:t>
      </w:r>
      <w:r>
        <w:rPr>
          <w:lang w:val="ru-RU"/>
        </w:rPr>
        <w:t>)</w:t>
      </w:r>
    </w:p>
    <w:p w14:paraId="276DDA7B" w14:textId="3439675B" w:rsidR="00104BE9" w:rsidRPr="009E732E" w:rsidRDefault="00CE17D7">
      <w:pPr>
        <w:pStyle w:val="a9"/>
        <w:numPr>
          <w:ilvl w:val="0"/>
          <w:numId w:val="31"/>
        </w:numPr>
      </w:pPr>
      <w:r>
        <w:rPr>
          <w:lang w:val="ru-RU"/>
        </w:rPr>
        <w:t>Изменены</w:t>
      </w:r>
      <w:r w:rsidRPr="009E732E">
        <w:t xml:space="preserve"> </w:t>
      </w:r>
      <w:r w:rsidR="00576B46">
        <w:rPr>
          <w:lang w:val="ru-RU"/>
        </w:rPr>
        <w:t>составы</w:t>
      </w:r>
      <w:r w:rsidR="00576B46" w:rsidRPr="009E732E">
        <w:t xml:space="preserve"> </w:t>
      </w:r>
      <w:r w:rsidR="00576B46">
        <w:rPr>
          <w:lang w:val="ru-RU"/>
        </w:rPr>
        <w:t>армий</w:t>
      </w:r>
      <w:r w:rsidR="00576B46" w:rsidRPr="009E732E">
        <w:t xml:space="preserve"> </w:t>
      </w:r>
      <w:r w:rsidR="00576B46">
        <w:rPr>
          <w:lang w:val="ru-RU"/>
        </w:rPr>
        <w:t>для</w:t>
      </w:r>
      <w:r w:rsidR="00576B46" w:rsidRPr="009E732E">
        <w:t xml:space="preserve"> </w:t>
      </w:r>
      <w:r w:rsidR="00576B46">
        <w:rPr>
          <w:lang w:val="ru-RU"/>
        </w:rPr>
        <w:t>заданий</w:t>
      </w:r>
      <w:r w:rsidR="00BA7E96" w:rsidRPr="009E732E">
        <w:t xml:space="preserve"> (</w:t>
      </w:r>
      <w:r w:rsidR="009E732E" w:rsidRPr="009E732E">
        <w:t>Fair lady Enemy, Philosopher's Stone, Blighted Village, Headless Horseman, Headless Horseman Graveyard</w:t>
      </w:r>
      <w:r w:rsidR="009E732E" w:rsidRPr="00EE4108">
        <w:t>)</w:t>
      </w:r>
      <w:r w:rsidRPr="009E732E">
        <w:t>:</w:t>
      </w:r>
    </w:p>
    <w:p w14:paraId="1901F6B0" w14:textId="2D2F0080" w:rsidR="006D7BCE" w:rsidRDefault="00B17CF3">
      <w:pPr>
        <w:pStyle w:val="affa"/>
        <w:numPr>
          <w:ilvl w:val="1"/>
          <w:numId w:val="31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 w:rsidRPr="00576B46">
        <w:rPr>
          <w:rFonts w:asciiTheme="minorHAnsi" w:eastAsiaTheme="minorEastAsia" w:hAnsiTheme="minorHAnsi" w:cstheme="minorBidi"/>
          <w:sz w:val="22"/>
          <w:szCs w:val="22"/>
          <w:lang w:eastAsia="en-US"/>
        </w:rPr>
        <w:t>Высший вампир заменен на смертного чемпиона</w:t>
      </w:r>
    </w:p>
    <w:p w14:paraId="607B29D1" w14:textId="2216B89F" w:rsidR="00EE4108" w:rsidRDefault="00D61B02" w:rsidP="00573C04">
      <w:pPr>
        <w:pStyle w:val="21"/>
        <w:rPr>
          <w:lang w:val="ru-RU"/>
        </w:rPr>
      </w:pPr>
      <w:r>
        <w:rPr>
          <w:lang w:val="ru-RU"/>
        </w:rPr>
        <w:t>Торговцы</w:t>
      </w:r>
      <w:r w:rsidR="00EE4108">
        <w:t xml:space="preserve"> (</w:t>
      </w:r>
      <w:r w:rsidR="00573C04" w:rsidRPr="00573C04">
        <w:t>Traders</w:t>
      </w:r>
      <w:r w:rsidR="00EE4108">
        <w:t>)</w:t>
      </w:r>
    </w:p>
    <w:p w14:paraId="1597C181" w14:textId="73C37BFD" w:rsidR="00573C04" w:rsidRDefault="00C72432">
      <w:pPr>
        <w:pStyle w:val="ae"/>
        <w:numPr>
          <w:ilvl w:val="0"/>
          <w:numId w:val="31"/>
        </w:numPr>
        <w:rPr>
          <w:lang w:val="ru-RU"/>
        </w:rPr>
      </w:pPr>
      <w:r w:rsidRPr="00C72432">
        <w:rPr>
          <w:lang w:val="ru-RU"/>
        </w:rPr>
        <w:t>При сдаче армии торговца, для лидера Темного повелителя</w:t>
      </w:r>
      <w:r w:rsidR="00EC45C0">
        <w:rPr>
          <w:lang w:val="ru-RU"/>
        </w:rPr>
        <w:t xml:space="preserve"> (</w:t>
      </w:r>
      <w:proofErr w:type="spellStart"/>
      <w:r w:rsidR="00EC45C0" w:rsidRPr="00EC45C0">
        <w:rPr>
          <w:lang w:val="ru-RU"/>
        </w:rPr>
        <w:t>Eldritch</w:t>
      </w:r>
      <w:proofErr w:type="spellEnd"/>
      <w:r w:rsidR="00EC45C0" w:rsidRPr="00EC45C0">
        <w:rPr>
          <w:lang w:val="ru-RU"/>
        </w:rPr>
        <w:t xml:space="preserve"> </w:t>
      </w:r>
      <w:proofErr w:type="spellStart"/>
      <w:r w:rsidR="00EC45C0" w:rsidRPr="00EC45C0">
        <w:rPr>
          <w:lang w:val="ru-RU"/>
        </w:rPr>
        <w:t>Sovereign</w:t>
      </w:r>
      <w:proofErr w:type="spellEnd"/>
      <w:r w:rsidR="00EC45C0">
        <w:rPr>
          <w:lang w:val="ru-RU"/>
        </w:rPr>
        <w:t>)</w:t>
      </w:r>
      <w:r w:rsidRPr="00C72432">
        <w:rPr>
          <w:lang w:val="ru-RU"/>
        </w:rPr>
        <w:t xml:space="preserve">, цена найма торговца увеличена 7 -&gt; 30 </w:t>
      </w:r>
      <w:r w:rsidR="00CE7FEE" w:rsidRPr="00CE7FEE">
        <w:rPr>
          <w:lang w:val="ru-RU"/>
        </w:rPr>
        <w:t>[</w:t>
      </w:r>
      <w:proofErr w:type="spellStart"/>
      <w:r w:rsidR="00CE7FEE" w:rsidRPr="00CE7FEE">
        <w:rPr>
          <w:lang w:val="ru-RU"/>
        </w:rPr>
        <w:t>slaves</w:t>
      </w:r>
      <w:proofErr w:type="spellEnd"/>
      <w:r w:rsidR="00CE7FEE" w:rsidRPr="00CE7FEE">
        <w:rPr>
          <w:lang w:val="ru-RU"/>
        </w:rPr>
        <w:t>]</w:t>
      </w:r>
    </w:p>
    <w:p w14:paraId="21072EF9" w14:textId="01033C0A" w:rsidR="007A45F6" w:rsidRDefault="007A45F6">
      <w:pPr>
        <w:pStyle w:val="ae"/>
        <w:numPr>
          <w:ilvl w:val="0"/>
          <w:numId w:val="31"/>
        </w:numPr>
        <w:rPr>
          <w:lang w:val="ru-RU"/>
        </w:rPr>
      </w:pPr>
      <w:r>
        <w:rPr>
          <w:lang w:val="ru-RU"/>
        </w:rPr>
        <w:t>Торговля</w:t>
      </w:r>
    </w:p>
    <w:p w14:paraId="176CE452" w14:textId="14FD7865" w:rsidR="007A45F6" w:rsidRDefault="007A45F6">
      <w:pPr>
        <w:pStyle w:val="ae"/>
        <w:numPr>
          <w:ilvl w:val="1"/>
          <w:numId w:val="31"/>
        </w:numPr>
        <w:rPr>
          <w:lang w:val="ru-RU"/>
        </w:rPr>
      </w:pPr>
      <w:r w:rsidRPr="007A45F6">
        <w:rPr>
          <w:lang w:val="ru-RU"/>
        </w:rPr>
        <w:t>Поступь демона</w:t>
      </w:r>
      <w:r>
        <w:rPr>
          <w:lang w:val="ru-RU"/>
        </w:rPr>
        <w:t xml:space="preserve"> (</w:t>
      </w:r>
      <w:proofErr w:type="spellStart"/>
      <w:r w:rsidR="005C5862" w:rsidRPr="005C5862">
        <w:rPr>
          <w:lang w:val="ru-RU"/>
        </w:rPr>
        <w:t>Demon</w:t>
      </w:r>
      <w:proofErr w:type="spellEnd"/>
      <w:r w:rsidR="005C5862" w:rsidRPr="005C5862">
        <w:rPr>
          <w:lang w:val="ru-RU"/>
        </w:rPr>
        <w:t xml:space="preserve"> Step</w:t>
      </w:r>
      <w:r>
        <w:rPr>
          <w:lang w:val="ru-RU"/>
        </w:rPr>
        <w:t>):</w:t>
      </w:r>
      <w:r w:rsidR="00191C8F">
        <w:rPr>
          <w:lang w:val="ru-RU"/>
        </w:rPr>
        <w:t xml:space="preserve"> </w:t>
      </w:r>
      <w:r w:rsidR="00191C8F" w:rsidRPr="00191C8F">
        <w:rPr>
          <w:lang w:val="ru-RU"/>
        </w:rPr>
        <w:t>цена увеличена до 350</w:t>
      </w:r>
      <w:r w:rsidR="00EB2B9B" w:rsidRPr="00EB2B9B">
        <w:rPr>
          <w:lang w:val="ru-RU"/>
        </w:rPr>
        <w:t>[</w:t>
      </w:r>
      <w:proofErr w:type="spellStart"/>
      <w:r w:rsidR="00EB2B9B" w:rsidRPr="00EB2B9B">
        <w:rPr>
          <w:lang w:val="ru-RU"/>
        </w:rPr>
        <w:t>gold</w:t>
      </w:r>
      <w:proofErr w:type="spellEnd"/>
      <w:r w:rsidR="00EB2B9B" w:rsidRPr="00EB2B9B">
        <w:rPr>
          <w:lang w:val="ru-RU"/>
        </w:rPr>
        <w:t>]</w:t>
      </w:r>
    </w:p>
    <w:p w14:paraId="3FA3C21F" w14:textId="643B1DE8" w:rsidR="00EB2B9B" w:rsidRPr="008E6792" w:rsidRDefault="007D7EE2">
      <w:pPr>
        <w:pStyle w:val="ae"/>
        <w:numPr>
          <w:ilvl w:val="1"/>
          <w:numId w:val="31"/>
        </w:numPr>
        <w:rPr>
          <w:lang w:val="ru-RU"/>
        </w:rPr>
      </w:pPr>
      <w:r>
        <w:rPr>
          <w:lang w:val="ru-RU"/>
        </w:rPr>
        <w:t>Ездовое животное Белый волк</w:t>
      </w:r>
      <w:r w:rsidR="003508A1">
        <w:rPr>
          <w:lang w:val="ru-RU"/>
        </w:rPr>
        <w:t xml:space="preserve"> (</w:t>
      </w:r>
      <w:r w:rsidR="00DE7A59" w:rsidRPr="00DE7A59">
        <w:rPr>
          <w:lang w:val="ru-RU"/>
        </w:rPr>
        <w:t xml:space="preserve">White </w:t>
      </w:r>
      <w:proofErr w:type="spellStart"/>
      <w:r w:rsidR="00DE7A59" w:rsidRPr="00DE7A59">
        <w:rPr>
          <w:lang w:val="ru-RU"/>
        </w:rPr>
        <w:t>Wolf</w:t>
      </w:r>
      <w:proofErr w:type="spellEnd"/>
      <w:r w:rsidR="00DE7A59" w:rsidRPr="00DE7A59">
        <w:rPr>
          <w:lang w:val="ru-RU"/>
        </w:rPr>
        <w:t xml:space="preserve"> Mount</w:t>
      </w:r>
      <w:r w:rsidR="003508A1">
        <w:rPr>
          <w:lang w:val="ru-RU"/>
        </w:rPr>
        <w:t xml:space="preserve">): </w:t>
      </w:r>
      <w:r w:rsidR="003508A1" w:rsidRPr="00191C8F">
        <w:rPr>
          <w:lang w:val="ru-RU"/>
        </w:rPr>
        <w:t xml:space="preserve">цена </w:t>
      </w:r>
      <w:r w:rsidR="003508A1">
        <w:rPr>
          <w:lang w:val="ru-RU"/>
        </w:rPr>
        <w:t>уменьшена</w:t>
      </w:r>
      <w:r w:rsidR="003508A1" w:rsidRPr="00191C8F">
        <w:rPr>
          <w:lang w:val="ru-RU"/>
        </w:rPr>
        <w:t xml:space="preserve"> </w:t>
      </w:r>
      <w:r w:rsidR="003508A1" w:rsidRPr="005C5862">
        <w:rPr>
          <w:lang w:val="ru-RU"/>
        </w:rPr>
        <w:t xml:space="preserve">200 </w:t>
      </w:r>
      <w:r w:rsidR="003508A1">
        <w:rPr>
          <w:lang w:val="ru-RU"/>
        </w:rPr>
        <w:t>-</w:t>
      </w:r>
      <w:r w:rsidR="003508A1" w:rsidRPr="005C5862">
        <w:rPr>
          <w:lang w:val="ru-RU"/>
        </w:rPr>
        <w:t>&gt; 100</w:t>
      </w:r>
      <w:r w:rsidR="003508A1" w:rsidRPr="00EB2B9B">
        <w:rPr>
          <w:lang w:val="ru-RU"/>
        </w:rPr>
        <w:t>[</w:t>
      </w:r>
      <w:proofErr w:type="spellStart"/>
      <w:r w:rsidR="003508A1" w:rsidRPr="00EB2B9B">
        <w:rPr>
          <w:lang w:val="ru-RU"/>
        </w:rPr>
        <w:t>gold</w:t>
      </w:r>
      <w:proofErr w:type="spellEnd"/>
      <w:r w:rsidR="003508A1" w:rsidRPr="00EB2B9B">
        <w:rPr>
          <w:lang w:val="ru-RU"/>
        </w:rPr>
        <w:t>]</w:t>
      </w:r>
    </w:p>
    <w:p w14:paraId="59495AD2" w14:textId="2F1FCD41" w:rsidR="008E6792" w:rsidRDefault="0020734F" w:rsidP="00BD5CA4">
      <w:pPr>
        <w:pStyle w:val="21"/>
        <w:rPr>
          <w:lang w:val="ru-RU"/>
        </w:rPr>
      </w:pPr>
      <w:r>
        <w:rPr>
          <w:lang w:val="ru-RU"/>
        </w:rPr>
        <w:t>Стратегические ресурсы (</w:t>
      </w:r>
      <w:r w:rsidR="00BD5CA4" w:rsidRPr="00BD5CA4">
        <w:rPr>
          <w:lang w:val="ru-RU"/>
        </w:rPr>
        <w:t xml:space="preserve">Strategic </w:t>
      </w:r>
      <w:proofErr w:type="spellStart"/>
      <w:r w:rsidR="00BD5CA4" w:rsidRPr="00BD5CA4">
        <w:rPr>
          <w:lang w:val="ru-RU"/>
        </w:rPr>
        <w:t>resources</w:t>
      </w:r>
      <w:proofErr w:type="spellEnd"/>
      <w:r>
        <w:rPr>
          <w:lang w:val="ru-RU"/>
        </w:rPr>
        <w:t>)</w:t>
      </w:r>
    </w:p>
    <w:p w14:paraId="35964DAD" w14:textId="394C123F" w:rsidR="00BD5CA4" w:rsidRDefault="006D73CF" w:rsidP="00BD5CA4">
      <w:pPr>
        <w:pStyle w:val="31"/>
        <w:rPr>
          <w:lang w:val="ru-RU"/>
        </w:rPr>
      </w:pPr>
      <w:r>
        <w:rPr>
          <w:lang w:val="ru-RU"/>
        </w:rPr>
        <w:t xml:space="preserve">Секретные </w:t>
      </w:r>
      <w:r w:rsidR="002648B3">
        <w:rPr>
          <w:lang w:val="ru-RU"/>
        </w:rPr>
        <w:t>С</w:t>
      </w:r>
      <w:r>
        <w:rPr>
          <w:lang w:val="ru-RU"/>
        </w:rPr>
        <w:t>витки (</w:t>
      </w:r>
      <w:r w:rsidRPr="006D73CF">
        <w:rPr>
          <w:lang w:val="ru-RU"/>
        </w:rPr>
        <w:t xml:space="preserve">Secret </w:t>
      </w:r>
      <w:proofErr w:type="spellStart"/>
      <w:r w:rsidRPr="006D73CF">
        <w:rPr>
          <w:lang w:val="ru-RU"/>
        </w:rPr>
        <w:t>Scrolls</w:t>
      </w:r>
      <w:proofErr w:type="spellEnd"/>
      <w:r>
        <w:rPr>
          <w:lang w:val="ru-RU"/>
        </w:rPr>
        <w:t>)</w:t>
      </w:r>
    </w:p>
    <w:p w14:paraId="5AE8E46F" w14:textId="63598557" w:rsidR="006D73CF" w:rsidRDefault="001D1301" w:rsidP="00E25C24">
      <w:pPr>
        <w:pStyle w:val="ae"/>
        <w:numPr>
          <w:ilvl w:val="0"/>
          <w:numId w:val="123"/>
        </w:numPr>
        <w:rPr>
          <w:lang w:val="ru-RU"/>
        </w:rPr>
      </w:pPr>
      <w:r>
        <w:rPr>
          <w:lang w:val="ru-RU"/>
        </w:rPr>
        <w:t xml:space="preserve">Создан стратегический ресурс - </w:t>
      </w:r>
      <w:r w:rsidRPr="001D1301">
        <w:rPr>
          <w:lang w:val="ru-RU"/>
        </w:rPr>
        <w:t xml:space="preserve">Секретные Свитки (Secret </w:t>
      </w:r>
      <w:proofErr w:type="spellStart"/>
      <w:r w:rsidRPr="001D1301">
        <w:rPr>
          <w:lang w:val="ru-RU"/>
        </w:rPr>
        <w:t>Scrolls</w:t>
      </w:r>
      <w:proofErr w:type="spellEnd"/>
      <w:r w:rsidRPr="001D1301">
        <w:rPr>
          <w:lang w:val="ru-RU"/>
        </w:rPr>
        <w:t>)</w:t>
      </w:r>
    </w:p>
    <w:p w14:paraId="3FC9E1E1" w14:textId="7350D1FF" w:rsidR="00687840" w:rsidRDefault="00687840" w:rsidP="00E25C24">
      <w:pPr>
        <w:pStyle w:val="ae"/>
        <w:numPr>
          <w:ilvl w:val="1"/>
          <w:numId w:val="123"/>
        </w:numPr>
        <w:rPr>
          <w:lang w:val="ru-RU"/>
        </w:rPr>
      </w:pPr>
      <w:r>
        <w:rPr>
          <w:lang w:val="ru-RU"/>
        </w:rPr>
        <w:t>Ресурс необходим для некоторых заклинаний</w:t>
      </w:r>
      <w:r w:rsidR="005E4CE3">
        <w:rPr>
          <w:lang w:val="ru-RU"/>
        </w:rPr>
        <w:t xml:space="preserve"> Книг </w:t>
      </w:r>
      <w:r w:rsidR="00EF5121">
        <w:rPr>
          <w:lang w:val="ru-RU"/>
        </w:rPr>
        <w:t>высокого тира</w:t>
      </w:r>
    </w:p>
    <w:p w14:paraId="0529FB3D" w14:textId="07858661" w:rsidR="001B4DAE" w:rsidRDefault="001B4DAE" w:rsidP="00E25C24">
      <w:pPr>
        <w:pStyle w:val="ae"/>
        <w:numPr>
          <w:ilvl w:val="0"/>
          <w:numId w:val="123"/>
        </w:numPr>
        <w:rPr>
          <w:lang w:val="ru-RU"/>
        </w:rPr>
      </w:pPr>
      <w:r>
        <w:rPr>
          <w:lang w:val="ru-RU"/>
        </w:rPr>
        <w:t xml:space="preserve">Ресурс </w:t>
      </w:r>
      <w:r w:rsidR="00A419F7" w:rsidRPr="001B631D">
        <w:rPr>
          <w:lang w:val="ru-RU"/>
        </w:rPr>
        <w:t>открываются для игрока при изучении первого заклинания</w:t>
      </w:r>
      <w:r w:rsidR="00F0512E">
        <w:rPr>
          <w:lang w:val="ru-RU"/>
        </w:rPr>
        <w:t>,</w:t>
      </w:r>
      <w:r w:rsidR="00A419F7" w:rsidRPr="001B631D">
        <w:rPr>
          <w:lang w:val="ru-RU"/>
        </w:rPr>
        <w:t xml:space="preserve"> </w:t>
      </w:r>
      <w:r w:rsidR="00C208D5">
        <w:rPr>
          <w:lang w:val="ru-RU"/>
        </w:rPr>
        <w:t xml:space="preserve">для которого </w:t>
      </w:r>
      <w:r w:rsidR="00F84F19">
        <w:rPr>
          <w:lang w:val="ru-RU"/>
        </w:rPr>
        <w:t>необходим этот ресурс</w:t>
      </w:r>
    </w:p>
    <w:p w14:paraId="7FB65355" w14:textId="4AC40FEC" w:rsidR="00BC79E8" w:rsidRPr="00BC79E8" w:rsidRDefault="00BC79E8" w:rsidP="00E25C24">
      <w:pPr>
        <w:pStyle w:val="ae"/>
        <w:numPr>
          <w:ilvl w:val="0"/>
          <w:numId w:val="123"/>
        </w:numPr>
        <w:rPr>
          <w:lang w:val="ru-RU"/>
        </w:rPr>
      </w:pPr>
      <w:r w:rsidRPr="001B631D">
        <w:rPr>
          <w:lang w:val="ru-RU"/>
        </w:rPr>
        <w:t xml:space="preserve">Максимальное количество ресурса </w:t>
      </w:r>
      <w:r>
        <w:rPr>
          <w:lang w:val="ru-RU"/>
        </w:rPr>
        <w:t>(</w:t>
      </w:r>
      <w:r w:rsidRPr="001B631D">
        <w:rPr>
          <w:lang w:val="ru-RU"/>
        </w:rPr>
        <w:t>2</w:t>
      </w:r>
      <w:r>
        <w:rPr>
          <w:lang w:val="ru-RU"/>
        </w:rPr>
        <w:t>)</w:t>
      </w:r>
    </w:p>
    <w:p w14:paraId="115695F8" w14:textId="2A3EFA35" w:rsidR="00044B75" w:rsidRDefault="00044B75" w:rsidP="00E25C24">
      <w:pPr>
        <w:pStyle w:val="ae"/>
        <w:numPr>
          <w:ilvl w:val="0"/>
          <w:numId w:val="123"/>
        </w:numPr>
        <w:rPr>
          <w:lang w:val="ru-RU"/>
        </w:rPr>
      </w:pPr>
      <w:r w:rsidRPr="001B631D">
        <w:rPr>
          <w:lang w:val="ru-RU"/>
        </w:rPr>
        <w:t>При открытии ресурса он имеет максимальное количество</w:t>
      </w:r>
      <w:r w:rsidR="00F84F19">
        <w:rPr>
          <w:lang w:val="ru-RU"/>
        </w:rPr>
        <w:t xml:space="preserve"> (2)</w:t>
      </w:r>
    </w:p>
    <w:p w14:paraId="7781107B" w14:textId="3687D33E" w:rsidR="00AD6698" w:rsidRPr="00687840" w:rsidRDefault="001B631D" w:rsidP="00E25C24">
      <w:pPr>
        <w:pStyle w:val="ae"/>
        <w:numPr>
          <w:ilvl w:val="0"/>
          <w:numId w:val="123"/>
        </w:numPr>
        <w:rPr>
          <w:lang w:val="ru-RU"/>
        </w:rPr>
      </w:pPr>
      <w:r w:rsidRPr="001B631D">
        <w:rPr>
          <w:lang w:val="ru-RU"/>
        </w:rPr>
        <w:t>Ресурс восстанавливается до максимума после каждой битвы</w:t>
      </w:r>
    </w:p>
    <w:p w14:paraId="7FBEAE50" w14:textId="02A54B79" w:rsidR="00690951" w:rsidRDefault="00690951" w:rsidP="00690951">
      <w:pPr>
        <w:pStyle w:val="21"/>
        <w:rPr>
          <w:lang w:val="ru-RU"/>
        </w:rPr>
      </w:pPr>
      <w:r>
        <w:rPr>
          <w:lang w:val="ru-RU"/>
        </w:rPr>
        <w:t>Магические ресурсы</w:t>
      </w:r>
      <w:r w:rsidRPr="003A16CC">
        <w:rPr>
          <w:lang w:val="ru-RU"/>
        </w:rPr>
        <w:t xml:space="preserve"> (</w:t>
      </w:r>
      <w:r w:rsidRPr="00690951">
        <w:t>Magic</w:t>
      </w:r>
      <w:r w:rsidRPr="003A16CC">
        <w:rPr>
          <w:lang w:val="ru-RU"/>
        </w:rPr>
        <w:t xml:space="preserve"> </w:t>
      </w:r>
      <w:r w:rsidRPr="00690951">
        <w:t>Materials</w:t>
      </w:r>
      <w:r w:rsidRPr="003A16CC">
        <w:rPr>
          <w:lang w:val="ru-RU"/>
        </w:rPr>
        <w:t>)</w:t>
      </w:r>
    </w:p>
    <w:p w14:paraId="0EE66A0E" w14:textId="77777777" w:rsidR="00BF4645" w:rsidRPr="00F05BCE" w:rsidRDefault="00BF4645" w:rsidP="00BF4645">
      <w:pPr>
        <w:pStyle w:val="31"/>
        <w:rPr>
          <w:lang w:val="ru-RU"/>
        </w:rPr>
      </w:pPr>
      <w:r w:rsidRPr="00F05BCE">
        <w:rPr>
          <w:lang w:val="ru-RU"/>
        </w:rPr>
        <w:t>[</w:t>
      </w:r>
      <w:proofErr w:type="spellStart"/>
      <w:r w:rsidRPr="00BF4645">
        <w:t>arcaniumore</w:t>
      </w:r>
      <w:proofErr w:type="spellEnd"/>
      <w:r w:rsidRPr="00F05BCE">
        <w:rPr>
          <w:lang w:val="ru-RU"/>
        </w:rPr>
        <w:t xml:space="preserve">] </w:t>
      </w:r>
      <w:proofErr w:type="spellStart"/>
      <w:r w:rsidRPr="00BF4645">
        <w:rPr>
          <w:lang w:val="ru-RU"/>
        </w:rPr>
        <w:t>Арканитовая</w:t>
      </w:r>
      <w:proofErr w:type="spellEnd"/>
      <w:r w:rsidRPr="00F05BCE">
        <w:rPr>
          <w:lang w:val="ru-RU"/>
        </w:rPr>
        <w:t xml:space="preserve"> </w:t>
      </w:r>
      <w:r w:rsidRPr="00BF4645">
        <w:rPr>
          <w:lang w:val="ru-RU"/>
        </w:rPr>
        <w:t>руда</w:t>
      </w:r>
      <w:r w:rsidRPr="00F05BCE">
        <w:rPr>
          <w:lang w:val="ru-RU"/>
        </w:rPr>
        <w:t xml:space="preserve"> (</w:t>
      </w:r>
      <w:proofErr w:type="spellStart"/>
      <w:r w:rsidRPr="00BF4645">
        <w:t>Arcanium</w:t>
      </w:r>
      <w:proofErr w:type="spellEnd"/>
      <w:r w:rsidRPr="00F05BCE">
        <w:rPr>
          <w:lang w:val="ru-RU"/>
        </w:rPr>
        <w:t xml:space="preserve"> </w:t>
      </w:r>
      <w:r w:rsidRPr="00BF4645">
        <w:t>Ore</w:t>
      </w:r>
      <w:r w:rsidRPr="00F05BCE">
        <w:rPr>
          <w:lang w:val="ru-RU"/>
        </w:rPr>
        <w:t>)</w:t>
      </w:r>
    </w:p>
    <w:p w14:paraId="387F56A8" w14:textId="5D9C8DA0" w:rsidR="00BF4645" w:rsidRPr="00BF4645" w:rsidRDefault="00BF4645">
      <w:pPr>
        <w:pStyle w:val="a9"/>
        <w:numPr>
          <w:ilvl w:val="0"/>
          <w:numId w:val="74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082C2E05" w14:textId="77777777" w:rsidR="00BF4645" w:rsidRPr="00BF4645" w:rsidRDefault="00BF4645">
      <w:pPr>
        <w:pStyle w:val="a9"/>
        <w:numPr>
          <w:ilvl w:val="1"/>
          <w:numId w:val="74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21EE3821" w14:textId="59F21953" w:rsidR="00BF4645" w:rsidRPr="00BF4645" w:rsidRDefault="00BF4645">
      <w:pPr>
        <w:pStyle w:val="a9"/>
        <w:numPr>
          <w:ilvl w:val="0"/>
          <w:numId w:val="74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4AEC1A50" w14:textId="77777777" w:rsidR="00BF4645" w:rsidRPr="00BF4645" w:rsidRDefault="00BF4645">
      <w:pPr>
        <w:pStyle w:val="a9"/>
        <w:numPr>
          <w:ilvl w:val="1"/>
          <w:numId w:val="74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5EBA3E1C" w14:textId="77777777" w:rsidR="00BF4645" w:rsidRPr="00BF4645" w:rsidRDefault="00BF4645" w:rsidP="00BF4645">
      <w:pPr>
        <w:pStyle w:val="31"/>
        <w:rPr>
          <w:lang w:val="ru-RU"/>
        </w:rPr>
      </w:pPr>
      <w:r w:rsidRPr="00BF4645">
        <w:rPr>
          <w:lang w:val="ru-RU"/>
        </w:rPr>
        <w:lastRenderedPageBreak/>
        <w:t>[</w:t>
      </w:r>
      <w:proofErr w:type="spellStart"/>
      <w:r w:rsidRPr="00BF4645">
        <w:rPr>
          <w:lang w:val="ru-RU"/>
        </w:rPr>
        <w:t>focuscrystals</w:t>
      </w:r>
      <w:proofErr w:type="spellEnd"/>
      <w:r w:rsidRPr="00BF4645">
        <w:rPr>
          <w:lang w:val="ru-RU"/>
        </w:rPr>
        <w:t xml:space="preserve">] Фокусирующие кристаллы (Focus </w:t>
      </w:r>
      <w:proofErr w:type="spellStart"/>
      <w:r w:rsidRPr="00BF4645">
        <w:rPr>
          <w:lang w:val="ru-RU"/>
        </w:rPr>
        <w:t>Crystals</w:t>
      </w:r>
      <w:proofErr w:type="spellEnd"/>
      <w:r w:rsidRPr="00BF4645">
        <w:rPr>
          <w:lang w:val="ru-RU"/>
        </w:rPr>
        <w:t>)</w:t>
      </w:r>
    </w:p>
    <w:p w14:paraId="29EDAA37" w14:textId="37C27C10" w:rsidR="00BF4645" w:rsidRPr="00BF4645" w:rsidRDefault="00BF4645">
      <w:pPr>
        <w:pStyle w:val="a9"/>
        <w:numPr>
          <w:ilvl w:val="0"/>
          <w:numId w:val="75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1DA7C4FE" w14:textId="77777777" w:rsidR="00BF4645" w:rsidRPr="00BF4645" w:rsidRDefault="00BF4645">
      <w:pPr>
        <w:pStyle w:val="a9"/>
        <w:numPr>
          <w:ilvl w:val="1"/>
          <w:numId w:val="75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483D02EA" w14:textId="3B1E55C4" w:rsidR="00BF4645" w:rsidRPr="00BF4645" w:rsidRDefault="00BF4645">
      <w:pPr>
        <w:pStyle w:val="a9"/>
        <w:numPr>
          <w:ilvl w:val="0"/>
          <w:numId w:val="75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67A59F26" w14:textId="5FC5C8BF" w:rsidR="00BF4645" w:rsidRPr="00BF4645" w:rsidRDefault="00BF4645">
      <w:pPr>
        <w:pStyle w:val="a9"/>
        <w:numPr>
          <w:ilvl w:val="1"/>
          <w:numId w:val="75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57D77455" w14:textId="7A33153B" w:rsidR="00BF4645" w:rsidRPr="00F05BCE" w:rsidRDefault="00BF4645" w:rsidP="00BF4645">
      <w:pPr>
        <w:pStyle w:val="31"/>
      </w:pPr>
      <w:r w:rsidRPr="00BF4645">
        <w:t>[</w:t>
      </w:r>
      <w:proofErr w:type="spellStart"/>
      <w:r w:rsidRPr="00BF4645">
        <w:t>fireforgestone</w:t>
      </w:r>
      <w:proofErr w:type="spellEnd"/>
      <w:r w:rsidRPr="00BF4645">
        <w:t xml:space="preserve">] </w:t>
      </w:r>
      <w:r w:rsidRPr="00BF4645">
        <w:rPr>
          <w:lang w:val="ru-RU"/>
        </w:rPr>
        <w:t>Кузнечный</w:t>
      </w:r>
      <w:r w:rsidRPr="00BF4645">
        <w:t xml:space="preserve"> </w:t>
      </w:r>
      <w:r w:rsidRPr="00BF4645">
        <w:rPr>
          <w:lang w:val="ru-RU"/>
        </w:rPr>
        <w:t>камень</w:t>
      </w:r>
      <w:r w:rsidRPr="00BF4645">
        <w:t xml:space="preserve"> (</w:t>
      </w:r>
      <w:proofErr w:type="spellStart"/>
      <w:r w:rsidRPr="00BF4645">
        <w:t>Fireforge</w:t>
      </w:r>
      <w:proofErr w:type="spellEnd"/>
      <w:r w:rsidRPr="00BF4645">
        <w:t xml:space="preserve"> Stone)</w:t>
      </w:r>
    </w:p>
    <w:p w14:paraId="7F96C08F" w14:textId="15CD25E2" w:rsidR="00BF4645" w:rsidRPr="00BF4645" w:rsidRDefault="00BF4645">
      <w:pPr>
        <w:pStyle w:val="a9"/>
        <w:numPr>
          <w:ilvl w:val="0"/>
          <w:numId w:val="76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55662C6D" w14:textId="77777777" w:rsidR="00BF4645" w:rsidRPr="00BF4645" w:rsidRDefault="00BF4645">
      <w:pPr>
        <w:pStyle w:val="a9"/>
        <w:numPr>
          <w:ilvl w:val="1"/>
          <w:numId w:val="76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4BC342D0" w14:textId="5868CAD9" w:rsidR="00BF4645" w:rsidRPr="00BF4645" w:rsidRDefault="00BF4645">
      <w:pPr>
        <w:pStyle w:val="a9"/>
        <w:numPr>
          <w:ilvl w:val="0"/>
          <w:numId w:val="76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1CE71103" w14:textId="77777777" w:rsidR="00BF4645" w:rsidRPr="00BF4645" w:rsidRDefault="00BF4645">
      <w:pPr>
        <w:pStyle w:val="a9"/>
        <w:numPr>
          <w:ilvl w:val="1"/>
          <w:numId w:val="76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678465B2" w14:textId="77777777" w:rsidR="00BF4645" w:rsidRPr="00BF4645" w:rsidRDefault="00BF4645" w:rsidP="00BF4645">
      <w:pPr>
        <w:pStyle w:val="31"/>
      </w:pPr>
      <w:r w:rsidRPr="00BF4645">
        <w:t>[</w:t>
      </w:r>
      <w:proofErr w:type="spellStart"/>
      <w:r w:rsidRPr="00BF4645">
        <w:t>bloodglass</w:t>
      </w:r>
      <w:proofErr w:type="spellEnd"/>
      <w:r w:rsidRPr="00BF4645">
        <w:t xml:space="preserve">] </w:t>
      </w:r>
      <w:r w:rsidRPr="00BF4645">
        <w:rPr>
          <w:lang w:val="ru-RU"/>
        </w:rPr>
        <w:t>Кровавое</w:t>
      </w:r>
      <w:r w:rsidRPr="00BF4645">
        <w:t xml:space="preserve"> </w:t>
      </w:r>
      <w:r w:rsidRPr="00BF4645">
        <w:rPr>
          <w:lang w:val="ru-RU"/>
        </w:rPr>
        <w:t>стекло</w:t>
      </w:r>
      <w:r w:rsidRPr="00BF4645">
        <w:t xml:space="preserve"> (Blood Glass)</w:t>
      </w:r>
    </w:p>
    <w:p w14:paraId="5D3E540D" w14:textId="14C2793D" w:rsidR="00BF4645" w:rsidRPr="00BF4645" w:rsidRDefault="00BF4645">
      <w:pPr>
        <w:pStyle w:val="a9"/>
        <w:numPr>
          <w:ilvl w:val="0"/>
          <w:numId w:val="77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соединении</w:t>
      </w:r>
    </w:p>
    <w:p w14:paraId="3B2B5043" w14:textId="77777777" w:rsidR="00BF4645" w:rsidRPr="00BF4645" w:rsidRDefault="00BF4645">
      <w:pPr>
        <w:pStyle w:val="a9"/>
        <w:numPr>
          <w:ilvl w:val="1"/>
          <w:numId w:val="77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07B2F681" w14:textId="03B1D5EE" w:rsidR="00BF4645" w:rsidRPr="00BF4645" w:rsidRDefault="00BF4645">
      <w:pPr>
        <w:pStyle w:val="a9"/>
        <w:numPr>
          <w:ilvl w:val="0"/>
          <w:numId w:val="77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77A7765F" w14:textId="77777777" w:rsidR="00BF4645" w:rsidRPr="00BF4645" w:rsidRDefault="00BF4645">
      <w:pPr>
        <w:pStyle w:val="a9"/>
        <w:numPr>
          <w:ilvl w:val="1"/>
          <w:numId w:val="77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6E750D99" w14:textId="77777777" w:rsidR="00BF4645" w:rsidRPr="00BF4645" w:rsidRDefault="00BF4645" w:rsidP="00BF4645">
      <w:pPr>
        <w:pStyle w:val="31"/>
        <w:rPr>
          <w:lang w:val="ru-RU"/>
        </w:rPr>
      </w:pPr>
      <w:r w:rsidRPr="00BF4645">
        <w:rPr>
          <w:lang w:val="ru-RU"/>
        </w:rPr>
        <w:t>[</w:t>
      </w:r>
      <w:proofErr w:type="spellStart"/>
      <w:r w:rsidRPr="00BF4645">
        <w:rPr>
          <w:lang w:val="ru-RU"/>
        </w:rPr>
        <w:t>archonblood</w:t>
      </w:r>
      <w:proofErr w:type="spellEnd"/>
      <w:r w:rsidRPr="00BF4645">
        <w:rPr>
          <w:lang w:val="ru-RU"/>
        </w:rPr>
        <w:t>] Кровь архонта (</w:t>
      </w:r>
      <w:proofErr w:type="spellStart"/>
      <w:r w:rsidRPr="00BF4645">
        <w:rPr>
          <w:lang w:val="ru-RU"/>
        </w:rPr>
        <w:t>Archon</w:t>
      </w:r>
      <w:proofErr w:type="spellEnd"/>
      <w:r w:rsidRPr="00BF4645">
        <w:rPr>
          <w:lang w:val="ru-RU"/>
        </w:rPr>
        <w:t xml:space="preserve"> </w:t>
      </w:r>
      <w:proofErr w:type="spellStart"/>
      <w:r w:rsidRPr="00BF4645">
        <w:rPr>
          <w:lang w:val="ru-RU"/>
        </w:rPr>
        <w:t>Blood</w:t>
      </w:r>
      <w:proofErr w:type="spellEnd"/>
      <w:r w:rsidRPr="00BF4645">
        <w:rPr>
          <w:lang w:val="ru-RU"/>
        </w:rPr>
        <w:t>)</w:t>
      </w:r>
    </w:p>
    <w:p w14:paraId="1B97A6C9" w14:textId="37D56BED" w:rsidR="00BF4645" w:rsidRPr="00BF4645" w:rsidRDefault="00BF4645">
      <w:pPr>
        <w:pStyle w:val="a9"/>
        <w:numPr>
          <w:ilvl w:val="0"/>
          <w:numId w:val="78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23E63EC5" w14:textId="77777777" w:rsidR="00BF4645" w:rsidRPr="00BF4645" w:rsidRDefault="00BF4645">
      <w:pPr>
        <w:pStyle w:val="a9"/>
        <w:numPr>
          <w:ilvl w:val="1"/>
          <w:numId w:val="78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5302C58F" w14:textId="473ADA4C" w:rsidR="00BF4645" w:rsidRPr="00BF4645" w:rsidRDefault="00BF4645">
      <w:pPr>
        <w:pStyle w:val="a9"/>
        <w:numPr>
          <w:ilvl w:val="0"/>
          <w:numId w:val="78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2C61EF6B" w14:textId="77777777" w:rsidR="00BF4645" w:rsidRPr="00BF4645" w:rsidRDefault="00BF4645">
      <w:pPr>
        <w:pStyle w:val="a9"/>
        <w:numPr>
          <w:ilvl w:val="1"/>
          <w:numId w:val="78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442AA800" w14:textId="77777777" w:rsidR="00BF4645" w:rsidRPr="00BF4645" w:rsidRDefault="00BF4645" w:rsidP="00BF4645">
      <w:pPr>
        <w:pStyle w:val="31"/>
        <w:rPr>
          <w:lang w:val="ru-RU"/>
        </w:rPr>
      </w:pPr>
      <w:r w:rsidRPr="00BF4645">
        <w:rPr>
          <w:lang w:val="ru-RU"/>
        </w:rPr>
        <w:t>[</w:t>
      </w:r>
      <w:proofErr w:type="spellStart"/>
      <w:r w:rsidRPr="00BF4645">
        <w:rPr>
          <w:lang w:val="ru-RU"/>
        </w:rPr>
        <w:t>astraldew</w:t>
      </w:r>
      <w:proofErr w:type="spellEnd"/>
      <w:r w:rsidRPr="00BF4645">
        <w:rPr>
          <w:lang w:val="ru-RU"/>
        </w:rPr>
        <w:t>] Астральная роса (</w:t>
      </w:r>
      <w:proofErr w:type="spellStart"/>
      <w:r w:rsidRPr="00BF4645">
        <w:rPr>
          <w:lang w:val="ru-RU"/>
        </w:rPr>
        <w:t>Astral</w:t>
      </w:r>
      <w:proofErr w:type="spellEnd"/>
      <w:r w:rsidRPr="00BF4645">
        <w:rPr>
          <w:lang w:val="ru-RU"/>
        </w:rPr>
        <w:t xml:space="preserve"> </w:t>
      </w:r>
      <w:proofErr w:type="spellStart"/>
      <w:r w:rsidRPr="00BF4645">
        <w:rPr>
          <w:lang w:val="ru-RU"/>
        </w:rPr>
        <w:t>Dew</w:t>
      </w:r>
      <w:proofErr w:type="spellEnd"/>
      <w:r w:rsidRPr="00BF4645">
        <w:rPr>
          <w:lang w:val="ru-RU"/>
        </w:rPr>
        <w:t>)</w:t>
      </w:r>
    </w:p>
    <w:p w14:paraId="337BD075" w14:textId="119A4688" w:rsidR="00BF4645" w:rsidRPr="00BF4645" w:rsidRDefault="00BF4645">
      <w:pPr>
        <w:pStyle w:val="a9"/>
        <w:numPr>
          <w:ilvl w:val="0"/>
          <w:numId w:val="79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2FF8E4C8" w14:textId="77777777" w:rsidR="00BF4645" w:rsidRPr="00BF4645" w:rsidRDefault="00BF4645">
      <w:pPr>
        <w:pStyle w:val="a9"/>
        <w:numPr>
          <w:ilvl w:val="1"/>
          <w:numId w:val="79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7A6DA30C" w14:textId="6690844E" w:rsidR="00BF4645" w:rsidRPr="00BF4645" w:rsidRDefault="00BF4645">
      <w:pPr>
        <w:pStyle w:val="a9"/>
        <w:numPr>
          <w:ilvl w:val="0"/>
          <w:numId w:val="79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5B14EDC2" w14:textId="77777777" w:rsidR="00BF4645" w:rsidRPr="00BF4645" w:rsidRDefault="00BF4645">
      <w:pPr>
        <w:pStyle w:val="a9"/>
        <w:numPr>
          <w:ilvl w:val="1"/>
          <w:numId w:val="79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4CF2029E" w14:textId="77777777" w:rsidR="00BF4645" w:rsidRPr="00BF4645" w:rsidRDefault="00BF4645" w:rsidP="00BF4645">
      <w:pPr>
        <w:pStyle w:val="31"/>
      </w:pPr>
      <w:r w:rsidRPr="00BF4645">
        <w:t>[</w:t>
      </w:r>
      <w:proofErr w:type="spellStart"/>
      <w:r w:rsidRPr="00BF4645">
        <w:t>tranquilitypool</w:t>
      </w:r>
      <w:proofErr w:type="spellEnd"/>
      <w:r w:rsidRPr="00BF4645">
        <w:t xml:space="preserve">] </w:t>
      </w:r>
      <w:r w:rsidRPr="00BF4645">
        <w:rPr>
          <w:lang w:val="ru-RU"/>
        </w:rPr>
        <w:t>Пруд</w:t>
      </w:r>
      <w:r w:rsidRPr="00BF4645">
        <w:t xml:space="preserve"> </w:t>
      </w:r>
      <w:r w:rsidRPr="00BF4645">
        <w:rPr>
          <w:lang w:val="ru-RU"/>
        </w:rPr>
        <w:t>покоя</w:t>
      </w:r>
      <w:r w:rsidRPr="00BF4645">
        <w:t xml:space="preserve"> (Tranquility Pool)</w:t>
      </w:r>
    </w:p>
    <w:p w14:paraId="7B5B4AC0" w14:textId="51308751" w:rsidR="00BF4645" w:rsidRPr="00BF4645" w:rsidRDefault="00BF4645">
      <w:pPr>
        <w:pStyle w:val="a9"/>
        <w:numPr>
          <w:ilvl w:val="0"/>
          <w:numId w:val="80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784FA268" w14:textId="77777777" w:rsidR="00BF4645" w:rsidRPr="00BF4645" w:rsidRDefault="00BF4645">
      <w:pPr>
        <w:pStyle w:val="a9"/>
        <w:numPr>
          <w:ilvl w:val="1"/>
          <w:numId w:val="80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221656F6" w14:textId="4DC4063E" w:rsidR="00BF4645" w:rsidRPr="00BF4645" w:rsidRDefault="00BF4645">
      <w:pPr>
        <w:pStyle w:val="a9"/>
        <w:numPr>
          <w:ilvl w:val="0"/>
          <w:numId w:val="80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4E12D37D" w14:textId="77777777" w:rsidR="00BF4645" w:rsidRPr="00BF4645" w:rsidRDefault="00BF4645">
      <w:pPr>
        <w:pStyle w:val="a9"/>
        <w:numPr>
          <w:ilvl w:val="1"/>
          <w:numId w:val="80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43483E1F" w14:textId="77777777" w:rsidR="00BF4645" w:rsidRPr="00BF4645" w:rsidRDefault="00BF4645" w:rsidP="00BF4645">
      <w:pPr>
        <w:pStyle w:val="31"/>
        <w:rPr>
          <w:lang w:val="ru-RU"/>
        </w:rPr>
      </w:pPr>
      <w:r w:rsidRPr="00BF4645">
        <w:rPr>
          <w:lang w:val="ru-RU"/>
        </w:rPr>
        <w:t>[</w:t>
      </w:r>
      <w:proofErr w:type="spellStart"/>
      <w:r w:rsidRPr="00BF4645">
        <w:rPr>
          <w:lang w:val="ru-RU"/>
        </w:rPr>
        <w:t>hasteberries</w:t>
      </w:r>
      <w:proofErr w:type="spellEnd"/>
      <w:r w:rsidRPr="00BF4645">
        <w:rPr>
          <w:lang w:val="ru-RU"/>
        </w:rPr>
        <w:t xml:space="preserve">] </w:t>
      </w:r>
      <w:proofErr w:type="spellStart"/>
      <w:r w:rsidRPr="00BF4645">
        <w:rPr>
          <w:lang w:val="ru-RU"/>
        </w:rPr>
        <w:t>Быстряника</w:t>
      </w:r>
      <w:proofErr w:type="spellEnd"/>
      <w:r w:rsidRPr="00BF4645">
        <w:rPr>
          <w:lang w:val="ru-RU"/>
        </w:rPr>
        <w:t xml:space="preserve"> (</w:t>
      </w:r>
      <w:proofErr w:type="spellStart"/>
      <w:r w:rsidRPr="00BF4645">
        <w:rPr>
          <w:lang w:val="ru-RU"/>
        </w:rPr>
        <w:t>Haste</w:t>
      </w:r>
      <w:proofErr w:type="spellEnd"/>
      <w:r w:rsidRPr="00BF4645">
        <w:rPr>
          <w:lang w:val="ru-RU"/>
        </w:rPr>
        <w:t xml:space="preserve"> </w:t>
      </w:r>
      <w:proofErr w:type="spellStart"/>
      <w:r w:rsidRPr="00BF4645">
        <w:rPr>
          <w:lang w:val="ru-RU"/>
        </w:rPr>
        <w:t>Berries</w:t>
      </w:r>
      <w:proofErr w:type="spellEnd"/>
      <w:r w:rsidRPr="00BF4645">
        <w:rPr>
          <w:lang w:val="ru-RU"/>
        </w:rPr>
        <w:t>)</w:t>
      </w:r>
    </w:p>
    <w:p w14:paraId="458411B0" w14:textId="74304DDD" w:rsidR="00BF4645" w:rsidRPr="00BF4645" w:rsidRDefault="00BF4645">
      <w:pPr>
        <w:pStyle w:val="a9"/>
        <w:numPr>
          <w:ilvl w:val="0"/>
          <w:numId w:val="81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76A77263" w14:textId="77777777" w:rsidR="00BF4645" w:rsidRPr="00BF4645" w:rsidRDefault="00BF4645">
      <w:pPr>
        <w:pStyle w:val="a9"/>
        <w:numPr>
          <w:ilvl w:val="1"/>
          <w:numId w:val="81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10DC3DEC" w14:textId="7C281337" w:rsidR="00BF4645" w:rsidRPr="00BF4645" w:rsidRDefault="00BF4645">
      <w:pPr>
        <w:pStyle w:val="a9"/>
        <w:numPr>
          <w:ilvl w:val="0"/>
          <w:numId w:val="81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6C40473F" w14:textId="77777777" w:rsidR="00BF4645" w:rsidRPr="00BF4645" w:rsidRDefault="00BF4645">
      <w:pPr>
        <w:pStyle w:val="a9"/>
        <w:numPr>
          <w:ilvl w:val="1"/>
          <w:numId w:val="81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78FA24C8" w14:textId="77777777" w:rsidR="00BF4645" w:rsidRPr="00BF4645" w:rsidRDefault="00BF4645" w:rsidP="00BF4645">
      <w:pPr>
        <w:pStyle w:val="31"/>
      </w:pPr>
      <w:r w:rsidRPr="00BF4645">
        <w:t>[</w:t>
      </w:r>
      <w:proofErr w:type="spellStart"/>
      <w:r w:rsidRPr="00BF4645">
        <w:t>silvertonguefruit</w:t>
      </w:r>
      <w:proofErr w:type="spellEnd"/>
      <w:r w:rsidRPr="00BF4645">
        <w:t xml:space="preserve">] </w:t>
      </w:r>
      <w:r w:rsidRPr="00BF4645">
        <w:rPr>
          <w:lang w:val="ru-RU"/>
        </w:rPr>
        <w:t>Плод</w:t>
      </w:r>
      <w:r w:rsidRPr="00BF4645">
        <w:t xml:space="preserve"> </w:t>
      </w:r>
      <w:proofErr w:type="spellStart"/>
      <w:r w:rsidRPr="00BF4645">
        <w:rPr>
          <w:lang w:val="ru-RU"/>
        </w:rPr>
        <w:t>среброуста</w:t>
      </w:r>
      <w:proofErr w:type="spellEnd"/>
      <w:r w:rsidRPr="00BF4645">
        <w:t xml:space="preserve"> (</w:t>
      </w:r>
      <w:proofErr w:type="spellStart"/>
      <w:r w:rsidRPr="00BF4645">
        <w:t>Silvertongue</w:t>
      </w:r>
      <w:proofErr w:type="spellEnd"/>
      <w:r w:rsidRPr="00BF4645">
        <w:t xml:space="preserve"> Fruit)</w:t>
      </w:r>
    </w:p>
    <w:p w14:paraId="2F621840" w14:textId="28760F9B" w:rsidR="00BF4645" w:rsidRPr="00BF4645" w:rsidRDefault="00BF4645">
      <w:pPr>
        <w:pStyle w:val="a9"/>
        <w:numPr>
          <w:ilvl w:val="0"/>
          <w:numId w:val="82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61491202" w14:textId="77777777" w:rsidR="00BF4645" w:rsidRPr="00BF4645" w:rsidRDefault="00BF4645">
      <w:pPr>
        <w:pStyle w:val="a9"/>
        <w:numPr>
          <w:ilvl w:val="1"/>
          <w:numId w:val="82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4B44D0DC" w14:textId="54417311" w:rsidR="00BF4645" w:rsidRPr="00BF4645" w:rsidRDefault="00BF4645">
      <w:pPr>
        <w:pStyle w:val="a9"/>
        <w:numPr>
          <w:ilvl w:val="0"/>
          <w:numId w:val="82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2A0D649C" w14:textId="77777777" w:rsidR="00BF4645" w:rsidRPr="00BF4645" w:rsidRDefault="00BF4645">
      <w:pPr>
        <w:pStyle w:val="a9"/>
        <w:numPr>
          <w:ilvl w:val="1"/>
          <w:numId w:val="82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5ED98299" w14:textId="575072CC" w:rsidR="00BF4645" w:rsidRPr="00BF4645" w:rsidRDefault="00BF4645">
      <w:pPr>
        <w:pStyle w:val="a9"/>
        <w:numPr>
          <w:ilvl w:val="0"/>
          <w:numId w:val="82"/>
        </w:numPr>
        <w:rPr>
          <w:lang w:val="ru-RU"/>
        </w:rPr>
      </w:pPr>
      <w:r w:rsidRPr="00BF4645">
        <w:rPr>
          <w:lang w:val="ru-RU"/>
        </w:rPr>
        <w:t>Добавлен уникальный стратегический бонус</w:t>
      </w:r>
    </w:p>
    <w:p w14:paraId="5973FDD3" w14:textId="77777777" w:rsidR="00BF4645" w:rsidRPr="00BF4645" w:rsidRDefault="00BF4645">
      <w:pPr>
        <w:pStyle w:val="a9"/>
        <w:numPr>
          <w:ilvl w:val="1"/>
          <w:numId w:val="82"/>
        </w:numPr>
      </w:pPr>
      <w:r w:rsidRPr="00BF4645">
        <w:t>+1 [</w:t>
      </w:r>
      <w:proofErr w:type="spellStart"/>
      <w:r w:rsidRPr="00BF4645">
        <w:t>whisperingstone</w:t>
      </w:r>
      <w:proofErr w:type="spellEnd"/>
      <w:r w:rsidRPr="00BF4645">
        <w:t xml:space="preserve">] </w:t>
      </w:r>
      <w:r w:rsidRPr="00BF4645">
        <w:rPr>
          <w:lang w:val="ru-RU"/>
        </w:rPr>
        <w:t>Шепчущий</w:t>
      </w:r>
      <w:r w:rsidRPr="00BF4645">
        <w:t xml:space="preserve"> </w:t>
      </w:r>
      <w:r w:rsidRPr="00BF4645">
        <w:rPr>
          <w:lang w:val="ru-RU"/>
        </w:rPr>
        <w:t>камень</w:t>
      </w:r>
      <w:r w:rsidRPr="00BF4645">
        <w:t xml:space="preserve"> (Whispering Stone)</w:t>
      </w:r>
    </w:p>
    <w:p w14:paraId="51DD641D" w14:textId="77777777" w:rsidR="00BF4645" w:rsidRPr="00BF4645" w:rsidRDefault="00BF4645" w:rsidP="00BF4645">
      <w:pPr>
        <w:pStyle w:val="31"/>
      </w:pPr>
      <w:r w:rsidRPr="00BF4645">
        <w:lastRenderedPageBreak/>
        <w:t>[</w:t>
      </w:r>
      <w:proofErr w:type="spellStart"/>
      <w:r w:rsidRPr="00BF4645">
        <w:t>rainbowclover</w:t>
      </w:r>
      <w:proofErr w:type="spellEnd"/>
      <w:r w:rsidRPr="00BF4645">
        <w:t xml:space="preserve">] </w:t>
      </w:r>
      <w:r w:rsidRPr="00BF4645">
        <w:rPr>
          <w:lang w:val="ru-RU"/>
        </w:rPr>
        <w:t>Радужный</w:t>
      </w:r>
      <w:r w:rsidRPr="00BF4645">
        <w:t xml:space="preserve"> </w:t>
      </w:r>
      <w:r w:rsidRPr="00BF4645">
        <w:rPr>
          <w:lang w:val="ru-RU"/>
        </w:rPr>
        <w:t>клевер</w:t>
      </w:r>
      <w:r w:rsidRPr="00BF4645">
        <w:t xml:space="preserve"> (Rainbow Clover)</w:t>
      </w:r>
    </w:p>
    <w:p w14:paraId="35568BEB" w14:textId="6DE83122" w:rsidR="00BF4645" w:rsidRPr="00BF4645" w:rsidRDefault="00BF4645">
      <w:pPr>
        <w:pStyle w:val="a9"/>
        <w:numPr>
          <w:ilvl w:val="0"/>
          <w:numId w:val="83"/>
        </w:numPr>
        <w:rPr>
          <w:lang w:val="ru-RU"/>
        </w:rPr>
      </w:pPr>
      <w:r w:rsidRPr="00BF4645">
        <w:rPr>
          <w:lang w:val="ru-RU"/>
        </w:rPr>
        <w:t xml:space="preserve">Заменен бонус </w:t>
      </w:r>
      <w:r w:rsidR="00B143D8">
        <w:rPr>
          <w:lang w:val="ru-RU"/>
        </w:rPr>
        <w:t xml:space="preserve">при </w:t>
      </w:r>
      <w:r w:rsidRPr="00BF4645">
        <w:rPr>
          <w:lang w:val="ru-RU"/>
        </w:rPr>
        <w:t>присоединении</w:t>
      </w:r>
    </w:p>
    <w:p w14:paraId="544298FA" w14:textId="77777777" w:rsidR="00BF4645" w:rsidRPr="00BF4645" w:rsidRDefault="00BF4645">
      <w:pPr>
        <w:pStyle w:val="a9"/>
        <w:numPr>
          <w:ilvl w:val="1"/>
          <w:numId w:val="83"/>
        </w:numPr>
        <w:rPr>
          <w:lang w:val="ru-RU"/>
        </w:rPr>
      </w:pPr>
      <w:r w:rsidRPr="00BF4645">
        <w:rPr>
          <w:lang w:val="ru-RU"/>
        </w:rPr>
        <w:t>+5 [</w:t>
      </w:r>
      <w:proofErr w:type="spellStart"/>
      <w:r w:rsidRPr="00BF4645">
        <w:rPr>
          <w:lang w:val="ru-RU"/>
        </w:rPr>
        <w:t>production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mana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knowledge</w:t>
      </w:r>
      <w:proofErr w:type="spellEnd"/>
      <w:r w:rsidRPr="00BF4645">
        <w:rPr>
          <w:lang w:val="ru-RU"/>
        </w:rPr>
        <w:t>], +5 [</w:t>
      </w:r>
      <w:proofErr w:type="spellStart"/>
      <w:r w:rsidRPr="00BF4645">
        <w:rPr>
          <w:lang w:val="ru-RU"/>
        </w:rPr>
        <w:t>happiness</w:t>
      </w:r>
      <w:proofErr w:type="spellEnd"/>
      <w:r w:rsidRPr="00BF4645">
        <w:rPr>
          <w:lang w:val="ru-RU"/>
        </w:rPr>
        <w:t>]</w:t>
      </w:r>
    </w:p>
    <w:p w14:paraId="19F38A29" w14:textId="7FB1DD02" w:rsidR="00BF4645" w:rsidRPr="00BF4645" w:rsidRDefault="00BF4645">
      <w:pPr>
        <w:pStyle w:val="a9"/>
        <w:numPr>
          <w:ilvl w:val="0"/>
          <w:numId w:val="83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2F080A7B" w14:textId="77777777" w:rsidR="00BF4645" w:rsidRPr="00BF4645" w:rsidRDefault="00BF4645">
      <w:pPr>
        <w:pStyle w:val="a9"/>
        <w:numPr>
          <w:ilvl w:val="1"/>
          <w:numId w:val="83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6286E460" w14:textId="65789913" w:rsidR="00BF4645" w:rsidRPr="00BF4645" w:rsidRDefault="00BF4645">
      <w:pPr>
        <w:pStyle w:val="a9"/>
        <w:numPr>
          <w:ilvl w:val="0"/>
          <w:numId w:val="83"/>
        </w:numPr>
        <w:rPr>
          <w:lang w:val="ru-RU"/>
        </w:rPr>
      </w:pPr>
      <w:r w:rsidRPr="00BF4645">
        <w:rPr>
          <w:lang w:val="ru-RU"/>
        </w:rPr>
        <w:t>Увеличен уникальный стратегический бонус</w:t>
      </w:r>
    </w:p>
    <w:p w14:paraId="6BF432F4" w14:textId="77777777" w:rsidR="00BF4645" w:rsidRPr="00BF4645" w:rsidRDefault="00BF4645">
      <w:pPr>
        <w:pStyle w:val="a9"/>
        <w:numPr>
          <w:ilvl w:val="1"/>
          <w:numId w:val="83"/>
        </w:numPr>
        <w:rPr>
          <w:lang w:val="ru-RU"/>
        </w:rPr>
      </w:pPr>
      <w:r w:rsidRPr="00BF4645">
        <w:rPr>
          <w:lang w:val="ru-RU"/>
        </w:rPr>
        <w:t>отношения со Свободными городами и Правителями 100 → 300 [</w:t>
      </w:r>
      <w:proofErr w:type="spellStart"/>
      <w:r w:rsidRPr="00BF4645">
        <w:rPr>
          <w:lang w:val="ru-RU"/>
        </w:rPr>
        <w:t>relation</w:t>
      </w:r>
      <w:proofErr w:type="spellEnd"/>
      <w:r w:rsidRPr="00BF4645">
        <w:rPr>
          <w:lang w:val="ru-RU"/>
        </w:rPr>
        <w:t>]</w:t>
      </w:r>
    </w:p>
    <w:p w14:paraId="1253B30E" w14:textId="77777777" w:rsidR="00BF4645" w:rsidRPr="00BF4645" w:rsidRDefault="00BF4645" w:rsidP="00BF4645">
      <w:pPr>
        <w:pStyle w:val="31"/>
      </w:pPr>
      <w:r w:rsidRPr="00BF4645">
        <w:t>[</w:t>
      </w:r>
      <w:proofErr w:type="spellStart"/>
      <w:r w:rsidRPr="00BF4645">
        <w:t>voidstones</w:t>
      </w:r>
      <w:proofErr w:type="spellEnd"/>
      <w:r w:rsidRPr="00BF4645">
        <w:t xml:space="preserve">] </w:t>
      </w:r>
      <w:r w:rsidRPr="00BF4645">
        <w:rPr>
          <w:lang w:val="ru-RU"/>
        </w:rPr>
        <w:t>Камни</w:t>
      </w:r>
      <w:r w:rsidRPr="00BF4645">
        <w:t xml:space="preserve"> </w:t>
      </w:r>
      <w:r w:rsidRPr="00BF4645">
        <w:rPr>
          <w:lang w:val="ru-RU"/>
        </w:rPr>
        <w:t>Пустоты</w:t>
      </w:r>
      <w:r w:rsidRPr="00BF4645">
        <w:t xml:space="preserve"> (Void Stones)</w:t>
      </w:r>
    </w:p>
    <w:p w14:paraId="3008CFAB" w14:textId="5E9557C6" w:rsidR="00BF4645" w:rsidRPr="00BF4645" w:rsidRDefault="00BF4645">
      <w:pPr>
        <w:pStyle w:val="a9"/>
        <w:numPr>
          <w:ilvl w:val="0"/>
          <w:numId w:val="84"/>
        </w:numPr>
        <w:rPr>
          <w:lang w:val="ru-RU"/>
        </w:rPr>
      </w:pPr>
      <w:r w:rsidRPr="00BF4645">
        <w:rPr>
          <w:lang w:val="ru-RU"/>
        </w:rPr>
        <w:t>Усилена защитная армия</w:t>
      </w:r>
    </w:p>
    <w:p w14:paraId="5D1393B5" w14:textId="77777777" w:rsidR="00BF4645" w:rsidRPr="00BF4645" w:rsidRDefault="00BF4645">
      <w:pPr>
        <w:pStyle w:val="a9"/>
        <w:numPr>
          <w:ilvl w:val="1"/>
          <w:numId w:val="84"/>
        </w:numPr>
        <w:rPr>
          <w:lang w:val="ru-RU"/>
        </w:rPr>
      </w:pPr>
      <w:proofErr w:type="spellStart"/>
      <w:r w:rsidRPr="00BF4645">
        <w:rPr>
          <w:lang w:val="ru-RU"/>
        </w:rPr>
        <w:t>Medium</w:t>
      </w:r>
      <w:proofErr w:type="spellEnd"/>
      <w:r w:rsidRPr="00BF4645">
        <w:rPr>
          <w:lang w:val="ru-RU"/>
        </w:rPr>
        <w:t xml:space="preserve"> -&gt; </w:t>
      </w:r>
      <w:proofErr w:type="spellStart"/>
      <w:r w:rsidRPr="00BF4645">
        <w:rPr>
          <w:lang w:val="ru-RU"/>
        </w:rPr>
        <w:t>Strong</w:t>
      </w:r>
      <w:proofErr w:type="spellEnd"/>
    </w:p>
    <w:p w14:paraId="18F720BD" w14:textId="77777777" w:rsidR="00B33C63" w:rsidRPr="00B33C63" w:rsidRDefault="00B33C63" w:rsidP="00B33C63">
      <w:pPr>
        <w:pStyle w:val="a9"/>
        <w:rPr>
          <w:lang w:val="ru-RU"/>
        </w:rPr>
      </w:pPr>
    </w:p>
    <w:p w14:paraId="4B4E5860" w14:textId="77777777" w:rsidR="00113272" w:rsidRPr="00690951" w:rsidRDefault="00113272" w:rsidP="00113272">
      <w:pPr>
        <w:pStyle w:val="21"/>
        <w:rPr>
          <w:lang w:val="ru-RU"/>
        </w:rPr>
      </w:pPr>
      <w:r w:rsidRPr="00690951">
        <w:rPr>
          <w:lang w:val="ru-RU"/>
        </w:rPr>
        <w:t xml:space="preserve">Свободные города </w:t>
      </w:r>
      <w:r>
        <w:rPr>
          <w:lang w:val="ru-RU"/>
        </w:rPr>
        <w:t>(</w:t>
      </w:r>
      <w:r w:rsidRPr="00690951">
        <w:rPr>
          <w:lang w:val="ru-RU"/>
        </w:rPr>
        <w:t xml:space="preserve">Free </w:t>
      </w:r>
      <w:proofErr w:type="spellStart"/>
      <w:r w:rsidRPr="00690951">
        <w:rPr>
          <w:lang w:val="ru-RU"/>
        </w:rPr>
        <w:t>cities</w:t>
      </w:r>
      <w:proofErr w:type="spellEnd"/>
      <w:r>
        <w:rPr>
          <w:lang w:val="ru-RU"/>
        </w:rPr>
        <w:t>)</w:t>
      </w:r>
    </w:p>
    <w:p w14:paraId="7201D4D1" w14:textId="1FCED260" w:rsidR="00113272" w:rsidRPr="00113272" w:rsidRDefault="00113272" w:rsidP="00113272">
      <w:pPr>
        <w:rPr>
          <w:lang w:val="ru-RU"/>
        </w:rPr>
      </w:pPr>
      <w:r>
        <w:rPr>
          <w:lang w:val="ru-RU"/>
        </w:rPr>
        <w:t>Все свободные города имеют стены</w:t>
      </w:r>
    </w:p>
    <w:p w14:paraId="744C2E44" w14:textId="3738C460" w:rsidR="00690951" w:rsidRDefault="003A16CC" w:rsidP="003A16CC">
      <w:pPr>
        <w:pStyle w:val="21"/>
      </w:pPr>
      <w:r>
        <w:rPr>
          <w:lang w:val="ru-RU"/>
        </w:rPr>
        <w:t>Находки (</w:t>
      </w:r>
      <w:r>
        <w:t>Pickup</w:t>
      </w:r>
      <w:r>
        <w:rPr>
          <w:lang w:val="ru-RU"/>
        </w:rPr>
        <w:t>)</w:t>
      </w:r>
    </w:p>
    <w:p w14:paraId="6356D1F6" w14:textId="64356C0E" w:rsidR="003A16CC" w:rsidRDefault="003A16CC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Охрана находок усилена</w:t>
      </w:r>
    </w:p>
    <w:p w14:paraId="12E53B3B" w14:textId="5E51C953" w:rsidR="003A16CC" w:rsidRDefault="003A16CC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Для находок без охраны добавлена охрана</w:t>
      </w:r>
    </w:p>
    <w:p w14:paraId="56B573E9" w14:textId="6D6EF41B" w:rsidR="00113272" w:rsidRDefault="00113272" w:rsidP="00113272">
      <w:pPr>
        <w:pStyle w:val="21"/>
        <w:rPr>
          <w:lang w:val="ru-RU"/>
        </w:rPr>
      </w:pPr>
      <w:r>
        <w:rPr>
          <w:lang w:val="ru-RU"/>
        </w:rPr>
        <w:t>Логова (</w:t>
      </w:r>
      <w:r w:rsidRPr="00113272">
        <w:t>infestations</w:t>
      </w:r>
      <w:r>
        <w:rPr>
          <w:lang w:val="ru-RU"/>
        </w:rPr>
        <w:t>)</w:t>
      </w:r>
    </w:p>
    <w:p w14:paraId="3347E7FF" w14:textId="22553A06" w:rsidR="00113272" w:rsidRDefault="00113272" w:rsidP="00113272">
      <w:pPr>
        <w:pStyle w:val="31"/>
        <w:rPr>
          <w:lang w:val="ru-RU"/>
        </w:rPr>
      </w:pPr>
      <w:proofErr w:type="spellStart"/>
      <w:r w:rsidRPr="00113272">
        <w:t>Воинство</w:t>
      </w:r>
      <w:proofErr w:type="spellEnd"/>
      <w:r w:rsidRPr="00113272">
        <w:t xml:space="preserve"> </w:t>
      </w:r>
      <w:proofErr w:type="spellStart"/>
      <w:r w:rsidRPr="00113272">
        <w:t>крестоносцев</w:t>
      </w:r>
      <w:proofErr w:type="spellEnd"/>
      <w:r w:rsidRPr="00113272">
        <w:rPr>
          <w:lang w:val="ru-RU"/>
        </w:rPr>
        <w:t xml:space="preserve"> (</w:t>
      </w:r>
      <w:r w:rsidRPr="00113272">
        <w:t>Crusader Host</w:t>
      </w:r>
      <w:r w:rsidRPr="00113272">
        <w:rPr>
          <w:lang w:val="ru-RU"/>
        </w:rPr>
        <w:t>)</w:t>
      </w:r>
    </w:p>
    <w:p w14:paraId="280FAFE3" w14:textId="123FD900" w:rsidR="00113272" w:rsidRDefault="00113272">
      <w:pPr>
        <w:pStyle w:val="a9"/>
        <w:numPr>
          <w:ilvl w:val="0"/>
          <w:numId w:val="12"/>
        </w:numPr>
        <w:rPr>
          <w:lang w:val="ru-RU"/>
        </w:rPr>
      </w:pPr>
      <w:r w:rsidRPr="00113272">
        <w:rPr>
          <w:lang w:val="ru-RU"/>
        </w:rPr>
        <w:t>Сила призываемых</w:t>
      </w:r>
      <w:r w:rsidR="0010651D">
        <w:rPr>
          <w:lang w:val="ru-RU"/>
        </w:rPr>
        <w:t xml:space="preserve"> игроком</w:t>
      </w:r>
      <w:r w:rsidRPr="00113272">
        <w:rPr>
          <w:lang w:val="ru-RU"/>
        </w:rPr>
        <w:t xml:space="preserve"> </w:t>
      </w:r>
      <w:r w:rsidR="0010651D">
        <w:rPr>
          <w:lang w:val="ru-RU"/>
        </w:rPr>
        <w:t>армий</w:t>
      </w:r>
      <w:r w:rsidRPr="00113272">
        <w:rPr>
          <w:lang w:val="ru-RU"/>
        </w:rPr>
        <w:t xml:space="preserve"> уменьшена.</w:t>
      </w:r>
    </w:p>
    <w:p w14:paraId="542B5432" w14:textId="029635E8" w:rsidR="00113272" w:rsidRDefault="00113272" w:rsidP="00113272">
      <w:pPr>
        <w:pStyle w:val="31"/>
        <w:rPr>
          <w:lang w:val="ru-RU"/>
        </w:rPr>
      </w:pPr>
      <w:proofErr w:type="spellStart"/>
      <w:r w:rsidRPr="00113272">
        <w:t>Гнездо</w:t>
      </w:r>
      <w:proofErr w:type="spellEnd"/>
      <w:r w:rsidRPr="00113272">
        <w:t xml:space="preserve"> </w:t>
      </w:r>
      <w:proofErr w:type="spellStart"/>
      <w:r w:rsidRPr="00113272">
        <w:t>мрака</w:t>
      </w:r>
      <w:proofErr w:type="spellEnd"/>
      <w:r w:rsidRPr="00113272">
        <w:rPr>
          <w:lang w:val="ru-RU"/>
        </w:rPr>
        <w:t xml:space="preserve"> </w:t>
      </w:r>
      <w:r>
        <w:rPr>
          <w:lang w:val="ru-RU"/>
        </w:rPr>
        <w:t>(</w:t>
      </w:r>
      <w:r w:rsidRPr="00113272">
        <w:t>Umbral Nest</w:t>
      </w:r>
      <w:r>
        <w:rPr>
          <w:lang w:val="ru-RU"/>
        </w:rPr>
        <w:t>)</w:t>
      </w:r>
    </w:p>
    <w:p w14:paraId="15F1F240" w14:textId="2AF80413" w:rsidR="00113272" w:rsidRPr="0010651D" w:rsidRDefault="0010651D">
      <w:pPr>
        <w:pStyle w:val="affa"/>
        <w:numPr>
          <w:ilvl w:val="0"/>
          <w:numId w:val="12"/>
        </w:numPr>
        <w:spacing w:before="0" w:beforeAutospacing="0" w:after="0" w:afterAutospacing="0"/>
        <w:ind w:right="-750"/>
        <w:textAlignment w:val="baseline"/>
        <w:rPr>
          <w:rFonts w:ascii="Arial" w:hAnsi="Arial" w:cs="Arial"/>
          <w:color w:val="292A2E"/>
          <w:sz w:val="22"/>
          <w:szCs w:val="22"/>
        </w:rPr>
      </w:pPr>
      <w:r w:rsidRPr="0010651D">
        <w:rPr>
          <w:rFonts w:ascii="Arial" w:hAnsi="Arial" w:cs="Arial"/>
          <w:color w:val="292A2E"/>
          <w:sz w:val="22"/>
          <w:szCs w:val="22"/>
          <w:shd w:val="clear" w:color="auto" w:fill="FFFFFF"/>
        </w:rPr>
        <w:t>Уменьшена награда</w:t>
      </w:r>
      <w:r>
        <w:rPr>
          <w:rFonts w:ascii="Arial" w:hAnsi="Arial" w:cs="Arial"/>
          <w:color w:val="292A2E"/>
          <w:sz w:val="22"/>
          <w:szCs w:val="22"/>
          <w:shd w:val="clear" w:color="auto" w:fill="FFFFFF"/>
        </w:rPr>
        <w:t xml:space="preserve"> д</w:t>
      </w:r>
      <w:r w:rsidRPr="0010651D">
        <w:rPr>
          <w:rFonts w:ascii="Arial" w:hAnsi="Arial" w:cs="Arial"/>
          <w:color w:val="292A2E"/>
          <w:sz w:val="22"/>
          <w:szCs w:val="22"/>
          <w:shd w:val="clear" w:color="auto" w:fill="FFFFFF"/>
        </w:rPr>
        <w:t xml:space="preserve">о серебряного </w:t>
      </w:r>
      <w:r>
        <w:rPr>
          <w:rFonts w:ascii="Arial" w:hAnsi="Arial" w:cs="Arial"/>
          <w:color w:val="292A2E"/>
          <w:sz w:val="22"/>
          <w:szCs w:val="22"/>
          <w:shd w:val="clear" w:color="auto" w:fill="FFFFFF"/>
        </w:rPr>
        <w:t>уровня</w:t>
      </w:r>
      <w:r w:rsidRPr="0010651D">
        <w:rPr>
          <w:rFonts w:ascii="Arial" w:hAnsi="Arial" w:cs="Arial"/>
          <w:color w:val="292A2E"/>
          <w:sz w:val="22"/>
          <w:szCs w:val="22"/>
          <w:shd w:val="clear" w:color="auto" w:fill="FFFFFF"/>
        </w:rPr>
        <w:t>.</w:t>
      </w:r>
    </w:p>
    <w:p w14:paraId="34A10E83" w14:textId="62C09BD1" w:rsidR="00113272" w:rsidRDefault="0010651D" w:rsidP="0010651D">
      <w:pPr>
        <w:pStyle w:val="21"/>
        <w:rPr>
          <w:lang w:val="ru-RU"/>
        </w:rPr>
      </w:pPr>
      <w:r>
        <w:rPr>
          <w:lang w:val="ru-RU"/>
        </w:rPr>
        <w:t>Древние чудеса (</w:t>
      </w:r>
      <w:proofErr w:type="spellStart"/>
      <w:r w:rsidRPr="0010651D">
        <w:rPr>
          <w:lang w:val="ru-RU"/>
        </w:rPr>
        <w:t>Ancient</w:t>
      </w:r>
      <w:proofErr w:type="spellEnd"/>
      <w:r w:rsidRPr="0010651D">
        <w:rPr>
          <w:lang w:val="ru-RU"/>
        </w:rPr>
        <w:t xml:space="preserve"> </w:t>
      </w:r>
      <w:proofErr w:type="spellStart"/>
      <w:r w:rsidRPr="0010651D">
        <w:rPr>
          <w:lang w:val="ru-RU"/>
        </w:rPr>
        <w:t>Wonders</w:t>
      </w:r>
      <w:proofErr w:type="spellEnd"/>
      <w:r>
        <w:rPr>
          <w:lang w:val="ru-RU"/>
        </w:rPr>
        <w:t>)</w:t>
      </w:r>
    </w:p>
    <w:p w14:paraId="5E4C190E" w14:textId="3A9FABA8" w:rsidR="0010651D" w:rsidRPr="0010651D" w:rsidRDefault="0010651D" w:rsidP="0010651D">
      <w:pPr>
        <w:pStyle w:val="31"/>
        <w:rPr>
          <w:lang w:val="ru-RU"/>
        </w:rPr>
      </w:pPr>
      <w:r w:rsidRPr="0010651D">
        <w:rPr>
          <w:lang w:val="ru-RU"/>
        </w:rPr>
        <w:t>Изменены награды из древних чудес</w:t>
      </w:r>
    </w:p>
    <w:p w14:paraId="286A0767" w14:textId="11E8F301" w:rsidR="0010651D" w:rsidRPr="0010651D" w:rsidRDefault="00DF09EF" w:rsidP="0010651D">
      <w:pPr>
        <w:pStyle w:val="a9"/>
        <w:rPr>
          <w:lang w:val="ru-RU"/>
        </w:rPr>
      </w:pPr>
      <w:r w:rsidRPr="00DF09EF">
        <w:rPr>
          <w:lang w:val="ru-RU"/>
        </w:rPr>
        <w:t xml:space="preserve">Разрушенная башня мага </w:t>
      </w:r>
      <w:proofErr w:type="spellStart"/>
      <w:r w:rsidR="0010651D" w:rsidRPr="0010651D">
        <w:rPr>
          <w:lang w:val="ru-RU"/>
        </w:rPr>
        <w:t>Т3</w:t>
      </w:r>
      <w:proofErr w:type="spellEnd"/>
      <w:r w:rsidR="0010651D" w:rsidRPr="0010651D">
        <w:rPr>
          <w:lang w:val="ru-RU"/>
        </w:rPr>
        <w:t xml:space="preserve"> (Wizard Tower)</w:t>
      </w:r>
    </w:p>
    <w:p w14:paraId="06AAC1AE" w14:textId="30BF38D1" w:rsidR="0010651D" w:rsidRPr="0010651D" w:rsidRDefault="0010651D">
      <w:pPr>
        <w:pStyle w:val="a9"/>
        <w:numPr>
          <w:ilvl w:val="0"/>
          <w:numId w:val="13"/>
        </w:numPr>
        <w:rPr>
          <w:lang w:val="ru-RU"/>
        </w:rPr>
      </w:pPr>
      <w:r w:rsidRPr="0010651D">
        <w:rPr>
          <w:lang w:val="ru-RU"/>
        </w:rPr>
        <w:t xml:space="preserve">Событие </w:t>
      </w:r>
      <w:r w:rsidR="00DF09EF" w:rsidRPr="00DF09EF">
        <w:rPr>
          <w:lang w:val="ru-RU"/>
        </w:rPr>
        <w:t>Искажающая башня (</w:t>
      </w:r>
      <w:proofErr w:type="spellStart"/>
      <w:r w:rsidRPr="0010651D">
        <w:rPr>
          <w:lang w:val="ru-RU"/>
        </w:rPr>
        <w:t>Warping</w:t>
      </w:r>
      <w:proofErr w:type="spellEnd"/>
      <w:r w:rsidRPr="0010651D">
        <w:rPr>
          <w:lang w:val="ru-RU"/>
        </w:rPr>
        <w:t xml:space="preserve"> Tower</w:t>
      </w:r>
      <w:r w:rsidR="00DF09EF" w:rsidRPr="00DF09EF">
        <w:rPr>
          <w:lang w:val="ru-RU"/>
        </w:rPr>
        <w:t>)</w:t>
      </w:r>
    </w:p>
    <w:p w14:paraId="5FD4D9B8" w14:textId="755EEE42" w:rsidR="0010651D" w:rsidRPr="0010651D" w:rsidRDefault="0010651D">
      <w:pPr>
        <w:pStyle w:val="a9"/>
        <w:numPr>
          <w:ilvl w:val="1"/>
          <w:numId w:val="13"/>
        </w:numPr>
        <w:rPr>
          <w:lang w:val="ru-RU"/>
        </w:rPr>
      </w:pPr>
      <w:r w:rsidRPr="0010651D">
        <w:rPr>
          <w:lang w:val="ru-RU"/>
        </w:rPr>
        <w:t>заменена награда</w:t>
      </w:r>
      <w:r>
        <w:rPr>
          <w:lang w:val="ru-RU"/>
        </w:rPr>
        <w:t>:</w:t>
      </w:r>
      <w:r w:rsidRPr="0010651D">
        <w:rPr>
          <w:lang w:val="ru-RU"/>
        </w:rPr>
        <w:t xml:space="preserve"> Том → Заклинание из этого тома</w:t>
      </w:r>
    </w:p>
    <w:p w14:paraId="03B159D0" w14:textId="208A3EDE" w:rsidR="0010651D" w:rsidRPr="0010651D" w:rsidRDefault="00DF09EF" w:rsidP="0010651D">
      <w:pPr>
        <w:pStyle w:val="a9"/>
      </w:pPr>
      <w:proofErr w:type="spellStart"/>
      <w:r w:rsidRPr="00DF09EF">
        <w:t>Забытый</w:t>
      </w:r>
      <w:proofErr w:type="spellEnd"/>
      <w:r w:rsidRPr="00DF09EF">
        <w:t xml:space="preserve"> </w:t>
      </w:r>
      <w:proofErr w:type="spellStart"/>
      <w:r w:rsidRPr="00DF09EF">
        <w:t>храм</w:t>
      </w:r>
      <w:proofErr w:type="spellEnd"/>
      <w:r w:rsidRPr="00DF09EF">
        <w:t xml:space="preserve"> </w:t>
      </w:r>
      <w:r w:rsidR="0010651D" w:rsidRPr="0010651D">
        <w:rPr>
          <w:lang w:val="ru-RU"/>
        </w:rPr>
        <w:t>Т</w:t>
      </w:r>
      <w:r w:rsidR="0010651D" w:rsidRPr="0010651D">
        <w:t>2 (Forsaken Temple)</w:t>
      </w:r>
    </w:p>
    <w:p w14:paraId="45CF3E9A" w14:textId="32F38065" w:rsidR="0010651D" w:rsidRPr="0010651D" w:rsidRDefault="0010651D">
      <w:pPr>
        <w:pStyle w:val="a9"/>
        <w:numPr>
          <w:ilvl w:val="0"/>
          <w:numId w:val="14"/>
        </w:numPr>
        <w:rPr>
          <w:lang w:val="ru-RU"/>
        </w:rPr>
      </w:pPr>
      <w:r w:rsidRPr="0010651D">
        <w:rPr>
          <w:lang w:val="ru-RU"/>
        </w:rPr>
        <w:t xml:space="preserve">Событие </w:t>
      </w:r>
      <w:r w:rsidR="00DF09EF" w:rsidRPr="00DF09EF">
        <w:rPr>
          <w:lang w:val="ru-RU"/>
        </w:rPr>
        <w:t>Культ заклинателей (</w:t>
      </w:r>
      <w:proofErr w:type="spellStart"/>
      <w:r w:rsidRPr="0010651D">
        <w:rPr>
          <w:lang w:val="ru-RU"/>
        </w:rPr>
        <w:t>Cabal</w:t>
      </w:r>
      <w:proofErr w:type="spellEnd"/>
      <w:r w:rsidRPr="0010651D">
        <w:rPr>
          <w:lang w:val="ru-RU"/>
        </w:rPr>
        <w:t xml:space="preserve"> </w:t>
      </w:r>
      <w:proofErr w:type="spellStart"/>
      <w:r w:rsidRPr="0010651D">
        <w:rPr>
          <w:lang w:val="ru-RU"/>
        </w:rPr>
        <w:t>of</w:t>
      </w:r>
      <w:proofErr w:type="spellEnd"/>
      <w:r w:rsidRPr="0010651D">
        <w:rPr>
          <w:lang w:val="ru-RU"/>
        </w:rPr>
        <w:t xml:space="preserve"> </w:t>
      </w:r>
      <w:proofErr w:type="spellStart"/>
      <w:r w:rsidRPr="0010651D">
        <w:rPr>
          <w:lang w:val="ru-RU"/>
        </w:rPr>
        <w:t>Casting</w:t>
      </w:r>
      <w:proofErr w:type="spellEnd"/>
      <w:r w:rsidR="00DF09EF" w:rsidRPr="00DF09EF">
        <w:rPr>
          <w:lang w:val="ru-RU"/>
        </w:rPr>
        <w:t>)</w:t>
      </w:r>
    </w:p>
    <w:p w14:paraId="3AA18312" w14:textId="77A9CD70" w:rsidR="0010651D" w:rsidRPr="0010651D" w:rsidRDefault="0010651D">
      <w:pPr>
        <w:pStyle w:val="a9"/>
        <w:numPr>
          <w:ilvl w:val="1"/>
          <w:numId w:val="14"/>
        </w:numPr>
        <w:rPr>
          <w:lang w:val="ru-RU"/>
        </w:rPr>
      </w:pPr>
      <w:r w:rsidRPr="0010651D">
        <w:rPr>
          <w:lang w:val="ru-RU"/>
        </w:rPr>
        <w:t>заменена награда</w:t>
      </w:r>
      <w:r>
        <w:rPr>
          <w:lang w:val="ru-RU"/>
        </w:rPr>
        <w:t xml:space="preserve">: </w:t>
      </w:r>
      <w:r w:rsidRPr="0010651D">
        <w:rPr>
          <w:lang w:val="ru-RU"/>
        </w:rPr>
        <w:t>Том → Заклинание из этого тома</w:t>
      </w:r>
    </w:p>
    <w:p w14:paraId="612E1D4F" w14:textId="76455C9A" w:rsidR="0010651D" w:rsidRPr="0010651D" w:rsidRDefault="00DF09EF" w:rsidP="0010651D">
      <w:pPr>
        <w:pStyle w:val="a9"/>
      </w:pPr>
      <w:proofErr w:type="spellStart"/>
      <w:r w:rsidRPr="00DF09EF">
        <w:t>Тайный</w:t>
      </w:r>
      <w:proofErr w:type="spellEnd"/>
      <w:r w:rsidRPr="00DF09EF">
        <w:t xml:space="preserve"> </w:t>
      </w:r>
      <w:proofErr w:type="spellStart"/>
      <w:r w:rsidRPr="00DF09EF">
        <w:t>источник</w:t>
      </w:r>
      <w:proofErr w:type="spellEnd"/>
      <w:r w:rsidRPr="00DF09EF">
        <w:rPr>
          <w:lang w:val="ru-RU"/>
        </w:rPr>
        <w:t xml:space="preserve"> </w:t>
      </w:r>
      <w:r w:rsidR="0010651D" w:rsidRPr="0010651D">
        <w:rPr>
          <w:lang w:val="ru-RU"/>
        </w:rPr>
        <w:t>Т</w:t>
      </w:r>
      <w:r w:rsidR="0010651D" w:rsidRPr="0010651D">
        <w:t>1 (Hidden Wellspring)</w:t>
      </w:r>
    </w:p>
    <w:p w14:paraId="41273C63" w14:textId="42916DB2" w:rsidR="0010651D" w:rsidRPr="0010651D" w:rsidRDefault="0010651D">
      <w:pPr>
        <w:pStyle w:val="a9"/>
        <w:numPr>
          <w:ilvl w:val="0"/>
          <w:numId w:val="15"/>
        </w:numPr>
        <w:rPr>
          <w:lang w:val="ru-RU"/>
        </w:rPr>
      </w:pPr>
      <w:r w:rsidRPr="0010651D">
        <w:rPr>
          <w:lang w:val="ru-RU"/>
        </w:rPr>
        <w:t xml:space="preserve">Событие </w:t>
      </w:r>
      <w:r w:rsidR="00DF09EF" w:rsidRPr="00DF09EF">
        <w:rPr>
          <w:lang w:val="ru-RU"/>
        </w:rPr>
        <w:t>Замёрзшее озеро (</w:t>
      </w:r>
      <w:proofErr w:type="spellStart"/>
      <w:r w:rsidRPr="0010651D">
        <w:rPr>
          <w:lang w:val="ru-RU"/>
        </w:rPr>
        <w:t>Frozen</w:t>
      </w:r>
      <w:proofErr w:type="spellEnd"/>
      <w:r w:rsidRPr="0010651D">
        <w:rPr>
          <w:lang w:val="ru-RU"/>
        </w:rPr>
        <w:t xml:space="preserve"> </w:t>
      </w:r>
      <w:proofErr w:type="spellStart"/>
      <w:r w:rsidRPr="0010651D">
        <w:rPr>
          <w:lang w:val="ru-RU"/>
        </w:rPr>
        <w:t>Lake</w:t>
      </w:r>
      <w:proofErr w:type="spellEnd"/>
      <w:r w:rsidR="00DF09EF" w:rsidRPr="00DF09EF">
        <w:rPr>
          <w:lang w:val="ru-RU"/>
        </w:rPr>
        <w:t>)</w:t>
      </w:r>
    </w:p>
    <w:p w14:paraId="19446FE5" w14:textId="0F7431DE" w:rsidR="0010651D" w:rsidRPr="0010651D" w:rsidRDefault="0010651D">
      <w:pPr>
        <w:pStyle w:val="a9"/>
        <w:numPr>
          <w:ilvl w:val="1"/>
          <w:numId w:val="15"/>
        </w:numPr>
        <w:rPr>
          <w:lang w:val="ru-RU"/>
        </w:rPr>
      </w:pPr>
      <w:r w:rsidRPr="0010651D">
        <w:rPr>
          <w:lang w:val="ru-RU"/>
        </w:rPr>
        <w:t>заменена награда</w:t>
      </w:r>
      <w:r>
        <w:rPr>
          <w:lang w:val="ru-RU"/>
        </w:rPr>
        <w:t>:</w:t>
      </w:r>
      <w:r w:rsidRPr="0010651D">
        <w:rPr>
          <w:lang w:val="ru-RU"/>
        </w:rPr>
        <w:t xml:space="preserve"> Том → Заклинание из этого тома</w:t>
      </w:r>
    </w:p>
    <w:p w14:paraId="71855411" w14:textId="3C8735C6" w:rsidR="0010651D" w:rsidRPr="0010651D" w:rsidRDefault="00DF09EF" w:rsidP="0010651D">
      <w:pPr>
        <w:pStyle w:val="a9"/>
        <w:rPr>
          <w:lang w:val="ru-RU"/>
        </w:rPr>
      </w:pPr>
      <w:r w:rsidRPr="00DF09EF">
        <w:rPr>
          <w:lang w:val="ru-RU"/>
        </w:rPr>
        <w:t xml:space="preserve">Мировое Древо </w:t>
      </w:r>
      <w:proofErr w:type="spellStart"/>
      <w:r w:rsidR="0010651D" w:rsidRPr="0010651D">
        <w:rPr>
          <w:lang w:val="ru-RU"/>
        </w:rPr>
        <w:t>Т3</w:t>
      </w:r>
      <w:proofErr w:type="spellEnd"/>
      <w:r w:rsidR="0010651D" w:rsidRPr="0010651D">
        <w:rPr>
          <w:lang w:val="ru-RU"/>
        </w:rPr>
        <w:t xml:space="preserve"> (World </w:t>
      </w:r>
      <w:proofErr w:type="spellStart"/>
      <w:r w:rsidR="0010651D" w:rsidRPr="0010651D">
        <w:rPr>
          <w:lang w:val="ru-RU"/>
        </w:rPr>
        <w:t>Tree</w:t>
      </w:r>
      <w:proofErr w:type="spellEnd"/>
      <w:r w:rsidR="0010651D" w:rsidRPr="0010651D">
        <w:rPr>
          <w:lang w:val="ru-RU"/>
        </w:rPr>
        <w:t>)</w:t>
      </w:r>
    </w:p>
    <w:p w14:paraId="22F71301" w14:textId="602A18AF" w:rsidR="0010651D" w:rsidRPr="0010651D" w:rsidRDefault="0010651D">
      <w:pPr>
        <w:pStyle w:val="a9"/>
        <w:numPr>
          <w:ilvl w:val="0"/>
          <w:numId w:val="16"/>
        </w:numPr>
        <w:rPr>
          <w:lang w:val="ru-RU"/>
        </w:rPr>
      </w:pPr>
      <w:r w:rsidRPr="0010651D">
        <w:rPr>
          <w:lang w:val="ru-RU"/>
        </w:rPr>
        <w:t>Событие</w:t>
      </w:r>
      <w:r w:rsidR="00DF09EF" w:rsidRPr="00DF09EF">
        <w:rPr>
          <w:lang w:val="ru-RU"/>
        </w:rPr>
        <w:t xml:space="preserve"> Громовое древо</w:t>
      </w:r>
      <w:r w:rsidRPr="0010651D">
        <w:rPr>
          <w:lang w:val="ru-RU"/>
        </w:rPr>
        <w:t xml:space="preserve"> </w:t>
      </w:r>
      <w:r w:rsidR="00DF09EF" w:rsidRPr="00DF09EF">
        <w:rPr>
          <w:lang w:val="ru-RU"/>
        </w:rPr>
        <w:t>(</w:t>
      </w:r>
      <w:proofErr w:type="spellStart"/>
      <w:r w:rsidRPr="0010651D">
        <w:rPr>
          <w:lang w:val="ru-RU"/>
        </w:rPr>
        <w:t>Thundered</w:t>
      </w:r>
      <w:proofErr w:type="spellEnd"/>
      <w:r w:rsidRPr="0010651D">
        <w:rPr>
          <w:lang w:val="ru-RU"/>
        </w:rPr>
        <w:t xml:space="preserve"> </w:t>
      </w:r>
      <w:proofErr w:type="spellStart"/>
      <w:r w:rsidRPr="0010651D">
        <w:rPr>
          <w:lang w:val="ru-RU"/>
        </w:rPr>
        <w:t>Timber</w:t>
      </w:r>
      <w:proofErr w:type="spellEnd"/>
      <w:r w:rsidR="00DF09EF" w:rsidRPr="00DF09EF">
        <w:rPr>
          <w:lang w:val="ru-RU"/>
        </w:rPr>
        <w:t>)</w:t>
      </w:r>
    </w:p>
    <w:p w14:paraId="7BA0C688" w14:textId="35F8BB9B" w:rsidR="0010651D" w:rsidRPr="0010651D" w:rsidRDefault="0010651D">
      <w:pPr>
        <w:pStyle w:val="a9"/>
        <w:numPr>
          <w:ilvl w:val="1"/>
          <w:numId w:val="16"/>
        </w:numPr>
        <w:rPr>
          <w:lang w:val="ru-RU"/>
        </w:rPr>
      </w:pPr>
      <w:r w:rsidRPr="0010651D">
        <w:rPr>
          <w:lang w:val="ru-RU"/>
        </w:rPr>
        <w:t>заменена награда</w:t>
      </w:r>
      <w:r>
        <w:rPr>
          <w:lang w:val="ru-RU"/>
        </w:rPr>
        <w:t>:</w:t>
      </w:r>
      <w:r w:rsidRPr="0010651D">
        <w:rPr>
          <w:lang w:val="ru-RU"/>
        </w:rPr>
        <w:t xml:space="preserve"> Том → Заклинание из этого тома</w:t>
      </w:r>
    </w:p>
    <w:p w14:paraId="61ED3FF2" w14:textId="0E01067B" w:rsidR="0010651D" w:rsidRPr="0010651D" w:rsidRDefault="00DF09EF" w:rsidP="0010651D">
      <w:pPr>
        <w:pStyle w:val="a9"/>
        <w:rPr>
          <w:lang w:val="ru-RU"/>
        </w:rPr>
      </w:pPr>
      <w:proofErr w:type="spellStart"/>
      <w:r w:rsidRPr="00DF09EF">
        <w:t>Сфера-хранилище</w:t>
      </w:r>
      <w:proofErr w:type="spellEnd"/>
      <w:r w:rsidRPr="00DF09EF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Т3</w:t>
      </w:r>
      <w:proofErr w:type="spellEnd"/>
      <w:r w:rsidR="0010651D" w:rsidRPr="0010651D">
        <w:rPr>
          <w:lang w:val="ru-RU"/>
        </w:rPr>
        <w:t xml:space="preserve"> (</w:t>
      </w:r>
      <w:proofErr w:type="spellStart"/>
      <w:r w:rsidR="0010651D" w:rsidRPr="0010651D">
        <w:rPr>
          <w:lang w:val="ru-RU"/>
        </w:rPr>
        <w:t>Vaultsphere</w:t>
      </w:r>
      <w:proofErr w:type="spellEnd"/>
      <w:r w:rsidR="0010651D" w:rsidRPr="0010651D">
        <w:rPr>
          <w:lang w:val="ru-RU"/>
        </w:rPr>
        <w:t>)</w:t>
      </w:r>
    </w:p>
    <w:p w14:paraId="65BB2085" w14:textId="4A01D54E" w:rsidR="0010651D" w:rsidRPr="00DF09EF" w:rsidRDefault="0010651D">
      <w:pPr>
        <w:pStyle w:val="a9"/>
        <w:numPr>
          <w:ilvl w:val="0"/>
          <w:numId w:val="17"/>
        </w:numPr>
      </w:pPr>
      <w:r w:rsidRPr="0010651D">
        <w:rPr>
          <w:lang w:val="ru-RU"/>
        </w:rPr>
        <w:t>Событие</w:t>
      </w:r>
      <w:r w:rsidR="00DF09EF">
        <w:t xml:space="preserve"> </w:t>
      </w:r>
      <w:proofErr w:type="spellStart"/>
      <w:r w:rsidR="00DF09EF" w:rsidRPr="00DF09EF">
        <w:t>Затерянный</w:t>
      </w:r>
      <w:proofErr w:type="spellEnd"/>
      <w:r w:rsidR="00DF09EF" w:rsidRPr="00DF09EF">
        <w:t xml:space="preserve"> </w:t>
      </w:r>
      <w:proofErr w:type="spellStart"/>
      <w:r w:rsidR="00DF09EF" w:rsidRPr="00DF09EF">
        <w:t>мир</w:t>
      </w:r>
      <w:proofErr w:type="spellEnd"/>
      <w:r w:rsidRPr="00DF09EF">
        <w:t xml:space="preserve"> </w:t>
      </w:r>
      <w:r w:rsidR="00DF09EF">
        <w:t>(</w:t>
      </w:r>
      <w:r w:rsidRPr="00DF09EF">
        <w:t>Sequestered Developments</w:t>
      </w:r>
      <w:r w:rsidR="00DF09EF">
        <w:t>)</w:t>
      </w:r>
    </w:p>
    <w:p w14:paraId="56DB86F3" w14:textId="619F2143" w:rsidR="0010651D" w:rsidRDefault="0010651D">
      <w:pPr>
        <w:pStyle w:val="a9"/>
        <w:numPr>
          <w:ilvl w:val="1"/>
          <w:numId w:val="17"/>
        </w:numPr>
        <w:rPr>
          <w:lang w:val="ru-RU"/>
        </w:rPr>
      </w:pPr>
      <w:r w:rsidRPr="0010651D">
        <w:rPr>
          <w:lang w:val="ru-RU"/>
        </w:rPr>
        <w:t>заменена награда</w:t>
      </w:r>
      <w:r>
        <w:rPr>
          <w:lang w:val="ru-RU"/>
        </w:rPr>
        <w:t xml:space="preserve">: </w:t>
      </w:r>
      <w:r w:rsidRPr="0010651D">
        <w:rPr>
          <w:lang w:val="ru-RU"/>
        </w:rPr>
        <w:t>Том → Заклинание из этого тома</w:t>
      </w:r>
    </w:p>
    <w:p w14:paraId="2E964E26" w14:textId="269F92A8" w:rsidR="0010651D" w:rsidRPr="001E628C" w:rsidRDefault="0010651D" w:rsidP="0010651D">
      <w:pPr>
        <w:pStyle w:val="21"/>
        <w:rPr>
          <w:lang w:val="ru-RU"/>
        </w:rPr>
      </w:pPr>
      <w:r w:rsidRPr="001E628C">
        <w:rPr>
          <w:lang w:val="ru-RU"/>
        </w:rPr>
        <w:lastRenderedPageBreak/>
        <w:t>Достопримечательности (</w:t>
      </w:r>
      <w:r w:rsidRPr="0010651D">
        <w:t>Landmarks</w:t>
      </w:r>
      <w:r w:rsidRPr="001E628C">
        <w:rPr>
          <w:lang w:val="ru-RU"/>
        </w:rPr>
        <w:t>)</w:t>
      </w:r>
    </w:p>
    <w:p w14:paraId="108662B6" w14:textId="4360E21C" w:rsidR="0010651D" w:rsidRPr="001E628C" w:rsidRDefault="00FD2ED1" w:rsidP="0010651D">
      <w:pPr>
        <w:pStyle w:val="a9"/>
        <w:rPr>
          <w:lang w:val="ru-RU"/>
        </w:rPr>
      </w:pPr>
      <w:r w:rsidRPr="00FD2ED1">
        <w:rPr>
          <w:lang w:val="ru-RU"/>
        </w:rPr>
        <w:t>Сокровище</w:t>
      </w:r>
      <w:r w:rsidRPr="001E628C">
        <w:rPr>
          <w:lang w:val="ru-RU"/>
        </w:rPr>
        <w:t xml:space="preserve"> </w:t>
      </w:r>
      <w:r w:rsidRPr="00FD2ED1">
        <w:rPr>
          <w:lang w:val="ru-RU"/>
        </w:rPr>
        <w:t>древнего</w:t>
      </w:r>
      <w:r w:rsidRPr="001E628C">
        <w:rPr>
          <w:lang w:val="ru-RU"/>
        </w:rPr>
        <w:t xml:space="preserve"> </w:t>
      </w:r>
      <w:r w:rsidRPr="00FD2ED1">
        <w:rPr>
          <w:lang w:val="ru-RU"/>
        </w:rPr>
        <w:t>дракона</w:t>
      </w:r>
      <w:r w:rsidRPr="001E628C">
        <w:rPr>
          <w:lang w:val="ru-RU"/>
        </w:rPr>
        <w:t xml:space="preserve"> (</w:t>
      </w:r>
      <w:r w:rsidR="0010651D" w:rsidRPr="00FD2ED1">
        <w:t>Ancient</w:t>
      </w:r>
      <w:r w:rsidR="0010651D" w:rsidRPr="001E628C">
        <w:rPr>
          <w:lang w:val="ru-RU"/>
        </w:rPr>
        <w:t xml:space="preserve"> </w:t>
      </w:r>
      <w:r w:rsidR="0010651D" w:rsidRPr="00FD2ED1">
        <w:t>Dragon</w:t>
      </w:r>
      <w:r w:rsidR="0010651D" w:rsidRPr="001E628C">
        <w:rPr>
          <w:lang w:val="ru-RU"/>
        </w:rPr>
        <w:t xml:space="preserve"> </w:t>
      </w:r>
      <w:r w:rsidR="0010651D" w:rsidRPr="00FD2ED1">
        <w:t>Hoard</w:t>
      </w:r>
      <w:r w:rsidR="0010651D" w:rsidRPr="001E628C">
        <w:rPr>
          <w:lang w:val="ru-RU"/>
        </w:rPr>
        <w:t>/</w:t>
      </w:r>
      <w:r w:rsidR="0010651D" w:rsidRPr="00FD2ED1">
        <w:t>Remains</w:t>
      </w:r>
      <w:r w:rsidRPr="001E628C">
        <w:rPr>
          <w:lang w:val="ru-RU"/>
        </w:rPr>
        <w:t>)</w:t>
      </w:r>
    </w:p>
    <w:p w14:paraId="0E8598B1" w14:textId="74C28991" w:rsidR="0010651D" w:rsidRPr="0010651D" w:rsidRDefault="0010651D">
      <w:pPr>
        <w:pStyle w:val="a9"/>
        <w:numPr>
          <w:ilvl w:val="0"/>
          <w:numId w:val="18"/>
        </w:numPr>
        <w:rPr>
          <w:lang w:val="ru-RU"/>
        </w:rPr>
      </w:pPr>
      <w:r w:rsidRPr="0010651D">
        <w:rPr>
          <w:lang w:val="ru-RU"/>
        </w:rPr>
        <w:t xml:space="preserve">провинции приносят +5 → +1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gold</w:t>
      </w:r>
      <w:proofErr w:type="spellEnd"/>
      <w:r w:rsidR="0094140F" w:rsidRPr="0094140F">
        <w:rPr>
          <w:lang w:val="ru-RU"/>
        </w:rPr>
        <w:t>]</w:t>
      </w:r>
    </w:p>
    <w:p w14:paraId="363F7719" w14:textId="76CF1EAA" w:rsidR="0010651D" w:rsidRPr="0010651D" w:rsidRDefault="00FD2ED1" w:rsidP="0010651D">
      <w:pPr>
        <w:pStyle w:val="a9"/>
        <w:rPr>
          <w:lang w:val="ru-RU"/>
        </w:rPr>
      </w:pPr>
      <w:r w:rsidRPr="00FD2ED1">
        <w:rPr>
          <w:lang w:val="ru-RU"/>
        </w:rPr>
        <w:t xml:space="preserve">Подземные памятники </w:t>
      </w:r>
      <w:r>
        <w:rPr>
          <w:lang w:val="ru-RU"/>
        </w:rPr>
        <w:t>(</w:t>
      </w:r>
      <w:proofErr w:type="spellStart"/>
      <w:r w:rsidR="0010651D" w:rsidRPr="0010651D">
        <w:rPr>
          <w:lang w:val="ru-RU"/>
        </w:rPr>
        <w:t>Subterranean</w:t>
      </w:r>
      <w:proofErr w:type="spellEnd"/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Monuments</w:t>
      </w:r>
      <w:proofErr w:type="spellEnd"/>
      <w:r>
        <w:rPr>
          <w:lang w:val="ru-RU"/>
        </w:rPr>
        <w:t>)</w:t>
      </w:r>
    </w:p>
    <w:p w14:paraId="3BC8C7C9" w14:textId="24B39452" w:rsidR="0010651D" w:rsidRPr="0010651D" w:rsidRDefault="00FD2ED1">
      <w:pPr>
        <w:pStyle w:val="a9"/>
        <w:numPr>
          <w:ilvl w:val="0"/>
          <w:numId w:val="19"/>
        </w:numPr>
        <w:rPr>
          <w:lang w:val="ru-RU"/>
        </w:rPr>
      </w:pPr>
      <w:r w:rsidRPr="00FD2ED1">
        <w:rPr>
          <w:lang w:val="ru-RU"/>
        </w:rPr>
        <w:t>[</w:t>
      </w:r>
      <w:proofErr w:type="spellStart"/>
      <w:r w:rsidRPr="00FD2ED1">
        <w:rPr>
          <w:lang w:val="ru-RU"/>
        </w:rPr>
        <w:t>mine</w:t>
      </w:r>
      <w:proofErr w:type="spellEnd"/>
      <w:r w:rsidRPr="00FD2ED1">
        <w:rPr>
          <w:lang w:val="ru-RU"/>
        </w:rPr>
        <w:t>]</w:t>
      </w:r>
      <w:r>
        <w:rPr>
          <w:lang w:val="ru-RU"/>
        </w:rPr>
        <w:t xml:space="preserve"> </w:t>
      </w:r>
      <w:r w:rsidR="0010651D" w:rsidRPr="0010651D">
        <w:rPr>
          <w:lang w:val="ru-RU"/>
        </w:rPr>
        <w:t xml:space="preserve">приносят +10 -&gt; +3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gold</w:t>
      </w:r>
      <w:proofErr w:type="spellEnd"/>
      <w:r w:rsidR="0094140F" w:rsidRPr="0094140F">
        <w:rPr>
          <w:lang w:val="ru-RU"/>
        </w:rPr>
        <w:t>]</w:t>
      </w:r>
    </w:p>
    <w:p w14:paraId="20A52B5C" w14:textId="081458AF" w:rsidR="0010651D" w:rsidRPr="0010651D" w:rsidRDefault="00FD2ED1">
      <w:pPr>
        <w:pStyle w:val="a9"/>
        <w:numPr>
          <w:ilvl w:val="0"/>
          <w:numId w:val="19"/>
        </w:numPr>
        <w:rPr>
          <w:lang w:val="ru-RU"/>
        </w:rPr>
      </w:pPr>
      <w:r w:rsidRPr="00FD2ED1">
        <w:rPr>
          <w:lang w:val="ru-RU"/>
        </w:rPr>
        <w:t>[</w:t>
      </w:r>
      <w:proofErr w:type="spellStart"/>
      <w:r w:rsidRPr="00FD2ED1">
        <w:rPr>
          <w:lang w:val="ru-RU"/>
        </w:rPr>
        <w:t>quarry</w:t>
      </w:r>
      <w:proofErr w:type="spellEnd"/>
      <w:r w:rsidRPr="00FD2ED1">
        <w:rPr>
          <w:lang w:val="ru-RU"/>
        </w:rPr>
        <w:t>]</w:t>
      </w:r>
      <w:r>
        <w:rPr>
          <w:lang w:val="ru-RU"/>
        </w:rPr>
        <w:t xml:space="preserve"> </w:t>
      </w:r>
      <w:r w:rsidR="0010651D" w:rsidRPr="0010651D">
        <w:rPr>
          <w:lang w:val="ru-RU"/>
        </w:rPr>
        <w:t xml:space="preserve">приносят +10 -&gt; +3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production</w:t>
      </w:r>
      <w:proofErr w:type="spellEnd"/>
      <w:r w:rsidR="0094140F" w:rsidRPr="0094140F">
        <w:rPr>
          <w:lang w:val="ru-RU"/>
        </w:rPr>
        <w:t>]</w:t>
      </w:r>
    </w:p>
    <w:p w14:paraId="7B7D2AE1" w14:textId="02D85F71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Инфернальный</w:t>
      </w:r>
      <w:proofErr w:type="spellEnd"/>
      <w:r w:rsidRPr="00FD2ED1">
        <w:t xml:space="preserve"> </w:t>
      </w:r>
      <w:proofErr w:type="spellStart"/>
      <w:r w:rsidRPr="00FD2ED1">
        <w:t>вулкан</w:t>
      </w:r>
      <w:proofErr w:type="spellEnd"/>
      <w:r w:rsidRPr="00FD2ED1">
        <w:t xml:space="preserve"> </w:t>
      </w:r>
      <w:r>
        <w:t>(Infernal</w:t>
      </w:r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Volcano</w:t>
      </w:r>
      <w:proofErr w:type="spellEnd"/>
      <w:r>
        <w:t>)</w:t>
      </w:r>
    </w:p>
    <w:p w14:paraId="0BE2FE5D" w14:textId="60CC2C78" w:rsidR="0010651D" w:rsidRPr="0010651D" w:rsidRDefault="0010651D">
      <w:pPr>
        <w:pStyle w:val="a9"/>
        <w:numPr>
          <w:ilvl w:val="0"/>
          <w:numId w:val="20"/>
        </w:numPr>
        <w:rPr>
          <w:lang w:val="ru-RU"/>
        </w:rPr>
      </w:pPr>
      <w:r w:rsidRPr="0010651D">
        <w:rPr>
          <w:lang w:val="ru-RU"/>
        </w:rPr>
        <w:t xml:space="preserve">провинции приносят +10 -&gt; +3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mana</w:t>
      </w:r>
      <w:proofErr w:type="spellEnd"/>
      <w:r w:rsidR="0094140F" w:rsidRPr="0094140F">
        <w:rPr>
          <w:lang w:val="ru-RU"/>
        </w:rPr>
        <w:t>]</w:t>
      </w:r>
    </w:p>
    <w:p w14:paraId="1E44FCBF" w14:textId="41D212F2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Литориновый</w:t>
      </w:r>
      <w:proofErr w:type="spellEnd"/>
      <w:r w:rsidRPr="00FD2ED1">
        <w:t xml:space="preserve"> </w:t>
      </w:r>
      <w:proofErr w:type="spellStart"/>
      <w:r w:rsidRPr="00FD2ED1">
        <w:t>пик</w:t>
      </w:r>
      <w:proofErr w:type="spellEnd"/>
      <w:r w:rsidRPr="00FD2ED1">
        <w:rPr>
          <w:lang w:val="ru-RU"/>
        </w:rPr>
        <w:t xml:space="preserve"> </w:t>
      </w:r>
      <w:r>
        <w:t>(</w:t>
      </w:r>
      <w:proofErr w:type="spellStart"/>
      <w:r w:rsidR="0010651D" w:rsidRPr="0010651D">
        <w:rPr>
          <w:lang w:val="ru-RU"/>
        </w:rPr>
        <w:t>Lithorite</w:t>
      </w:r>
      <w:proofErr w:type="spellEnd"/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Peaks</w:t>
      </w:r>
      <w:proofErr w:type="spellEnd"/>
      <w:r>
        <w:t>)</w:t>
      </w:r>
    </w:p>
    <w:p w14:paraId="57A0DF63" w14:textId="3B2777E1" w:rsidR="0010651D" w:rsidRPr="00D35FAA" w:rsidRDefault="0010651D">
      <w:pPr>
        <w:pStyle w:val="a9"/>
        <w:numPr>
          <w:ilvl w:val="0"/>
          <w:numId w:val="21"/>
        </w:numPr>
      </w:pPr>
      <w:r w:rsidRPr="0010651D">
        <w:rPr>
          <w:lang w:val="ru-RU"/>
        </w:rPr>
        <w:t>провинции</w:t>
      </w:r>
      <w:r w:rsidRPr="00D35FAA">
        <w:t xml:space="preserve"> </w:t>
      </w:r>
      <w:r w:rsidRPr="0010651D">
        <w:rPr>
          <w:lang w:val="ru-RU"/>
        </w:rPr>
        <w:t>приносят</w:t>
      </w:r>
      <w:r w:rsidRPr="00D35FAA">
        <w:t xml:space="preserve"> +3</w:t>
      </w:r>
      <w:r w:rsidR="00D35FAA">
        <w:t xml:space="preserve"> </w:t>
      </w:r>
      <w:r w:rsidR="00D35FAA" w:rsidRPr="00D35FAA">
        <w:t xml:space="preserve">[mana] </w:t>
      </w:r>
      <w:r w:rsidRPr="00D35FAA">
        <w:t>+3</w:t>
      </w:r>
      <w:r w:rsidR="00D35FAA">
        <w:t xml:space="preserve"> </w:t>
      </w:r>
      <w:r w:rsidR="00D35FAA" w:rsidRPr="00D35FAA">
        <w:t>[knowledge]</w:t>
      </w:r>
      <w:r w:rsidRPr="00D35FAA">
        <w:t xml:space="preserve"> -&gt; +1</w:t>
      </w:r>
      <w:r w:rsidR="00D35FAA">
        <w:t xml:space="preserve"> </w:t>
      </w:r>
      <w:r w:rsidR="00D35FAA" w:rsidRPr="00D35FAA">
        <w:t xml:space="preserve">[mana] </w:t>
      </w:r>
      <w:r w:rsidRPr="00D35FAA">
        <w:t xml:space="preserve">+1 </w:t>
      </w:r>
      <w:r w:rsidR="0094140F" w:rsidRPr="00D35FAA">
        <w:t>[knowledge]</w:t>
      </w:r>
    </w:p>
    <w:p w14:paraId="51A6B50D" w14:textId="332D9DCB" w:rsidR="0010651D" w:rsidRPr="0010651D" w:rsidRDefault="00FD2ED1" w:rsidP="0010651D">
      <w:pPr>
        <w:pStyle w:val="a9"/>
        <w:rPr>
          <w:lang w:val="ru-RU"/>
        </w:rPr>
      </w:pPr>
      <w:r w:rsidRPr="00FD2ED1">
        <w:rPr>
          <w:lang w:val="ru-RU"/>
        </w:rPr>
        <w:t>Неспокойное поле сражения (</w:t>
      </w:r>
      <w:r>
        <w:t>Haunted</w:t>
      </w:r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Battlefield</w:t>
      </w:r>
      <w:proofErr w:type="spellEnd"/>
      <w:r w:rsidRPr="00FD2ED1">
        <w:rPr>
          <w:lang w:val="ru-RU"/>
        </w:rPr>
        <w:t>)</w:t>
      </w:r>
    </w:p>
    <w:p w14:paraId="037C96A2" w14:textId="2863C523" w:rsidR="0010651D" w:rsidRPr="0010651D" w:rsidRDefault="0010651D">
      <w:pPr>
        <w:pStyle w:val="a9"/>
        <w:numPr>
          <w:ilvl w:val="0"/>
          <w:numId w:val="22"/>
        </w:numPr>
        <w:rPr>
          <w:lang w:val="ru-RU"/>
        </w:rPr>
      </w:pPr>
      <w:r w:rsidRPr="0010651D">
        <w:rPr>
          <w:lang w:val="ru-RU"/>
        </w:rPr>
        <w:t xml:space="preserve">провинции приносят +10 -&gt; +3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draft</w:t>
      </w:r>
      <w:proofErr w:type="spellEnd"/>
      <w:r w:rsidR="0094140F" w:rsidRPr="0094140F">
        <w:rPr>
          <w:lang w:val="ru-RU"/>
        </w:rPr>
        <w:t>]</w:t>
      </w:r>
    </w:p>
    <w:p w14:paraId="5DAB6F56" w14:textId="780B30FC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Обледенелый</w:t>
      </w:r>
      <w:proofErr w:type="spellEnd"/>
      <w:r w:rsidRPr="00FD2ED1">
        <w:t xml:space="preserve"> </w:t>
      </w:r>
      <w:proofErr w:type="spellStart"/>
      <w:r w:rsidRPr="00FD2ED1">
        <w:t>колосс</w:t>
      </w:r>
      <w:proofErr w:type="spellEnd"/>
      <w:r w:rsidRPr="00FD2ED1">
        <w:rPr>
          <w:lang w:val="ru-RU"/>
        </w:rPr>
        <w:t xml:space="preserve"> </w:t>
      </w:r>
      <w:r>
        <w:t>(</w:t>
      </w:r>
      <w:proofErr w:type="spellStart"/>
      <w:r w:rsidR="0010651D" w:rsidRPr="0010651D">
        <w:rPr>
          <w:lang w:val="ru-RU"/>
        </w:rPr>
        <w:t>Icebound</w:t>
      </w:r>
      <w:proofErr w:type="spellEnd"/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Behemoth</w:t>
      </w:r>
      <w:proofErr w:type="spellEnd"/>
      <w:r>
        <w:t>)</w:t>
      </w:r>
    </w:p>
    <w:p w14:paraId="14DB0FB6" w14:textId="5ADBB483" w:rsidR="0010651D" w:rsidRPr="0010651D" w:rsidRDefault="0010651D">
      <w:pPr>
        <w:pStyle w:val="a9"/>
        <w:numPr>
          <w:ilvl w:val="0"/>
          <w:numId w:val="23"/>
        </w:numPr>
        <w:rPr>
          <w:lang w:val="ru-RU"/>
        </w:rPr>
      </w:pPr>
      <w:r w:rsidRPr="0010651D">
        <w:rPr>
          <w:lang w:val="ru-RU"/>
        </w:rPr>
        <w:t xml:space="preserve">провинции приносят +5 -&gt; +1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knowledge</w:t>
      </w:r>
      <w:proofErr w:type="spellEnd"/>
      <w:r w:rsidR="0094140F" w:rsidRPr="0094140F">
        <w:rPr>
          <w:lang w:val="ru-RU"/>
        </w:rPr>
        <w:t>]</w:t>
      </w:r>
    </w:p>
    <w:p w14:paraId="32F667F3" w14:textId="30547999" w:rsidR="0010651D" w:rsidRPr="0010651D" w:rsidRDefault="0010651D">
      <w:pPr>
        <w:pStyle w:val="a9"/>
        <w:numPr>
          <w:ilvl w:val="0"/>
          <w:numId w:val="23"/>
        </w:numPr>
        <w:rPr>
          <w:lang w:val="ru-RU"/>
        </w:rPr>
      </w:pPr>
      <w:r w:rsidRPr="0010651D">
        <w:rPr>
          <w:lang w:val="ru-RU"/>
        </w:rPr>
        <w:t xml:space="preserve">+5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knowledge</w:t>
      </w:r>
      <w:proofErr w:type="spellEnd"/>
      <w:r w:rsidR="0094140F" w:rsidRPr="0094140F">
        <w:rPr>
          <w:lang w:val="ru-RU"/>
        </w:rPr>
        <w:t>]</w:t>
      </w:r>
      <w:r w:rsidR="0094140F">
        <w:rPr>
          <w:lang w:val="ru-RU"/>
        </w:rPr>
        <w:t xml:space="preserve"> </w:t>
      </w:r>
      <w:r w:rsidRPr="0010651D">
        <w:rPr>
          <w:lang w:val="ru-RU"/>
        </w:rPr>
        <w:t xml:space="preserve">за </w:t>
      </w:r>
      <w:r w:rsidR="00FD2ED1" w:rsidRPr="00FD2ED1">
        <w:rPr>
          <w:lang w:val="ru-RU"/>
        </w:rPr>
        <w:t>[</w:t>
      </w:r>
      <w:proofErr w:type="spellStart"/>
      <w:r w:rsidR="00FD2ED1" w:rsidRPr="00FD2ED1">
        <w:rPr>
          <w:lang w:val="ru-RU"/>
        </w:rPr>
        <w:t>sciencestation</w:t>
      </w:r>
      <w:proofErr w:type="spellEnd"/>
      <w:r w:rsidR="00FD2ED1" w:rsidRPr="00FD2ED1">
        <w:rPr>
          <w:lang w:val="ru-RU"/>
        </w:rPr>
        <w:t>]</w:t>
      </w:r>
    </w:p>
    <w:p w14:paraId="31FE9CE9" w14:textId="6063353F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Величественный</w:t>
      </w:r>
      <w:proofErr w:type="spellEnd"/>
      <w:r w:rsidRPr="00FD2ED1">
        <w:t xml:space="preserve"> </w:t>
      </w:r>
      <w:proofErr w:type="spellStart"/>
      <w:r w:rsidRPr="00FD2ED1">
        <w:t>монумент</w:t>
      </w:r>
      <w:proofErr w:type="spellEnd"/>
      <w:r w:rsidRPr="00FD2ED1">
        <w:rPr>
          <w:lang w:val="ru-RU"/>
        </w:rPr>
        <w:t xml:space="preserve"> </w:t>
      </w:r>
      <w:r>
        <w:t>(</w:t>
      </w:r>
      <w:r w:rsidR="0010651D" w:rsidRPr="0010651D">
        <w:rPr>
          <w:lang w:val="ru-RU"/>
        </w:rPr>
        <w:t xml:space="preserve">Grand </w:t>
      </w:r>
      <w:proofErr w:type="spellStart"/>
      <w:r w:rsidR="0010651D" w:rsidRPr="0010651D">
        <w:rPr>
          <w:lang w:val="ru-RU"/>
        </w:rPr>
        <w:t>Statuary</w:t>
      </w:r>
      <w:proofErr w:type="spellEnd"/>
      <w:r>
        <w:t>)</w:t>
      </w:r>
    </w:p>
    <w:p w14:paraId="0FD66300" w14:textId="4139ED49" w:rsidR="0010651D" w:rsidRPr="0010651D" w:rsidRDefault="0010651D">
      <w:pPr>
        <w:pStyle w:val="a9"/>
        <w:numPr>
          <w:ilvl w:val="0"/>
          <w:numId w:val="24"/>
        </w:numPr>
        <w:rPr>
          <w:lang w:val="ru-RU"/>
        </w:rPr>
      </w:pPr>
      <w:r w:rsidRPr="0010651D">
        <w:rPr>
          <w:lang w:val="ru-RU"/>
        </w:rPr>
        <w:t xml:space="preserve">провинции приносят +10 → +3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happiness</w:t>
      </w:r>
      <w:proofErr w:type="spellEnd"/>
      <w:r w:rsidR="0094140F" w:rsidRPr="0094140F">
        <w:rPr>
          <w:lang w:val="ru-RU"/>
        </w:rPr>
        <w:t>]</w:t>
      </w:r>
    </w:p>
    <w:p w14:paraId="2EA0AE00" w14:textId="58FE9BE9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Каскадный</w:t>
      </w:r>
      <w:proofErr w:type="spellEnd"/>
      <w:r w:rsidRPr="00FD2ED1">
        <w:t xml:space="preserve"> </w:t>
      </w:r>
      <w:proofErr w:type="spellStart"/>
      <w:r w:rsidRPr="00FD2ED1">
        <w:t>водопад</w:t>
      </w:r>
      <w:proofErr w:type="spellEnd"/>
      <w:r w:rsidRPr="00FD2ED1">
        <w:rPr>
          <w:lang w:val="ru-RU"/>
        </w:rPr>
        <w:t xml:space="preserve"> </w:t>
      </w:r>
      <w:r>
        <w:t>(</w:t>
      </w:r>
      <w:proofErr w:type="spellStart"/>
      <w:r w:rsidR="0010651D" w:rsidRPr="0010651D">
        <w:rPr>
          <w:lang w:val="ru-RU"/>
        </w:rPr>
        <w:t>Cascade</w:t>
      </w:r>
      <w:proofErr w:type="spellEnd"/>
      <w:r w:rsidR="0010651D" w:rsidRPr="0010651D">
        <w:rPr>
          <w:lang w:val="ru-RU"/>
        </w:rPr>
        <w:t xml:space="preserve"> </w:t>
      </w:r>
      <w:proofErr w:type="spellStart"/>
      <w:r w:rsidR="0010651D" w:rsidRPr="0010651D">
        <w:rPr>
          <w:lang w:val="ru-RU"/>
        </w:rPr>
        <w:t>Falls</w:t>
      </w:r>
      <w:proofErr w:type="spellEnd"/>
      <w:r>
        <w:t>)</w:t>
      </w:r>
    </w:p>
    <w:p w14:paraId="653FF5E9" w14:textId="39CDB590" w:rsidR="0010651D" w:rsidRPr="00FD2ED1" w:rsidRDefault="00FD2ED1">
      <w:pPr>
        <w:pStyle w:val="a9"/>
        <w:numPr>
          <w:ilvl w:val="0"/>
          <w:numId w:val="25"/>
        </w:numPr>
      </w:pPr>
      <w:r w:rsidRPr="00FD2ED1">
        <w:t xml:space="preserve">[farm] </w:t>
      </w:r>
      <w:r w:rsidR="0010651D" w:rsidRPr="0010651D">
        <w:rPr>
          <w:lang w:val="ru-RU"/>
        </w:rPr>
        <w:t>и</w:t>
      </w:r>
      <w:r w:rsidR="0010651D" w:rsidRPr="00FD2ED1">
        <w:t xml:space="preserve"> </w:t>
      </w:r>
      <w:r w:rsidRPr="00FD2ED1">
        <w:t xml:space="preserve">[forester] </w:t>
      </w:r>
      <w:r w:rsidR="0010651D" w:rsidRPr="0010651D">
        <w:rPr>
          <w:lang w:val="ru-RU"/>
        </w:rPr>
        <w:t>приносят</w:t>
      </w:r>
      <w:r w:rsidR="0010651D" w:rsidRPr="00FD2ED1">
        <w:t xml:space="preserve"> +10 → +3 </w:t>
      </w:r>
      <w:r w:rsidR="0094140F" w:rsidRPr="00FD2ED1">
        <w:t>[food]</w:t>
      </w:r>
    </w:p>
    <w:p w14:paraId="61C9E986" w14:textId="3AB0144F" w:rsidR="0010651D" w:rsidRPr="00F05BCE" w:rsidRDefault="00FD2ED1" w:rsidP="0010651D">
      <w:pPr>
        <w:pStyle w:val="a9"/>
      </w:pPr>
      <w:proofErr w:type="spellStart"/>
      <w:r w:rsidRPr="00FD2ED1">
        <w:t>Фонтан</w:t>
      </w:r>
      <w:proofErr w:type="spellEnd"/>
      <w:r w:rsidRPr="00FD2ED1">
        <w:t xml:space="preserve"> </w:t>
      </w:r>
      <w:proofErr w:type="spellStart"/>
      <w:r w:rsidRPr="00FD2ED1">
        <w:t>Творения</w:t>
      </w:r>
      <w:proofErr w:type="spellEnd"/>
      <w:r w:rsidRPr="00FD2ED1">
        <w:t xml:space="preserve"> </w:t>
      </w:r>
      <w:r>
        <w:t>(</w:t>
      </w:r>
      <w:r w:rsidR="0010651D" w:rsidRPr="00FD2ED1">
        <w:t>Fountain of Creation</w:t>
      </w:r>
      <w:r>
        <w:t>)</w:t>
      </w:r>
    </w:p>
    <w:p w14:paraId="1A109984" w14:textId="4E9033E6" w:rsidR="0010651D" w:rsidRPr="0010651D" w:rsidRDefault="0010651D">
      <w:pPr>
        <w:pStyle w:val="a9"/>
        <w:numPr>
          <w:ilvl w:val="0"/>
          <w:numId w:val="26"/>
        </w:numPr>
        <w:rPr>
          <w:lang w:val="ru-RU"/>
        </w:rPr>
      </w:pPr>
      <w:r w:rsidRPr="0010651D">
        <w:rPr>
          <w:lang w:val="ru-RU"/>
        </w:rPr>
        <w:t xml:space="preserve">провинции приносят +5 -&gt; +1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food</w:t>
      </w:r>
      <w:proofErr w:type="spellEnd"/>
      <w:r w:rsidR="0094140F" w:rsidRPr="0094140F">
        <w:rPr>
          <w:lang w:val="ru-RU"/>
        </w:rPr>
        <w:t>]</w:t>
      </w:r>
    </w:p>
    <w:p w14:paraId="09DE1CA5" w14:textId="20FAB06F" w:rsidR="0010651D" w:rsidRPr="0010651D" w:rsidRDefault="00FD2ED1">
      <w:pPr>
        <w:pStyle w:val="a9"/>
        <w:numPr>
          <w:ilvl w:val="0"/>
          <w:numId w:val="26"/>
        </w:numPr>
        <w:rPr>
          <w:lang w:val="ru-RU"/>
        </w:rPr>
      </w:pPr>
      <w:r w:rsidRPr="00FD2ED1">
        <w:rPr>
          <w:lang w:val="ru-RU"/>
        </w:rPr>
        <w:t>[</w:t>
      </w:r>
      <w:proofErr w:type="spellStart"/>
      <w:r w:rsidRPr="00FD2ED1">
        <w:rPr>
          <w:lang w:val="ru-RU"/>
        </w:rPr>
        <w:t>farm</w:t>
      </w:r>
      <w:proofErr w:type="spellEnd"/>
      <w:r w:rsidRPr="00FD2ED1">
        <w:rPr>
          <w:lang w:val="ru-RU"/>
        </w:rPr>
        <w:t>]</w:t>
      </w:r>
      <w:r>
        <w:rPr>
          <w:lang w:val="ru-RU"/>
        </w:rPr>
        <w:t xml:space="preserve"> </w:t>
      </w:r>
      <w:r w:rsidR="0010651D" w:rsidRPr="0010651D">
        <w:rPr>
          <w:lang w:val="ru-RU"/>
        </w:rPr>
        <w:t xml:space="preserve">приносят +5 -&gt; +2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mana</w:t>
      </w:r>
      <w:proofErr w:type="spellEnd"/>
      <w:r w:rsidR="0094140F" w:rsidRPr="0094140F">
        <w:rPr>
          <w:lang w:val="ru-RU"/>
        </w:rPr>
        <w:t>]</w:t>
      </w:r>
    </w:p>
    <w:p w14:paraId="28FDA88E" w14:textId="1007EC4D" w:rsidR="0010651D" w:rsidRPr="0010651D" w:rsidRDefault="00FD2ED1" w:rsidP="0010651D">
      <w:pPr>
        <w:pStyle w:val="a9"/>
        <w:rPr>
          <w:lang w:val="ru-RU"/>
        </w:rPr>
      </w:pPr>
      <w:proofErr w:type="spellStart"/>
      <w:r w:rsidRPr="00FD2ED1">
        <w:t>Сердце</w:t>
      </w:r>
      <w:proofErr w:type="spellEnd"/>
      <w:r w:rsidRPr="00FD2ED1">
        <w:t xml:space="preserve"> </w:t>
      </w:r>
      <w:proofErr w:type="spellStart"/>
      <w:r w:rsidRPr="00FD2ED1">
        <w:t>Шипов</w:t>
      </w:r>
      <w:proofErr w:type="spellEnd"/>
      <w:r w:rsidRPr="00FD2ED1">
        <w:rPr>
          <w:lang w:val="ru-RU"/>
        </w:rPr>
        <w:t xml:space="preserve"> </w:t>
      </w:r>
      <w:r>
        <w:t>(</w:t>
      </w:r>
      <w:proofErr w:type="spellStart"/>
      <w:r w:rsidR="0010651D" w:rsidRPr="0010651D">
        <w:rPr>
          <w:lang w:val="ru-RU"/>
        </w:rPr>
        <w:t>Thorn</w:t>
      </w:r>
      <w:proofErr w:type="spellEnd"/>
      <w:r w:rsidR="0010651D" w:rsidRPr="0010651D">
        <w:rPr>
          <w:lang w:val="ru-RU"/>
        </w:rPr>
        <w:t xml:space="preserve"> Heart</w:t>
      </w:r>
      <w:r>
        <w:t>)</w:t>
      </w:r>
    </w:p>
    <w:p w14:paraId="2CD922DA" w14:textId="24507932" w:rsidR="00D95ADC" w:rsidRPr="001E628C" w:rsidRDefault="0010651D">
      <w:pPr>
        <w:pStyle w:val="a9"/>
        <w:numPr>
          <w:ilvl w:val="0"/>
          <w:numId w:val="27"/>
        </w:numPr>
        <w:rPr>
          <w:lang w:val="ru-RU"/>
        </w:rPr>
      </w:pPr>
      <w:r w:rsidRPr="0010651D">
        <w:rPr>
          <w:lang w:val="ru-RU"/>
        </w:rPr>
        <w:t>провинции приносят +5</w:t>
      </w:r>
      <w:r w:rsidR="002B5790" w:rsidRPr="002B5790">
        <w:rPr>
          <w:lang w:val="ru-RU"/>
        </w:rPr>
        <w:t xml:space="preserve"> </w:t>
      </w:r>
      <w:r w:rsidR="002B5790" w:rsidRPr="0094140F">
        <w:rPr>
          <w:lang w:val="ru-RU"/>
        </w:rPr>
        <w:t>[</w:t>
      </w:r>
      <w:proofErr w:type="spellStart"/>
      <w:r w:rsidR="002B5790" w:rsidRPr="0094140F">
        <w:rPr>
          <w:lang w:val="ru-RU"/>
        </w:rPr>
        <w:t>mana</w:t>
      </w:r>
      <w:proofErr w:type="spellEnd"/>
      <w:r w:rsidR="002B5790" w:rsidRPr="0094140F">
        <w:rPr>
          <w:lang w:val="ru-RU"/>
        </w:rPr>
        <w:t>]</w:t>
      </w:r>
      <w:r w:rsidR="002B5790">
        <w:rPr>
          <w:lang w:val="ru-RU"/>
        </w:rPr>
        <w:t xml:space="preserve"> </w:t>
      </w:r>
      <w:r w:rsidRPr="0010651D">
        <w:rPr>
          <w:lang w:val="ru-RU"/>
        </w:rPr>
        <w:t xml:space="preserve">+5 </w:t>
      </w:r>
      <w:r w:rsidR="002B5790" w:rsidRPr="0094140F">
        <w:rPr>
          <w:lang w:val="ru-RU"/>
        </w:rPr>
        <w:t>[</w:t>
      </w:r>
      <w:proofErr w:type="spellStart"/>
      <w:r w:rsidR="002B5790" w:rsidRPr="0094140F">
        <w:rPr>
          <w:lang w:val="ru-RU"/>
        </w:rPr>
        <w:t>food</w:t>
      </w:r>
      <w:proofErr w:type="spellEnd"/>
      <w:r w:rsidR="002B5790" w:rsidRPr="0094140F">
        <w:rPr>
          <w:lang w:val="ru-RU"/>
        </w:rPr>
        <w:t>]</w:t>
      </w:r>
      <w:r w:rsidR="002B5790">
        <w:t xml:space="preserve"> </w:t>
      </w:r>
      <w:r w:rsidRPr="0010651D">
        <w:rPr>
          <w:lang w:val="ru-RU"/>
        </w:rPr>
        <w:t>-&gt; +1</w:t>
      </w:r>
      <w:r w:rsidR="002B5790" w:rsidRPr="002B5790">
        <w:rPr>
          <w:lang w:val="ru-RU"/>
        </w:rPr>
        <w:t xml:space="preserve"> </w:t>
      </w:r>
      <w:r w:rsidR="002B5790" w:rsidRPr="0094140F">
        <w:rPr>
          <w:lang w:val="ru-RU"/>
        </w:rPr>
        <w:t>[</w:t>
      </w:r>
      <w:proofErr w:type="spellStart"/>
      <w:r w:rsidR="002B5790" w:rsidRPr="0094140F">
        <w:rPr>
          <w:lang w:val="ru-RU"/>
        </w:rPr>
        <w:t>mana</w:t>
      </w:r>
      <w:proofErr w:type="spellEnd"/>
      <w:r w:rsidR="002B5790" w:rsidRPr="0094140F">
        <w:rPr>
          <w:lang w:val="ru-RU"/>
        </w:rPr>
        <w:t>]</w:t>
      </w:r>
      <w:r w:rsidR="002B5790">
        <w:rPr>
          <w:lang w:val="ru-RU"/>
        </w:rPr>
        <w:t xml:space="preserve"> </w:t>
      </w:r>
      <w:r w:rsidRPr="0010651D">
        <w:rPr>
          <w:lang w:val="ru-RU"/>
        </w:rPr>
        <w:t xml:space="preserve">+1 </w:t>
      </w:r>
      <w:r w:rsidR="0094140F" w:rsidRPr="0094140F">
        <w:rPr>
          <w:lang w:val="ru-RU"/>
        </w:rPr>
        <w:t>[</w:t>
      </w:r>
      <w:proofErr w:type="spellStart"/>
      <w:r w:rsidR="0094140F" w:rsidRPr="0094140F">
        <w:rPr>
          <w:lang w:val="ru-RU"/>
        </w:rPr>
        <w:t>food</w:t>
      </w:r>
      <w:proofErr w:type="spellEnd"/>
      <w:r w:rsidR="0094140F" w:rsidRPr="0094140F">
        <w:rPr>
          <w:lang w:val="ru-RU"/>
        </w:rPr>
        <w:t>]</w:t>
      </w:r>
    </w:p>
    <w:p w14:paraId="5634FD6F" w14:textId="40EC2E66" w:rsidR="001E628C" w:rsidRDefault="00952440" w:rsidP="00206620">
      <w:pPr>
        <w:pStyle w:val="1"/>
        <w:rPr>
          <w:lang w:val="ru-RU"/>
        </w:rPr>
      </w:pPr>
      <w:r>
        <w:rPr>
          <w:lang w:val="ru-RU"/>
        </w:rPr>
        <w:t>Дерево империи</w:t>
      </w:r>
      <w:r w:rsidR="00276943">
        <w:rPr>
          <w:lang w:val="ru-RU"/>
        </w:rPr>
        <w:t xml:space="preserve"> (</w:t>
      </w:r>
      <w:r w:rsidR="00276943" w:rsidRPr="004E6676">
        <w:rPr>
          <w:lang w:val="ru-RU"/>
        </w:rPr>
        <w:t xml:space="preserve">Empire </w:t>
      </w:r>
      <w:proofErr w:type="spellStart"/>
      <w:r w:rsidR="00276943" w:rsidRPr="004E6676">
        <w:rPr>
          <w:lang w:val="ru-RU"/>
        </w:rPr>
        <w:t>Tree</w:t>
      </w:r>
      <w:proofErr w:type="spellEnd"/>
      <w:r w:rsidR="00276943">
        <w:rPr>
          <w:lang w:val="ru-RU"/>
        </w:rPr>
        <w:t>)</w:t>
      </w:r>
    </w:p>
    <w:p w14:paraId="7AFD0775" w14:textId="2EB184FB" w:rsidR="004D2126" w:rsidRPr="00C25E0C" w:rsidRDefault="004D2126" w:rsidP="00206620">
      <w:pPr>
        <w:pStyle w:val="21"/>
        <w:rPr>
          <w:lang w:val="ru-RU"/>
        </w:rPr>
      </w:pPr>
      <w:r>
        <w:rPr>
          <w:lang w:val="ru-RU"/>
        </w:rPr>
        <w:t>Общая ветка (</w:t>
      </w:r>
      <w:r>
        <w:t>General</w:t>
      </w:r>
      <w:r>
        <w:rPr>
          <w:lang w:val="ru-RU"/>
        </w:rPr>
        <w:t>)</w:t>
      </w:r>
    </w:p>
    <w:p w14:paraId="54D89650" w14:textId="22DF8B49" w:rsidR="00A928B4" w:rsidRPr="00C25E0C" w:rsidRDefault="00635811">
      <w:pPr>
        <w:pStyle w:val="a9"/>
        <w:numPr>
          <w:ilvl w:val="0"/>
          <w:numId w:val="12"/>
        </w:numPr>
        <w:rPr>
          <w:lang w:val="ru-RU"/>
        </w:rPr>
      </w:pPr>
      <w:r w:rsidRPr="00C25E0C">
        <w:rPr>
          <w:lang w:val="ru-RU"/>
        </w:rPr>
        <w:t xml:space="preserve">1 </w:t>
      </w:r>
      <w:r>
        <w:rPr>
          <w:lang w:val="ru-RU"/>
        </w:rPr>
        <w:t>позиция</w:t>
      </w:r>
      <w:r w:rsidRPr="00C25E0C">
        <w:rPr>
          <w:lang w:val="ru-RU"/>
        </w:rPr>
        <w:t xml:space="preserve"> - </w:t>
      </w:r>
      <w:r w:rsidR="00404D13" w:rsidRPr="00C25E0C">
        <w:rPr>
          <w:lang w:val="ru-RU"/>
        </w:rPr>
        <w:t>(15/100</w:t>
      </w:r>
      <w:r w:rsidR="00291C99" w:rsidRPr="00C25E0C">
        <w:rPr>
          <w:lang w:val="ru-RU"/>
        </w:rPr>
        <w:t>[</w:t>
      </w:r>
      <w:r w:rsidR="00291C99" w:rsidRPr="003246D9">
        <w:t>influence</w:t>
      </w:r>
      <w:r w:rsidR="00291C99" w:rsidRPr="00C25E0C">
        <w:rPr>
          <w:lang w:val="ru-RU"/>
        </w:rPr>
        <w:t xml:space="preserve">]): </w:t>
      </w:r>
      <w:r w:rsidR="00A57A22" w:rsidRPr="00C25E0C">
        <w:rPr>
          <w:lang w:val="ru-RU"/>
        </w:rPr>
        <w:t>Простое мореходство (</w:t>
      </w:r>
      <w:r w:rsidR="005E6032" w:rsidRPr="003246D9">
        <w:t>Basic</w:t>
      </w:r>
      <w:r w:rsidR="005E6032" w:rsidRPr="00C25E0C">
        <w:rPr>
          <w:lang w:val="ru-RU"/>
        </w:rPr>
        <w:t xml:space="preserve"> </w:t>
      </w:r>
      <w:r w:rsidR="005E6032" w:rsidRPr="003246D9">
        <w:t>Seafaring</w:t>
      </w:r>
      <w:r w:rsidR="00A57A22" w:rsidRPr="00C25E0C">
        <w:rPr>
          <w:lang w:val="ru-RU"/>
        </w:rPr>
        <w:t>)</w:t>
      </w:r>
    </w:p>
    <w:p w14:paraId="02417731" w14:textId="7E610FFA" w:rsidR="008B4727" w:rsidRPr="008B4727" w:rsidRDefault="00635811">
      <w:pPr>
        <w:pStyle w:val="a9"/>
        <w:numPr>
          <w:ilvl w:val="0"/>
          <w:numId w:val="12"/>
        </w:numPr>
      </w:pPr>
      <w:r>
        <w:rPr>
          <w:lang w:val="ru-RU"/>
        </w:rPr>
        <w:t>2</w:t>
      </w:r>
      <w:r w:rsidRPr="00635811">
        <w:t xml:space="preserve"> </w:t>
      </w:r>
      <w:r>
        <w:rPr>
          <w:lang w:val="ru-RU"/>
        </w:rPr>
        <w:t>позиция</w:t>
      </w:r>
      <w:r w:rsidRPr="00635811">
        <w:t xml:space="preserve"> - </w:t>
      </w:r>
      <w:r w:rsidR="008B4727" w:rsidRPr="003246D9">
        <w:t>(</w:t>
      </w:r>
      <w:r w:rsidR="008B4727" w:rsidRPr="00C64FF9">
        <w:t>40</w:t>
      </w:r>
      <w:r w:rsidR="008B4727">
        <w:t>/100</w:t>
      </w:r>
      <w:r w:rsidR="008B4727" w:rsidRPr="003246D9">
        <w:t>[influence]</w:t>
      </w:r>
      <w:r w:rsidR="008B4727">
        <w:t>):</w:t>
      </w:r>
      <w:r w:rsidR="007F6488" w:rsidRPr="00C64FF9">
        <w:t xml:space="preserve"> </w:t>
      </w:r>
      <w:r w:rsidR="007F6488" w:rsidRPr="007F6488">
        <w:rPr>
          <w:lang w:val="ru-RU"/>
        </w:rPr>
        <w:t>Приоритет</w:t>
      </w:r>
      <w:r w:rsidR="007F6488" w:rsidRPr="00C64FF9">
        <w:t xml:space="preserve"> </w:t>
      </w:r>
      <w:r w:rsidR="007F6488" w:rsidRPr="007F6488">
        <w:rPr>
          <w:lang w:val="ru-RU"/>
        </w:rPr>
        <w:t>дипломатии</w:t>
      </w:r>
      <w:r w:rsidR="000A382C" w:rsidRPr="00C64FF9">
        <w:t xml:space="preserve"> (</w:t>
      </w:r>
      <w:r w:rsidR="00C64FF9" w:rsidRPr="00C64FF9">
        <w:t>Diplomatic Focus</w:t>
      </w:r>
      <w:r w:rsidR="000A382C" w:rsidRPr="00C64FF9">
        <w:t>)</w:t>
      </w:r>
    </w:p>
    <w:p w14:paraId="424DD19E" w14:textId="59B90C47" w:rsidR="008B4727" w:rsidRPr="00635811" w:rsidRDefault="00635811">
      <w:pPr>
        <w:pStyle w:val="a9"/>
        <w:numPr>
          <w:ilvl w:val="0"/>
          <w:numId w:val="12"/>
        </w:numPr>
        <w:rPr>
          <w:lang w:val="ru-RU"/>
        </w:rPr>
      </w:pPr>
      <w:r>
        <w:rPr>
          <w:lang w:val="ru-RU"/>
        </w:rPr>
        <w:t>3</w:t>
      </w:r>
      <w:r>
        <w:t>A</w:t>
      </w:r>
      <w:r w:rsidRPr="00635811">
        <w:rPr>
          <w:lang w:val="ru-RU"/>
        </w:rPr>
        <w:t xml:space="preserve"> </w:t>
      </w:r>
      <w:r>
        <w:rPr>
          <w:lang w:val="ru-RU"/>
        </w:rPr>
        <w:t>позиция</w:t>
      </w:r>
      <w:r w:rsidRPr="00635811">
        <w:rPr>
          <w:lang w:val="ru-RU"/>
        </w:rPr>
        <w:t xml:space="preserve"> - </w:t>
      </w:r>
      <w:r w:rsidR="008B4727" w:rsidRPr="00635811">
        <w:rPr>
          <w:lang w:val="ru-RU"/>
        </w:rPr>
        <w:t>(60/1</w:t>
      </w:r>
      <w:r w:rsidR="002448D9" w:rsidRPr="00635811">
        <w:rPr>
          <w:lang w:val="ru-RU"/>
        </w:rPr>
        <w:t>25</w:t>
      </w:r>
      <w:r w:rsidR="008B4727" w:rsidRPr="00635811">
        <w:rPr>
          <w:lang w:val="ru-RU"/>
        </w:rPr>
        <w:t>[</w:t>
      </w:r>
      <w:r w:rsidR="008B4727" w:rsidRPr="003246D9">
        <w:t>influence</w:t>
      </w:r>
      <w:r w:rsidR="008B4727" w:rsidRPr="00635811">
        <w:rPr>
          <w:lang w:val="ru-RU"/>
        </w:rPr>
        <w:t>]):</w:t>
      </w:r>
      <w:r w:rsidR="007F6488" w:rsidRPr="00635811">
        <w:rPr>
          <w:lang w:val="ru-RU"/>
        </w:rPr>
        <w:t xml:space="preserve"> </w:t>
      </w:r>
      <w:r w:rsidR="007F6488" w:rsidRPr="007F6488">
        <w:rPr>
          <w:lang w:val="ru-RU"/>
        </w:rPr>
        <w:t>Строительство</w:t>
      </w:r>
      <w:r w:rsidR="007F6488" w:rsidRPr="00635811">
        <w:rPr>
          <w:lang w:val="ru-RU"/>
        </w:rPr>
        <w:t xml:space="preserve"> </w:t>
      </w:r>
      <w:r w:rsidR="007F6488" w:rsidRPr="007F6488">
        <w:rPr>
          <w:lang w:val="ru-RU"/>
        </w:rPr>
        <w:t>дорог</w:t>
      </w:r>
      <w:r w:rsidR="000A382C" w:rsidRPr="00635811">
        <w:rPr>
          <w:lang w:val="ru-RU"/>
        </w:rPr>
        <w:t xml:space="preserve"> (</w:t>
      </w:r>
      <w:r w:rsidR="00C64FF9" w:rsidRPr="00C64FF9">
        <w:t>Road</w:t>
      </w:r>
      <w:r w:rsidR="00C64FF9" w:rsidRPr="00635811">
        <w:rPr>
          <w:lang w:val="ru-RU"/>
        </w:rPr>
        <w:t xml:space="preserve"> </w:t>
      </w:r>
      <w:r w:rsidR="00C64FF9" w:rsidRPr="00C64FF9">
        <w:t>Building</w:t>
      </w:r>
      <w:r w:rsidR="000A382C" w:rsidRPr="00635811">
        <w:rPr>
          <w:lang w:val="ru-RU"/>
        </w:rPr>
        <w:t>)</w:t>
      </w:r>
    </w:p>
    <w:p w14:paraId="7AC95D63" w14:textId="3BB88A80" w:rsidR="008B4727" w:rsidRPr="008B4727" w:rsidRDefault="00635811">
      <w:pPr>
        <w:pStyle w:val="a9"/>
        <w:numPr>
          <w:ilvl w:val="0"/>
          <w:numId w:val="12"/>
        </w:numPr>
      </w:pPr>
      <w:proofErr w:type="spellStart"/>
      <w:r>
        <w:t>3B</w:t>
      </w:r>
      <w:proofErr w:type="spellEnd"/>
      <w:r w:rsidRPr="00635811">
        <w:t xml:space="preserve"> </w:t>
      </w:r>
      <w:r>
        <w:rPr>
          <w:lang w:val="ru-RU"/>
        </w:rPr>
        <w:t>позиция</w:t>
      </w:r>
      <w:r w:rsidRPr="00635811">
        <w:t xml:space="preserve"> - </w:t>
      </w:r>
      <w:r w:rsidR="008B4727" w:rsidRPr="003246D9">
        <w:t>(</w:t>
      </w:r>
      <w:r w:rsidR="008B4727" w:rsidRPr="00635811">
        <w:t>60</w:t>
      </w:r>
      <w:r w:rsidR="008B4727">
        <w:t>/1</w:t>
      </w:r>
      <w:r w:rsidR="002448D9" w:rsidRPr="00635811">
        <w:t>25</w:t>
      </w:r>
      <w:r w:rsidR="008B4727" w:rsidRPr="003246D9">
        <w:t>[influence]</w:t>
      </w:r>
      <w:r w:rsidR="008B4727">
        <w:t>):</w:t>
      </w:r>
      <w:r w:rsidR="007F6488" w:rsidRPr="00635811">
        <w:t xml:space="preserve"> </w:t>
      </w:r>
      <w:r w:rsidR="007F6488" w:rsidRPr="007F6488">
        <w:rPr>
          <w:lang w:val="ru-RU"/>
        </w:rPr>
        <w:t>Раскопки</w:t>
      </w:r>
      <w:r w:rsidR="000A382C" w:rsidRPr="00635811">
        <w:t xml:space="preserve"> (</w:t>
      </w:r>
      <w:r w:rsidR="00C64FF9" w:rsidRPr="00635811">
        <w:t>Excavation</w:t>
      </w:r>
      <w:r w:rsidR="000A382C" w:rsidRPr="00635811">
        <w:t>)</w:t>
      </w:r>
    </w:p>
    <w:p w14:paraId="3C5B28F3" w14:textId="4A5DEA3F" w:rsidR="008B4727" w:rsidRPr="00EE2019" w:rsidRDefault="00635811">
      <w:pPr>
        <w:pStyle w:val="a9"/>
        <w:numPr>
          <w:ilvl w:val="0"/>
          <w:numId w:val="12"/>
        </w:numPr>
      </w:pPr>
      <w:proofErr w:type="spellStart"/>
      <w:r>
        <w:t>4A</w:t>
      </w:r>
      <w:proofErr w:type="spellEnd"/>
      <w:r w:rsidRPr="00635811">
        <w:t xml:space="preserve"> </w:t>
      </w:r>
      <w:r>
        <w:rPr>
          <w:lang w:val="ru-RU"/>
        </w:rPr>
        <w:t>позиция</w:t>
      </w:r>
      <w:r w:rsidRPr="00635811">
        <w:t xml:space="preserve"> - </w:t>
      </w:r>
      <w:r w:rsidR="008B4727" w:rsidRPr="00EE2019">
        <w:t>(100/1</w:t>
      </w:r>
      <w:r w:rsidR="000922C6" w:rsidRPr="00EE2019">
        <w:t>25</w:t>
      </w:r>
      <w:r w:rsidR="008B4727" w:rsidRPr="00EE2019">
        <w:t>[</w:t>
      </w:r>
      <w:r w:rsidR="008B4727" w:rsidRPr="003246D9">
        <w:t>influence</w:t>
      </w:r>
      <w:r w:rsidR="008B4727" w:rsidRPr="00EE2019">
        <w:t>]):</w:t>
      </w:r>
      <w:r w:rsidR="007F6488" w:rsidRPr="00EE2019">
        <w:t xml:space="preserve"> </w:t>
      </w:r>
      <w:r w:rsidR="007F6488">
        <w:rPr>
          <w:lang w:val="ru-RU"/>
        </w:rPr>
        <w:t>Созд</w:t>
      </w:r>
      <w:r w:rsidR="00F94120">
        <w:rPr>
          <w:lang w:val="ru-RU"/>
        </w:rPr>
        <w:t>ан</w:t>
      </w:r>
      <w:r w:rsidR="00F94120" w:rsidRPr="00EE2019">
        <w:t xml:space="preserve"> - </w:t>
      </w:r>
      <w:r w:rsidR="007F6488" w:rsidRPr="007F6488">
        <w:rPr>
          <w:lang w:val="ru-RU"/>
        </w:rPr>
        <w:t>Жест</w:t>
      </w:r>
      <w:r w:rsidR="007F6488" w:rsidRPr="00EE2019">
        <w:t xml:space="preserve"> </w:t>
      </w:r>
      <w:r w:rsidR="007F6488" w:rsidRPr="007F6488">
        <w:rPr>
          <w:lang w:val="ru-RU"/>
        </w:rPr>
        <w:t>доброй</w:t>
      </w:r>
      <w:r w:rsidR="007F6488" w:rsidRPr="00EE2019">
        <w:t xml:space="preserve"> </w:t>
      </w:r>
      <w:r w:rsidR="007F6488" w:rsidRPr="007F6488">
        <w:rPr>
          <w:lang w:val="ru-RU"/>
        </w:rPr>
        <w:t>воли</w:t>
      </w:r>
      <w:r w:rsidR="00F94120" w:rsidRPr="00EE2019">
        <w:t xml:space="preserve"> (</w:t>
      </w:r>
      <w:r w:rsidR="00810836" w:rsidRPr="00EE2019">
        <w:t>Gesture of Goodwill</w:t>
      </w:r>
      <w:r w:rsidR="00F94120" w:rsidRPr="00EE2019">
        <w:t>)</w:t>
      </w:r>
    </w:p>
    <w:p w14:paraId="5393B1B5" w14:textId="1B00F208" w:rsidR="00CD4071" w:rsidRPr="00CD4071" w:rsidRDefault="00CD4071">
      <w:pPr>
        <w:pStyle w:val="a9"/>
        <w:numPr>
          <w:ilvl w:val="1"/>
          <w:numId w:val="12"/>
        </w:numPr>
        <w:rPr>
          <w:lang w:val="ru-RU"/>
        </w:rPr>
      </w:pPr>
      <w:r w:rsidRPr="00CD4071">
        <w:rPr>
          <w:lang w:val="ru-RU"/>
        </w:rPr>
        <w:t>Открывает заклинание - Жест доброй воли (</w:t>
      </w:r>
      <w:proofErr w:type="spellStart"/>
      <w:r w:rsidRPr="00CD4071">
        <w:rPr>
          <w:lang w:val="ru-RU"/>
        </w:rPr>
        <w:t>Gesture</w:t>
      </w:r>
      <w:proofErr w:type="spellEnd"/>
      <w:r w:rsidRPr="00CD4071">
        <w:rPr>
          <w:lang w:val="ru-RU"/>
        </w:rPr>
        <w:t xml:space="preserve"> </w:t>
      </w:r>
      <w:proofErr w:type="spellStart"/>
      <w:r w:rsidRPr="00CD4071">
        <w:rPr>
          <w:lang w:val="ru-RU"/>
        </w:rPr>
        <w:t>of</w:t>
      </w:r>
      <w:proofErr w:type="spellEnd"/>
      <w:r w:rsidRPr="00CD4071">
        <w:rPr>
          <w:lang w:val="ru-RU"/>
        </w:rPr>
        <w:t xml:space="preserve"> </w:t>
      </w:r>
      <w:proofErr w:type="spellStart"/>
      <w:r w:rsidRPr="00CD4071">
        <w:rPr>
          <w:lang w:val="ru-RU"/>
        </w:rPr>
        <w:t>Goodwill</w:t>
      </w:r>
      <w:proofErr w:type="spellEnd"/>
      <w:r w:rsidRPr="00CD4071">
        <w:rPr>
          <w:lang w:val="ru-RU"/>
        </w:rPr>
        <w:t>)</w:t>
      </w:r>
    </w:p>
    <w:p w14:paraId="641544A5" w14:textId="0F88A98D" w:rsidR="00CD4071" w:rsidRPr="00CD4071" w:rsidRDefault="00CD4071">
      <w:pPr>
        <w:pStyle w:val="a9"/>
        <w:numPr>
          <w:ilvl w:val="2"/>
          <w:numId w:val="12"/>
        </w:numPr>
        <w:rPr>
          <w:lang w:val="ru-RU"/>
        </w:rPr>
      </w:pPr>
      <w:r w:rsidRPr="00CD4071">
        <w:rPr>
          <w:lang w:val="ru-RU"/>
        </w:rPr>
        <w:t xml:space="preserve">цена использования 150 </w:t>
      </w:r>
      <w:r w:rsidR="0089409F" w:rsidRPr="0089409F">
        <w:rPr>
          <w:lang w:val="ru-RU"/>
        </w:rPr>
        <w:t>[</w:t>
      </w:r>
      <w:proofErr w:type="spellStart"/>
      <w:r w:rsidR="0089409F" w:rsidRPr="0089409F">
        <w:rPr>
          <w:lang w:val="ru-RU"/>
        </w:rPr>
        <w:t>gold</w:t>
      </w:r>
      <w:proofErr w:type="spellEnd"/>
      <w:r w:rsidR="0089409F" w:rsidRPr="0089409F">
        <w:rPr>
          <w:lang w:val="ru-RU"/>
        </w:rPr>
        <w:t>]</w:t>
      </w:r>
    </w:p>
    <w:p w14:paraId="1EF74A41" w14:textId="4A3947C9" w:rsidR="00CD4071" w:rsidRPr="00CD4071" w:rsidRDefault="00CD4071">
      <w:pPr>
        <w:pStyle w:val="a9"/>
        <w:numPr>
          <w:ilvl w:val="2"/>
          <w:numId w:val="12"/>
        </w:numPr>
        <w:rPr>
          <w:lang w:val="ru-RU"/>
        </w:rPr>
      </w:pPr>
      <w:r w:rsidRPr="00CD4071">
        <w:rPr>
          <w:lang w:val="ru-RU"/>
        </w:rPr>
        <w:t xml:space="preserve">при использовании дает игроку +10 </w:t>
      </w:r>
      <w:r w:rsidR="00626C09" w:rsidRPr="00626C09">
        <w:rPr>
          <w:lang w:val="ru-RU"/>
        </w:rPr>
        <w:t>[</w:t>
      </w:r>
      <w:proofErr w:type="spellStart"/>
      <w:r w:rsidR="00626C09" w:rsidRPr="00626C09">
        <w:rPr>
          <w:lang w:val="ru-RU"/>
        </w:rPr>
        <w:t>good</w:t>
      </w:r>
      <w:proofErr w:type="spellEnd"/>
      <w:r w:rsidR="00626C09" w:rsidRPr="00626C09">
        <w:rPr>
          <w:lang w:val="ru-RU"/>
        </w:rPr>
        <w:t>]</w:t>
      </w:r>
    </w:p>
    <w:p w14:paraId="0FE87110" w14:textId="77777777" w:rsidR="00CD4071" w:rsidRPr="00CD4071" w:rsidRDefault="00CD4071">
      <w:pPr>
        <w:pStyle w:val="a9"/>
        <w:numPr>
          <w:ilvl w:val="2"/>
          <w:numId w:val="12"/>
        </w:numPr>
        <w:rPr>
          <w:lang w:val="ru-RU"/>
        </w:rPr>
      </w:pPr>
      <w:r w:rsidRPr="00CD4071">
        <w:rPr>
          <w:lang w:val="ru-RU"/>
        </w:rPr>
        <w:t>после применения, заклинание блокируется на один ход</w:t>
      </w:r>
    </w:p>
    <w:p w14:paraId="79161184" w14:textId="67CC742D" w:rsidR="008B4727" w:rsidRPr="008B4727" w:rsidRDefault="00635811">
      <w:pPr>
        <w:pStyle w:val="a9"/>
        <w:numPr>
          <w:ilvl w:val="0"/>
          <w:numId w:val="12"/>
        </w:numPr>
      </w:pPr>
      <w:proofErr w:type="spellStart"/>
      <w:r>
        <w:t>4B</w:t>
      </w:r>
      <w:proofErr w:type="spellEnd"/>
      <w:r w:rsidRPr="00635811">
        <w:t xml:space="preserve"> </w:t>
      </w:r>
      <w:r>
        <w:rPr>
          <w:lang w:val="ru-RU"/>
        </w:rPr>
        <w:t>позиция</w:t>
      </w:r>
      <w:r w:rsidRPr="00635811">
        <w:t xml:space="preserve"> - </w:t>
      </w:r>
      <w:r w:rsidR="008B4727" w:rsidRPr="003246D9">
        <w:t>(</w:t>
      </w:r>
      <w:r w:rsidR="008B4727" w:rsidRPr="00141E9A">
        <w:t>100</w:t>
      </w:r>
      <w:r w:rsidR="008B4727">
        <w:t>/</w:t>
      </w:r>
      <w:r w:rsidR="002448D9" w:rsidRPr="00141E9A">
        <w:t>200</w:t>
      </w:r>
      <w:r w:rsidR="008B4727" w:rsidRPr="003246D9">
        <w:t>[influence]</w:t>
      </w:r>
      <w:r w:rsidR="008B4727">
        <w:t>):</w:t>
      </w:r>
      <w:r w:rsidR="00F94120" w:rsidRPr="00141E9A">
        <w:t xml:space="preserve"> </w:t>
      </w:r>
      <w:r w:rsidR="002C7C56" w:rsidRPr="002C7C56">
        <w:rPr>
          <w:lang w:val="ru-RU"/>
        </w:rPr>
        <w:t>Расширенная</w:t>
      </w:r>
      <w:r w:rsidR="002C7C56" w:rsidRPr="00141E9A">
        <w:t xml:space="preserve"> </w:t>
      </w:r>
      <w:r w:rsidR="002C7C56" w:rsidRPr="002C7C56">
        <w:rPr>
          <w:lang w:val="ru-RU"/>
        </w:rPr>
        <w:t>бюрократия</w:t>
      </w:r>
      <w:r w:rsidR="000A382C" w:rsidRPr="00141E9A">
        <w:t xml:space="preserve"> (</w:t>
      </w:r>
      <w:r w:rsidR="00C64FF9" w:rsidRPr="00141E9A">
        <w:t>Expanded Governance</w:t>
      </w:r>
      <w:r w:rsidR="000A382C" w:rsidRPr="00141E9A">
        <w:t>)</w:t>
      </w:r>
    </w:p>
    <w:p w14:paraId="0DADF551" w14:textId="0BD0F8E7" w:rsidR="008B4727" w:rsidRPr="008B4727" w:rsidRDefault="00172C8D">
      <w:pPr>
        <w:pStyle w:val="a9"/>
        <w:numPr>
          <w:ilvl w:val="0"/>
          <w:numId w:val="12"/>
        </w:numPr>
      </w:pPr>
      <w:r>
        <w:t>5</w:t>
      </w:r>
      <w:r w:rsidR="00635811" w:rsidRPr="00635811">
        <w:t xml:space="preserve"> </w:t>
      </w:r>
      <w:r w:rsidR="00635811">
        <w:rPr>
          <w:lang w:val="ru-RU"/>
        </w:rPr>
        <w:t>позиция</w:t>
      </w:r>
      <w:r w:rsidR="00635811" w:rsidRPr="00635811">
        <w:t xml:space="preserve"> - </w:t>
      </w:r>
      <w:r w:rsidR="008B4727" w:rsidRPr="003246D9">
        <w:t>(</w:t>
      </w:r>
      <w:r w:rsidR="008B4727" w:rsidRPr="00141E9A">
        <w:t>120</w:t>
      </w:r>
      <w:r w:rsidR="008B4727">
        <w:t>/</w:t>
      </w:r>
      <w:r w:rsidR="000922C6" w:rsidRPr="00141E9A">
        <w:t>1</w:t>
      </w:r>
      <w:r w:rsidR="00890AE4" w:rsidRPr="00141E9A">
        <w:t>7</w:t>
      </w:r>
      <w:r w:rsidR="000922C6" w:rsidRPr="00141E9A">
        <w:t>5</w:t>
      </w:r>
      <w:r w:rsidR="008B4727" w:rsidRPr="003246D9">
        <w:t>[influence]</w:t>
      </w:r>
      <w:r w:rsidR="008B4727">
        <w:t>):</w:t>
      </w:r>
      <w:r w:rsidR="002C7C56" w:rsidRPr="00141E9A">
        <w:t xml:space="preserve"> </w:t>
      </w:r>
      <w:r w:rsidR="002C7C56" w:rsidRPr="002C7C56">
        <w:rPr>
          <w:lang w:val="ru-RU"/>
        </w:rPr>
        <w:t>Обряд</w:t>
      </w:r>
      <w:r w:rsidR="002C7C56" w:rsidRPr="00141E9A">
        <w:t xml:space="preserve"> </w:t>
      </w:r>
      <w:r w:rsidR="002C7C56" w:rsidRPr="002C7C56">
        <w:rPr>
          <w:lang w:val="ru-RU"/>
        </w:rPr>
        <w:t>последнего</w:t>
      </w:r>
      <w:r w:rsidR="002C7C56" w:rsidRPr="00141E9A">
        <w:t xml:space="preserve"> </w:t>
      </w:r>
      <w:r w:rsidR="002C7C56" w:rsidRPr="002C7C56">
        <w:rPr>
          <w:lang w:val="ru-RU"/>
        </w:rPr>
        <w:t>боя</w:t>
      </w:r>
      <w:r w:rsidR="000A382C" w:rsidRPr="00141E9A">
        <w:t xml:space="preserve"> (</w:t>
      </w:r>
      <w:r w:rsidR="00141E9A" w:rsidRPr="00141E9A">
        <w:t>Rite of the Last Stand</w:t>
      </w:r>
      <w:r w:rsidR="000A382C" w:rsidRPr="00141E9A">
        <w:t>)</w:t>
      </w:r>
    </w:p>
    <w:p w14:paraId="5B7D09A6" w14:textId="19BBFF80" w:rsidR="008B4727" w:rsidRPr="00635811" w:rsidRDefault="00172C8D">
      <w:pPr>
        <w:pStyle w:val="a9"/>
        <w:numPr>
          <w:ilvl w:val="0"/>
          <w:numId w:val="12"/>
        </w:numPr>
        <w:rPr>
          <w:lang w:val="ru-RU"/>
        </w:rPr>
      </w:pPr>
      <w:r w:rsidRPr="00172C8D">
        <w:rPr>
          <w:lang w:val="ru-RU"/>
        </w:rPr>
        <w:t>6</w:t>
      </w:r>
      <w:r w:rsidR="00635811" w:rsidRPr="00635811">
        <w:rPr>
          <w:lang w:val="ru-RU"/>
        </w:rPr>
        <w:t xml:space="preserve"> </w:t>
      </w:r>
      <w:r w:rsidR="00635811">
        <w:rPr>
          <w:lang w:val="ru-RU"/>
        </w:rPr>
        <w:t>позиция</w:t>
      </w:r>
      <w:r w:rsidR="00635811" w:rsidRPr="00635811">
        <w:rPr>
          <w:lang w:val="ru-RU"/>
        </w:rPr>
        <w:t xml:space="preserve"> - </w:t>
      </w:r>
      <w:r w:rsidR="008B4727" w:rsidRPr="00635811">
        <w:rPr>
          <w:lang w:val="ru-RU"/>
        </w:rPr>
        <w:t>(160/</w:t>
      </w:r>
      <w:r w:rsidR="00890AE4" w:rsidRPr="00635811">
        <w:rPr>
          <w:lang w:val="ru-RU"/>
        </w:rPr>
        <w:t>15</w:t>
      </w:r>
      <w:r w:rsidR="008B4727" w:rsidRPr="00635811">
        <w:rPr>
          <w:lang w:val="ru-RU"/>
        </w:rPr>
        <w:t>0[</w:t>
      </w:r>
      <w:r w:rsidR="008B4727" w:rsidRPr="003246D9">
        <w:t>influence</w:t>
      </w:r>
      <w:r w:rsidR="008B4727" w:rsidRPr="00635811">
        <w:rPr>
          <w:lang w:val="ru-RU"/>
        </w:rPr>
        <w:t>]):</w:t>
      </w:r>
      <w:r w:rsidR="002C7C56" w:rsidRPr="00635811">
        <w:rPr>
          <w:lang w:val="ru-RU"/>
        </w:rPr>
        <w:t xml:space="preserve"> </w:t>
      </w:r>
      <w:r w:rsidR="002C7C56" w:rsidRPr="002C7C56">
        <w:rPr>
          <w:lang w:val="ru-RU"/>
        </w:rPr>
        <w:t>Специализация</w:t>
      </w:r>
      <w:r w:rsidR="002C7C56" w:rsidRPr="00635811">
        <w:rPr>
          <w:lang w:val="ru-RU"/>
        </w:rPr>
        <w:t xml:space="preserve"> </w:t>
      </w:r>
      <w:r w:rsidR="002C7C56" w:rsidRPr="002C7C56">
        <w:rPr>
          <w:lang w:val="ru-RU"/>
        </w:rPr>
        <w:t>на</w:t>
      </w:r>
      <w:r w:rsidR="002C7C56" w:rsidRPr="00635811">
        <w:rPr>
          <w:lang w:val="ru-RU"/>
        </w:rPr>
        <w:t xml:space="preserve"> </w:t>
      </w:r>
      <w:r w:rsidR="002C7C56" w:rsidRPr="002C7C56">
        <w:rPr>
          <w:lang w:val="ru-RU"/>
        </w:rPr>
        <w:t>осаде</w:t>
      </w:r>
      <w:r w:rsidR="000A382C" w:rsidRPr="00635811">
        <w:rPr>
          <w:lang w:val="ru-RU"/>
        </w:rPr>
        <w:t xml:space="preserve"> (</w:t>
      </w:r>
      <w:r w:rsidR="00141E9A" w:rsidRPr="00141E9A">
        <w:t>Siege</w:t>
      </w:r>
      <w:r w:rsidR="00141E9A" w:rsidRPr="00635811">
        <w:rPr>
          <w:lang w:val="ru-RU"/>
        </w:rPr>
        <w:t xml:space="preserve"> </w:t>
      </w:r>
      <w:r w:rsidR="00141E9A" w:rsidRPr="00141E9A">
        <w:t>Specialization</w:t>
      </w:r>
      <w:r w:rsidR="000A382C" w:rsidRPr="00635811">
        <w:rPr>
          <w:lang w:val="ru-RU"/>
        </w:rPr>
        <w:t>)</w:t>
      </w:r>
    </w:p>
    <w:p w14:paraId="0CE0FFE9" w14:textId="74F69ADD" w:rsidR="008B4727" w:rsidRDefault="00172C8D">
      <w:pPr>
        <w:pStyle w:val="a9"/>
        <w:numPr>
          <w:ilvl w:val="0"/>
          <w:numId w:val="12"/>
        </w:numPr>
      </w:pPr>
      <w:r>
        <w:t>7</w:t>
      </w:r>
      <w:r w:rsidR="00635811" w:rsidRPr="00635811">
        <w:t xml:space="preserve"> </w:t>
      </w:r>
      <w:r w:rsidR="00635811">
        <w:rPr>
          <w:lang w:val="ru-RU"/>
        </w:rPr>
        <w:t>позиция</w:t>
      </w:r>
      <w:r w:rsidR="00635811" w:rsidRPr="00635811">
        <w:t xml:space="preserve"> - </w:t>
      </w:r>
      <w:r w:rsidR="008B4727" w:rsidRPr="003246D9">
        <w:t>(</w:t>
      </w:r>
      <w:r w:rsidR="008B4727" w:rsidRPr="000C150D">
        <w:t>200</w:t>
      </w:r>
      <w:r w:rsidR="008B4727">
        <w:t>/1</w:t>
      </w:r>
      <w:r w:rsidR="00890AE4" w:rsidRPr="000C150D">
        <w:t>75</w:t>
      </w:r>
      <w:r w:rsidR="008B4727" w:rsidRPr="003246D9">
        <w:t>[influence]</w:t>
      </w:r>
      <w:r w:rsidR="008B4727">
        <w:t>):</w:t>
      </w:r>
      <w:r w:rsidR="002C7C56" w:rsidRPr="000C150D">
        <w:t xml:space="preserve"> </w:t>
      </w:r>
      <w:r w:rsidR="002C7C56" w:rsidRPr="002C7C56">
        <w:rPr>
          <w:lang w:val="ru-RU"/>
        </w:rPr>
        <w:t>Ускоренный</w:t>
      </w:r>
      <w:r w:rsidR="002C7C56" w:rsidRPr="000C150D">
        <w:t xml:space="preserve"> </w:t>
      </w:r>
      <w:r w:rsidR="002C7C56" w:rsidRPr="002C7C56">
        <w:rPr>
          <w:lang w:val="ru-RU"/>
        </w:rPr>
        <w:t>марш</w:t>
      </w:r>
      <w:r w:rsidR="000A382C" w:rsidRPr="000C150D">
        <w:t xml:space="preserve"> (</w:t>
      </w:r>
      <w:r w:rsidR="00141E9A" w:rsidRPr="000C150D">
        <w:t>Forced March</w:t>
      </w:r>
      <w:r w:rsidR="000A382C" w:rsidRPr="000C150D">
        <w:t>)</w:t>
      </w:r>
    </w:p>
    <w:p w14:paraId="0A711826" w14:textId="0E51EF41" w:rsidR="00FD550E" w:rsidRPr="00207EC1" w:rsidRDefault="00FD550E">
      <w:pPr>
        <w:pStyle w:val="a9"/>
        <w:numPr>
          <w:ilvl w:val="1"/>
          <w:numId w:val="12"/>
        </w:numPr>
      </w:pPr>
      <w:r>
        <w:rPr>
          <w:lang w:val="ru-RU"/>
        </w:rPr>
        <w:t xml:space="preserve">Ускоренный марш - </w:t>
      </w:r>
      <w:r w:rsidRPr="00FD550E">
        <w:t>Forced March</w:t>
      </w:r>
    </w:p>
    <w:p w14:paraId="1390E40F" w14:textId="36A5BDAD" w:rsidR="00207EC1" w:rsidRPr="00206620" w:rsidRDefault="00207EC1">
      <w:pPr>
        <w:pStyle w:val="a9"/>
        <w:numPr>
          <w:ilvl w:val="2"/>
          <w:numId w:val="12"/>
        </w:numPr>
        <w:rPr>
          <w:lang w:val="ru-RU"/>
        </w:rPr>
      </w:pPr>
      <w:r>
        <w:rPr>
          <w:lang w:val="ru-RU"/>
        </w:rPr>
        <w:t>Увеличена цена</w:t>
      </w:r>
      <w:r w:rsidR="00CD7AF4" w:rsidRPr="00CD7AF4">
        <w:rPr>
          <w:lang w:val="ru-RU"/>
        </w:rPr>
        <w:t xml:space="preserve"> </w:t>
      </w:r>
      <w:r w:rsidR="00CD7AF4">
        <w:rPr>
          <w:lang w:val="ru-RU"/>
        </w:rPr>
        <w:t>для каждого юнита</w:t>
      </w:r>
      <w:r>
        <w:rPr>
          <w:lang w:val="ru-RU"/>
        </w:rPr>
        <w:t xml:space="preserve"> 10 -</w:t>
      </w:r>
      <w:r w:rsidRPr="00206620">
        <w:rPr>
          <w:lang w:val="ru-RU"/>
        </w:rPr>
        <w:t>&gt; 20</w:t>
      </w:r>
      <w:r w:rsidR="005860A3" w:rsidRPr="00206620">
        <w:rPr>
          <w:lang w:val="ru-RU"/>
        </w:rPr>
        <w:t xml:space="preserve"> </w:t>
      </w:r>
      <w:r w:rsidR="00CD7AF4" w:rsidRPr="00206620">
        <w:rPr>
          <w:lang w:val="ru-RU"/>
        </w:rPr>
        <w:t>[</w:t>
      </w:r>
      <w:r w:rsidR="00CD7AF4" w:rsidRPr="00CD7AF4">
        <w:t>mana</w:t>
      </w:r>
      <w:r w:rsidR="00CD7AF4" w:rsidRPr="00206620">
        <w:rPr>
          <w:lang w:val="ru-RU"/>
        </w:rPr>
        <w:t>]</w:t>
      </w:r>
    </w:p>
    <w:p w14:paraId="2C7F4217" w14:textId="1EFB9948" w:rsidR="008B4727" w:rsidRPr="00C25E0C" w:rsidRDefault="00172C8D">
      <w:pPr>
        <w:pStyle w:val="a9"/>
        <w:numPr>
          <w:ilvl w:val="0"/>
          <w:numId w:val="12"/>
        </w:numPr>
        <w:rPr>
          <w:lang w:val="ru-RU"/>
        </w:rPr>
      </w:pPr>
      <w:r w:rsidRPr="00C25E0C">
        <w:rPr>
          <w:lang w:val="ru-RU"/>
        </w:rPr>
        <w:t>8</w:t>
      </w:r>
      <w:r w:rsidR="00635811" w:rsidRPr="00C25E0C">
        <w:rPr>
          <w:lang w:val="ru-RU"/>
        </w:rPr>
        <w:t xml:space="preserve"> </w:t>
      </w:r>
      <w:r w:rsidR="00635811">
        <w:rPr>
          <w:lang w:val="ru-RU"/>
        </w:rPr>
        <w:t>позиция</w:t>
      </w:r>
      <w:r w:rsidR="00635811" w:rsidRPr="00C25E0C">
        <w:rPr>
          <w:lang w:val="ru-RU"/>
        </w:rPr>
        <w:t xml:space="preserve"> - </w:t>
      </w:r>
      <w:r w:rsidR="008B4727" w:rsidRPr="00C25E0C">
        <w:rPr>
          <w:lang w:val="ru-RU"/>
        </w:rPr>
        <w:t>(300/1</w:t>
      </w:r>
      <w:r w:rsidR="00890AE4" w:rsidRPr="00C25E0C">
        <w:rPr>
          <w:lang w:val="ru-RU"/>
        </w:rPr>
        <w:t>75</w:t>
      </w:r>
      <w:r w:rsidR="008B4727" w:rsidRPr="00C25E0C">
        <w:rPr>
          <w:lang w:val="ru-RU"/>
        </w:rPr>
        <w:t>[</w:t>
      </w:r>
      <w:r w:rsidR="008B4727" w:rsidRPr="003246D9">
        <w:t>influence</w:t>
      </w:r>
      <w:r w:rsidR="008B4727" w:rsidRPr="00C25E0C">
        <w:rPr>
          <w:lang w:val="ru-RU"/>
        </w:rPr>
        <w:t>]):</w:t>
      </w:r>
      <w:r w:rsidR="00DE5C1D" w:rsidRPr="00C25E0C">
        <w:rPr>
          <w:lang w:val="ru-RU"/>
        </w:rPr>
        <w:t xml:space="preserve"> </w:t>
      </w:r>
      <w:r w:rsidR="00DE5C1D" w:rsidRPr="00DE5C1D">
        <w:rPr>
          <w:lang w:val="ru-RU"/>
        </w:rPr>
        <w:t>Инфраструктура</w:t>
      </w:r>
      <w:r w:rsidR="00DE5C1D" w:rsidRPr="00C25E0C">
        <w:rPr>
          <w:lang w:val="ru-RU"/>
        </w:rPr>
        <w:t xml:space="preserve"> </w:t>
      </w:r>
      <w:r w:rsidR="00DE5C1D" w:rsidRPr="00DE5C1D">
        <w:rPr>
          <w:lang w:val="ru-RU"/>
        </w:rPr>
        <w:t>для</w:t>
      </w:r>
      <w:r w:rsidR="00DE5C1D" w:rsidRPr="00C25E0C">
        <w:rPr>
          <w:lang w:val="ru-RU"/>
        </w:rPr>
        <w:t xml:space="preserve"> </w:t>
      </w:r>
      <w:r w:rsidR="00DE5C1D" w:rsidRPr="00DE5C1D">
        <w:rPr>
          <w:lang w:val="ru-RU"/>
        </w:rPr>
        <w:t>телепортации</w:t>
      </w:r>
      <w:r w:rsidR="000A382C" w:rsidRPr="00C25E0C">
        <w:rPr>
          <w:lang w:val="ru-RU"/>
        </w:rPr>
        <w:t xml:space="preserve"> (</w:t>
      </w:r>
      <w:r w:rsidR="000C150D" w:rsidRPr="000C150D">
        <w:t>Teleporter</w:t>
      </w:r>
      <w:r w:rsidR="000C150D" w:rsidRPr="00C25E0C">
        <w:rPr>
          <w:lang w:val="ru-RU"/>
        </w:rPr>
        <w:t xml:space="preserve"> </w:t>
      </w:r>
      <w:r w:rsidR="000C150D" w:rsidRPr="000C150D">
        <w:t>Infrastructure</w:t>
      </w:r>
      <w:r w:rsidR="000A382C" w:rsidRPr="00C25E0C">
        <w:rPr>
          <w:lang w:val="ru-RU"/>
        </w:rPr>
        <w:t>)</w:t>
      </w:r>
    </w:p>
    <w:p w14:paraId="2198EB74" w14:textId="296E0604" w:rsidR="008B4727" w:rsidRPr="000C150D" w:rsidRDefault="00172C8D">
      <w:pPr>
        <w:pStyle w:val="a9"/>
        <w:numPr>
          <w:ilvl w:val="0"/>
          <w:numId w:val="12"/>
        </w:numPr>
        <w:rPr>
          <w:lang w:val="ru-RU"/>
        </w:rPr>
      </w:pPr>
      <w:r w:rsidRPr="00172C8D">
        <w:rPr>
          <w:lang w:val="ru-RU"/>
        </w:rPr>
        <w:lastRenderedPageBreak/>
        <w:t>9</w:t>
      </w:r>
      <w:r w:rsidR="00635811" w:rsidRPr="00635811">
        <w:rPr>
          <w:lang w:val="ru-RU"/>
        </w:rPr>
        <w:t xml:space="preserve"> </w:t>
      </w:r>
      <w:r w:rsidR="00635811">
        <w:rPr>
          <w:lang w:val="ru-RU"/>
        </w:rPr>
        <w:t>позиция</w:t>
      </w:r>
      <w:r w:rsidR="00635811" w:rsidRPr="00635811">
        <w:rPr>
          <w:lang w:val="ru-RU"/>
        </w:rPr>
        <w:t xml:space="preserve"> - </w:t>
      </w:r>
      <w:r w:rsidR="008B4727" w:rsidRPr="000C150D">
        <w:rPr>
          <w:lang w:val="ru-RU"/>
        </w:rPr>
        <w:t>(</w:t>
      </w:r>
      <w:r w:rsidR="008B4727">
        <w:rPr>
          <w:lang w:val="ru-RU"/>
        </w:rPr>
        <w:t>400</w:t>
      </w:r>
      <w:r w:rsidR="008B4727" w:rsidRPr="000C150D">
        <w:rPr>
          <w:lang w:val="ru-RU"/>
        </w:rPr>
        <w:t>/</w:t>
      </w:r>
      <w:r w:rsidR="00890AE4">
        <w:rPr>
          <w:lang w:val="ru-RU"/>
        </w:rPr>
        <w:t>175</w:t>
      </w:r>
      <w:r w:rsidR="008B4727" w:rsidRPr="000C150D">
        <w:rPr>
          <w:lang w:val="ru-RU"/>
        </w:rPr>
        <w:t>[</w:t>
      </w:r>
      <w:r w:rsidR="008B4727" w:rsidRPr="003246D9">
        <w:t>influence</w:t>
      </w:r>
      <w:r w:rsidR="008B4727" w:rsidRPr="000C150D">
        <w:rPr>
          <w:lang w:val="ru-RU"/>
        </w:rPr>
        <w:t>]):</w:t>
      </w:r>
      <w:r w:rsidR="00DE5C1D">
        <w:rPr>
          <w:lang w:val="ru-RU"/>
        </w:rPr>
        <w:t xml:space="preserve"> </w:t>
      </w:r>
      <w:r w:rsidR="00DE5C1D" w:rsidRPr="00DE5C1D">
        <w:rPr>
          <w:lang w:val="ru-RU"/>
        </w:rPr>
        <w:t>Повышенная чувствительность</w:t>
      </w:r>
      <w:r w:rsidR="000A382C">
        <w:rPr>
          <w:lang w:val="ru-RU"/>
        </w:rPr>
        <w:t xml:space="preserve"> (</w:t>
      </w:r>
      <w:r w:rsidR="000C150D" w:rsidRPr="000C150D">
        <w:rPr>
          <w:lang w:val="ru-RU"/>
        </w:rPr>
        <w:t xml:space="preserve">Advanced </w:t>
      </w:r>
      <w:proofErr w:type="spellStart"/>
      <w:r w:rsidR="000C150D" w:rsidRPr="000C150D">
        <w:rPr>
          <w:lang w:val="ru-RU"/>
        </w:rPr>
        <w:t>Sensing</w:t>
      </w:r>
      <w:proofErr w:type="spellEnd"/>
      <w:r w:rsidR="000A382C">
        <w:rPr>
          <w:lang w:val="ru-RU"/>
        </w:rPr>
        <w:t>)</w:t>
      </w:r>
    </w:p>
    <w:p w14:paraId="1E188653" w14:textId="7CE99D05" w:rsidR="008B4727" w:rsidRPr="008B4727" w:rsidRDefault="00635811">
      <w:pPr>
        <w:pStyle w:val="a9"/>
        <w:numPr>
          <w:ilvl w:val="0"/>
          <w:numId w:val="12"/>
        </w:numPr>
      </w:pPr>
      <w:r w:rsidRPr="00635811">
        <w:t>1</w:t>
      </w:r>
      <w:r w:rsidR="00172C8D">
        <w:t>0</w:t>
      </w:r>
      <w:r w:rsidRPr="00635811">
        <w:t xml:space="preserve"> </w:t>
      </w:r>
      <w:r>
        <w:rPr>
          <w:lang w:val="ru-RU"/>
        </w:rPr>
        <w:t>позиция</w:t>
      </w:r>
      <w:r w:rsidRPr="00635811">
        <w:t xml:space="preserve"> - </w:t>
      </w:r>
      <w:r w:rsidR="008B4727" w:rsidRPr="003246D9">
        <w:t>(</w:t>
      </w:r>
      <w:r w:rsidR="008B4727" w:rsidRPr="000C150D">
        <w:t>500</w:t>
      </w:r>
      <w:r w:rsidR="008B4727">
        <w:t>/</w:t>
      </w:r>
      <w:r w:rsidR="00890AE4" w:rsidRPr="000C150D">
        <w:t>2</w:t>
      </w:r>
      <w:r w:rsidR="008B4727">
        <w:t>00</w:t>
      </w:r>
      <w:r w:rsidR="008B4727" w:rsidRPr="003246D9">
        <w:t>[influence]</w:t>
      </w:r>
      <w:r w:rsidR="008B4727">
        <w:t>):</w:t>
      </w:r>
      <w:r w:rsidR="00DE5C1D" w:rsidRPr="000C150D">
        <w:t xml:space="preserve"> </w:t>
      </w:r>
      <w:r w:rsidR="00DE5C1D" w:rsidRPr="00DE5C1D">
        <w:rPr>
          <w:lang w:val="ru-RU"/>
        </w:rPr>
        <w:t>Улучшенная</w:t>
      </w:r>
      <w:r w:rsidR="00DE5C1D" w:rsidRPr="000C150D">
        <w:t xml:space="preserve"> </w:t>
      </w:r>
      <w:r w:rsidR="00DE5C1D" w:rsidRPr="00DE5C1D">
        <w:rPr>
          <w:lang w:val="ru-RU"/>
        </w:rPr>
        <w:t>логистика</w:t>
      </w:r>
      <w:r w:rsidR="000A382C" w:rsidRPr="000C150D">
        <w:t xml:space="preserve"> (</w:t>
      </w:r>
      <w:r w:rsidR="000C150D" w:rsidRPr="000C150D">
        <w:t>Advanced Logistics</w:t>
      </w:r>
      <w:r w:rsidR="000A382C" w:rsidRPr="000C150D">
        <w:t>)</w:t>
      </w:r>
    </w:p>
    <w:p w14:paraId="10FC204A" w14:textId="259FFC12" w:rsidR="008B4727" w:rsidRPr="00635811" w:rsidRDefault="00635811">
      <w:pPr>
        <w:pStyle w:val="a9"/>
        <w:numPr>
          <w:ilvl w:val="0"/>
          <w:numId w:val="12"/>
        </w:numPr>
        <w:rPr>
          <w:lang w:val="ru-RU"/>
        </w:rPr>
      </w:pPr>
      <w:r w:rsidRPr="00635811">
        <w:rPr>
          <w:lang w:val="ru-RU"/>
        </w:rPr>
        <w:t>1</w:t>
      </w:r>
      <w:proofErr w:type="spellStart"/>
      <w:r w:rsidR="00172C8D">
        <w:t>1A</w:t>
      </w:r>
      <w:proofErr w:type="spellEnd"/>
      <w:r w:rsidRPr="00635811">
        <w:rPr>
          <w:lang w:val="ru-RU"/>
        </w:rPr>
        <w:t xml:space="preserve"> </w:t>
      </w:r>
      <w:r>
        <w:rPr>
          <w:lang w:val="ru-RU"/>
        </w:rPr>
        <w:t>позиция</w:t>
      </w:r>
      <w:r w:rsidRPr="00635811">
        <w:rPr>
          <w:lang w:val="ru-RU"/>
        </w:rPr>
        <w:t xml:space="preserve"> - </w:t>
      </w:r>
      <w:r w:rsidR="008B4727" w:rsidRPr="00635811">
        <w:rPr>
          <w:lang w:val="ru-RU"/>
        </w:rPr>
        <w:t>(600/</w:t>
      </w:r>
      <w:r w:rsidR="00890AE4" w:rsidRPr="00635811">
        <w:rPr>
          <w:lang w:val="ru-RU"/>
        </w:rPr>
        <w:t>25</w:t>
      </w:r>
      <w:r w:rsidR="008B4727" w:rsidRPr="00635811">
        <w:rPr>
          <w:lang w:val="ru-RU"/>
        </w:rPr>
        <w:t>0[</w:t>
      </w:r>
      <w:r w:rsidR="008B4727" w:rsidRPr="003246D9">
        <w:t>influence</w:t>
      </w:r>
      <w:r w:rsidR="008B4727" w:rsidRPr="00635811">
        <w:rPr>
          <w:lang w:val="ru-RU"/>
        </w:rPr>
        <w:t>]):</w:t>
      </w:r>
      <w:r w:rsidR="000A382C" w:rsidRPr="00635811">
        <w:rPr>
          <w:lang w:val="ru-RU"/>
        </w:rPr>
        <w:t xml:space="preserve"> </w:t>
      </w:r>
      <w:r w:rsidR="000A382C" w:rsidRPr="000A382C">
        <w:rPr>
          <w:lang w:val="ru-RU"/>
        </w:rPr>
        <w:t>Особая</w:t>
      </w:r>
      <w:r w:rsidR="000A382C" w:rsidRPr="00635811">
        <w:rPr>
          <w:lang w:val="ru-RU"/>
        </w:rPr>
        <w:t xml:space="preserve"> </w:t>
      </w:r>
      <w:r w:rsidR="000A382C" w:rsidRPr="000A382C">
        <w:rPr>
          <w:lang w:val="ru-RU"/>
        </w:rPr>
        <w:t>приверженность</w:t>
      </w:r>
      <w:r w:rsidR="000A382C" w:rsidRPr="00635811">
        <w:rPr>
          <w:lang w:val="ru-RU"/>
        </w:rPr>
        <w:t xml:space="preserve"> (</w:t>
      </w:r>
      <w:r w:rsidR="000C150D" w:rsidRPr="00635811">
        <w:t>Focused</w:t>
      </w:r>
      <w:r w:rsidR="000C150D" w:rsidRPr="00635811">
        <w:rPr>
          <w:lang w:val="ru-RU"/>
        </w:rPr>
        <w:t xml:space="preserve"> </w:t>
      </w:r>
      <w:r w:rsidR="000C150D" w:rsidRPr="00635811">
        <w:t>Affinity</w:t>
      </w:r>
      <w:r w:rsidR="000A382C" w:rsidRPr="00635811">
        <w:rPr>
          <w:lang w:val="ru-RU"/>
        </w:rPr>
        <w:t>)</w:t>
      </w:r>
    </w:p>
    <w:p w14:paraId="74DCC61C" w14:textId="664C9FC9" w:rsidR="008B4727" w:rsidRDefault="00635811">
      <w:pPr>
        <w:pStyle w:val="a9"/>
        <w:numPr>
          <w:ilvl w:val="0"/>
          <w:numId w:val="12"/>
        </w:numPr>
        <w:rPr>
          <w:lang w:val="ru-RU"/>
        </w:rPr>
      </w:pPr>
      <w:r w:rsidRPr="00635811">
        <w:rPr>
          <w:lang w:val="ru-RU"/>
        </w:rPr>
        <w:t>1</w:t>
      </w:r>
      <w:r w:rsidR="00172C8D" w:rsidRPr="00172C8D">
        <w:rPr>
          <w:lang w:val="ru-RU"/>
        </w:rPr>
        <w:t>1</w:t>
      </w:r>
      <w:r w:rsidR="00172C8D">
        <w:t>B</w:t>
      </w:r>
      <w:r w:rsidRPr="00635811">
        <w:rPr>
          <w:lang w:val="ru-RU"/>
        </w:rPr>
        <w:t xml:space="preserve"> </w:t>
      </w:r>
      <w:r>
        <w:rPr>
          <w:lang w:val="ru-RU"/>
        </w:rPr>
        <w:t>позиция</w:t>
      </w:r>
      <w:r w:rsidRPr="00635811">
        <w:rPr>
          <w:lang w:val="ru-RU"/>
        </w:rPr>
        <w:t xml:space="preserve"> - </w:t>
      </w:r>
      <w:r w:rsidR="008B4727" w:rsidRPr="00635811">
        <w:rPr>
          <w:lang w:val="ru-RU"/>
        </w:rPr>
        <w:t>(</w:t>
      </w:r>
      <w:r w:rsidR="008B4727">
        <w:rPr>
          <w:lang w:val="ru-RU"/>
        </w:rPr>
        <w:t>600</w:t>
      </w:r>
      <w:r w:rsidR="008B4727" w:rsidRPr="00635811">
        <w:rPr>
          <w:lang w:val="ru-RU"/>
        </w:rPr>
        <w:t>/</w:t>
      </w:r>
      <w:r w:rsidR="00890AE4">
        <w:rPr>
          <w:lang w:val="ru-RU"/>
        </w:rPr>
        <w:t>25</w:t>
      </w:r>
      <w:r w:rsidR="008B4727" w:rsidRPr="00635811">
        <w:rPr>
          <w:lang w:val="ru-RU"/>
        </w:rPr>
        <w:t>0[</w:t>
      </w:r>
      <w:r w:rsidR="008B4727" w:rsidRPr="003246D9">
        <w:t>influence</w:t>
      </w:r>
      <w:r w:rsidR="008B4727" w:rsidRPr="00635811">
        <w:rPr>
          <w:lang w:val="ru-RU"/>
        </w:rPr>
        <w:t>]):</w:t>
      </w:r>
      <w:r w:rsidR="000A382C">
        <w:rPr>
          <w:lang w:val="ru-RU"/>
        </w:rPr>
        <w:t xml:space="preserve"> </w:t>
      </w:r>
      <w:r w:rsidR="000A382C" w:rsidRPr="000A382C">
        <w:rPr>
          <w:lang w:val="ru-RU"/>
        </w:rPr>
        <w:t>Приверженность космосу</w:t>
      </w:r>
      <w:r w:rsidR="000A382C">
        <w:rPr>
          <w:lang w:val="ru-RU"/>
        </w:rPr>
        <w:t xml:space="preserve"> (</w:t>
      </w:r>
      <w:proofErr w:type="spellStart"/>
      <w:r w:rsidRPr="00635811">
        <w:rPr>
          <w:lang w:val="ru-RU"/>
        </w:rPr>
        <w:t>Cosmic</w:t>
      </w:r>
      <w:proofErr w:type="spellEnd"/>
      <w:r w:rsidRPr="00635811">
        <w:rPr>
          <w:lang w:val="ru-RU"/>
        </w:rPr>
        <w:t xml:space="preserve"> </w:t>
      </w:r>
      <w:proofErr w:type="spellStart"/>
      <w:r w:rsidRPr="00635811">
        <w:rPr>
          <w:lang w:val="ru-RU"/>
        </w:rPr>
        <w:t>Affinity</w:t>
      </w:r>
      <w:proofErr w:type="spellEnd"/>
      <w:r w:rsidR="000A382C">
        <w:rPr>
          <w:lang w:val="ru-RU"/>
        </w:rPr>
        <w:t>)</w:t>
      </w:r>
    </w:p>
    <w:p w14:paraId="0DB62D09" w14:textId="16CE7727" w:rsidR="009139E7" w:rsidRDefault="004A0DDA" w:rsidP="004A0DDA">
      <w:pPr>
        <w:pStyle w:val="21"/>
        <w:rPr>
          <w:lang w:val="ru-RU"/>
        </w:rPr>
      </w:pPr>
      <w:r>
        <w:rPr>
          <w:lang w:val="ru-RU"/>
        </w:rPr>
        <w:t>Приверженность</w:t>
      </w:r>
      <w:r w:rsidR="009139E7">
        <w:rPr>
          <w:lang w:val="ru-RU"/>
        </w:rPr>
        <w:t xml:space="preserve"> п</w:t>
      </w:r>
      <w:r w:rsidR="00656810">
        <w:rPr>
          <w:lang w:val="ru-RU"/>
        </w:rPr>
        <w:t>рироды (</w:t>
      </w:r>
      <w:r w:rsidRPr="004A0DDA">
        <w:rPr>
          <w:rFonts w:asciiTheme="minorHAnsi" w:hAnsiTheme="minorHAnsi"/>
          <w:lang w:val="ru-RU"/>
        </w:rPr>
        <w:t xml:space="preserve">Nature </w:t>
      </w:r>
      <w:proofErr w:type="spellStart"/>
      <w:r w:rsidRPr="004A0DDA">
        <w:rPr>
          <w:rFonts w:asciiTheme="minorHAnsi" w:hAnsiTheme="minorHAnsi"/>
          <w:lang w:val="ru-RU"/>
        </w:rPr>
        <w:t>Affinity</w:t>
      </w:r>
      <w:proofErr w:type="spellEnd"/>
      <w:r w:rsidR="00656810">
        <w:rPr>
          <w:lang w:val="ru-RU"/>
        </w:rPr>
        <w:t>)</w:t>
      </w:r>
    </w:p>
    <w:p w14:paraId="6B4CC002" w14:textId="176FC8CC" w:rsidR="004A0DDA" w:rsidRPr="00031445" w:rsidRDefault="00682D74" w:rsidP="00727B49">
      <w:pPr>
        <w:pStyle w:val="ae"/>
        <w:numPr>
          <w:ilvl w:val="0"/>
          <w:numId w:val="99"/>
        </w:numPr>
      </w:pPr>
      <w:r>
        <w:t>5</w:t>
      </w:r>
      <w:r>
        <w:rPr>
          <w:lang w:val="ru-RU"/>
        </w:rPr>
        <w:t>А</w:t>
      </w:r>
      <w:r w:rsidRPr="00635811">
        <w:t xml:space="preserve"> </w:t>
      </w:r>
      <w:r>
        <w:rPr>
          <w:lang w:val="ru-RU"/>
        </w:rPr>
        <w:t>позиция</w:t>
      </w:r>
      <w:r w:rsidRPr="00031445">
        <w:t xml:space="preserve"> - </w:t>
      </w:r>
      <w:r w:rsidR="009C6853" w:rsidRPr="003246D9">
        <w:t>(</w:t>
      </w:r>
      <w:r w:rsidR="005F5519" w:rsidRPr="00031445">
        <w:t>120</w:t>
      </w:r>
      <w:r w:rsidR="00047806" w:rsidRPr="00047806">
        <w:t>[nature]</w:t>
      </w:r>
      <w:r w:rsidR="009C6853">
        <w:t>/</w:t>
      </w:r>
      <w:r w:rsidR="009C6853" w:rsidRPr="000C150D">
        <w:t>2</w:t>
      </w:r>
      <w:r w:rsidR="009C6853">
        <w:t>00</w:t>
      </w:r>
      <w:r w:rsidR="009C6853" w:rsidRPr="003246D9">
        <w:t>[influence]</w:t>
      </w:r>
      <w:r w:rsidR="009C6853">
        <w:t>):</w:t>
      </w:r>
      <w:r w:rsidR="00031445" w:rsidRPr="00031445">
        <w:t xml:space="preserve"> </w:t>
      </w:r>
      <w:proofErr w:type="spellStart"/>
      <w:r w:rsidR="00031445" w:rsidRPr="00031445">
        <w:t>Адаптация</w:t>
      </w:r>
      <w:proofErr w:type="spellEnd"/>
      <w:r w:rsidR="00031445" w:rsidRPr="00031445">
        <w:t xml:space="preserve"> и </w:t>
      </w:r>
      <w:proofErr w:type="spellStart"/>
      <w:r w:rsidR="00031445" w:rsidRPr="00031445">
        <w:t>превозмогание</w:t>
      </w:r>
      <w:proofErr w:type="spellEnd"/>
      <w:r w:rsidR="00047806" w:rsidRPr="00031445">
        <w:t xml:space="preserve"> </w:t>
      </w:r>
      <w:r w:rsidR="00031445" w:rsidRPr="00031445">
        <w:t>(Adapt and Overcome)</w:t>
      </w:r>
    </w:p>
    <w:p w14:paraId="1411C89D" w14:textId="06CAE7A3" w:rsidR="00D66174" w:rsidRPr="00FE2C75" w:rsidRDefault="00031445" w:rsidP="00727B49">
      <w:pPr>
        <w:pStyle w:val="ae"/>
        <w:numPr>
          <w:ilvl w:val="1"/>
          <w:numId w:val="99"/>
        </w:numPr>
        <w:rPr>
          <w:lang w:val="ru-RU"/>
        </w:rPr>
      </w:pPr>
      <w:r>
        <w:rPr>
          <w:lang w:val="ru-RU"/>
        </w:rPr>
        <w:t xml:space="preserve">(Исправление) </w:t>
      </w:r>
      <w:r w:rsidR="00880E8B">
        <w:rPr>
          <w:lang w:val="ru-RU"/>
        </w:rPr>
        <w:t>Теперь не срабатывает при</w:t>
      </w:r>
      <w:r w:rsidR="0006291D">
        <w:rPr>
          <w:lang w:val="ru-RU"/>
        </w:rPr>
        <w:t xml:space="preserve"> эффект</w:t>
      </w:r>
      <w:r w:rsidR="00880E8B">
        <w:rPr>
          <w:lang w:val="ru-RU"/>
        </w:rPr>
        <w:t>е</w:t>
      </w:r>
      <w:r w:rsidR="0006291D">
        <w:rPr>
          <w:lang w:val="ru-RU"/>
        </w:rPr>
        <w:t xml:space="preserve"> Особенности облика</w:t>
      </w:r>
      <w:r w:rsidR="00880E8B">
        <w:rPr>
          <w:lang w:val="ru-RU"/>
        </w:rPr>
        <w:t xml:space="preserve"> (</w:t>
      </w:r>
      <w:r w:rsidR="002A06C1" w:rsidRPr="002A06C1">
        <w:rPr>
          <w:lang w:val="ru-RU"/>
        </w:rPr>
        <w:t xml:space="preserve">Form </w:t>
      </w:r>
      <w:proofErr w:type="spellStart"/>
      <w:r w:rsidR="002A06C1" w:rsidRPr="002A06C1">
        <w:rPr>
          <w:lang w:val="ru-RU"/>
        </w:rPr>
        <w:t>Trait</w:t>
      </w:r>
      <w:proofErr w:type="spellEnd"/>
      <w:r w:rsidR="00880E8B">
        <w:rPr>
          <w:lang w:val="ru-RU"/>
        </w:rPr>
        <w:t>)</w:t>
      </w:r>
      <w:r w:rsidR="0006291D">
        <w:rPr>
          <w:lang w:val="ru-RU"/>
        </w:rPr>
        <w:t xml:space="preserve"> </w:t>
      </w:r>
      <w:r w:rsidR="00057C8C">
        <w:rPr>
          <w:lang w:val="ru-RU"/>
        </w:rPr>
        <w:t>-</w:t>
      </w:r>
      <w:r w:rsidR="0006291D">
        <w:rPr>
          <w:lang w:val="ru-RU"/>
        </w:rPr>
        <w:t xml:space="preserve"> </w:t>
      </w:r>
      <w:r w:rsidR="00FE2C75" w:rsidRPr="00FE2C75">
        <w:rPr>
          <w:lang w:val="ru-RU"/>
        </w:rPr>
        <w:t xml:space="preserve">Беспечность </w:t>
      </w:r>
      <w:r w:rsidR="002A06C1">
        <w:rPr>
          <w:lang w:val="ru-RU"/>
        </w:rPr>
        <w:t>(</w:t>
      </w:r>
      <w:proofErr w:type="spellStart"/>
      <w:r w:rsidR="002A06C1" w:rsidRPr="002A06C1">
        <w:rPr>
          <w:lang w:val="ru-RU"/>
        </w:rPr>
        <w:t>Careless</w:t>
      </w:r>
      <w:proofErr w:type="spellEnd"/>
      <w:r w:rsidR="002A06C1">
        <w:rPr>
          <w:lang w:val="ru-RU"/>
        </w:rPr>
        <w:t>)</w:t>
      </w:r>
    </w:p>
    <w:p w14:paraId="7307C74F" w14:textId="2C34EFCE" w:rsidR="00D66174" w:rsidRPr="00A5487C" w:rsidRDefault="009C01FB" w:rsidP="00616ECF">
      <w:pPr>
        <w:pStyle w:val="1"/>
        <w:rPr>
          <w:lang w:val="ru-RU"/>
        </w:rPr>
      </w:pPr>
      <w:r>
        <w:rPr>
          <w:lang w:val="ru-RU"/>
        </w:rPr>
        <w:t>Правители</w:t>
      </w:r>
      <w:r w:rsidR="00616ECF">
        <w:rPr>
          <w:lang w:val="ru-RU"/>
        </w:rPr>
        <w:t xml:space="preserve"> (</w:t>
      </w:r>
      <w:r w:rsidR="000D7C32">
        <w:t>Rulers</w:t>
      </w:r>
      <w:r w:rsidR="00616ECF">
        <w:rPr>
          <w:lang w:val="ru-RU"/>
        </w:rPr>
        <w:t>)</w:t>
      </w:r>
    </w:p>
    <w:p w14:paraId="11AEC548" w14:textId="65C43218" w:rsidR="000D7C32" w:rsidRDefault="009B34FE" w:rsidP="00D7011D">
      <w:pPr>
        <w:pStyle w:val="21"/>
        <w:rPr>
          <w:lang w:val="ru-RU"/>
        </w:rPr>
      </w:pPr>
      <w:r w:rsidRPr="009139E7">
        <w:rPr>
          <w:lang w:val="ru-RU"/>
        </w:rPr>
        <w:t>[</w:t>
      </w:r>
      <w:r w:rsidRPr="009B34FE">
        <w:t>hero</w:t>
      </w:r>
      <w:r w:rsidRPr="009139E7">
        <w:rPr>
          <w:lang w:val="ru-RU"/>
        </w:rPr>
        <w:t>]</w:t>
      </w:r>
      <w:r>
        <w:rPr>
          <w:lang w:val="ru-RU"/>
        </w:rPr>
        <w:t xml:space="preserve"> </w:t>
      </w:r>
      <w:r w:rsidR="00A5487C">
        <w:rPr>
          <w:lang w:val="ru-RU"/>
        </w:rPr>
        <w:t>Чемпион (</w:t>
      </w:r>
      <w:r w:rsidR="00A5487C" w:rsidRPr="00A5487C">
        <w:t>Champion</w:t>
      </w:r>
      <w:r w:rsidR="00A5487C">
        <w:rPr>
          <w:lang w:val="ru-RU"/>
        </w:rPr>
        <w:t>)</w:t>
      </w:r>
    </w:p>
    <w:p w14:paraId="009CA177" w14:textId="06AF5753" w:rsidR="00D7011D" w:rsidRDefault="00657625">
      <w:pPr>
        <w:pStyle w:val="a9"/>
        <w:numPr>
          <w:ilvl w:val="0"/>
          <w:numId w:val="32"/>
        </w:numPr>
        <w:rPr>
          <w:lang w:val="ru-RU"/>
        </w:rPr>
      </w:pPr>
      <w:r>
        <w:rPr>
          <w:lang w:val="ru-RU"/>
        </w:rPr>
        <w:t>Добавле</w:t>
      </w:r>
      <w:r w:rsidR="0085526B">
        <w:rPr>
          <w:lang w:val="ru-RU"/>
        </w:rPr>
        <w:t>ны глобальные бонусы</w:t>
      </w:r>
    </w:p>
    <w:p w14:paraId="10EB838E" w14:textId="31B53AED" w:rsidR="0085526B" w:rsidRPr="0085526B" w:rsidRDefault="0085526B">
      <w:pPr>
        <w:pStyle w:val="a9"/>
        <w:numPr>
          <w:ilvl w:val="1"/>
          <w:numId w:val="32"/>
        </w:numPr>
        <w:rPr>
          <w:lang w:val="ru-RU"/>
        </w:rPr>
      </w:pPr>
      <w:r w:rsidRPr="0085526B">
        <w:rPr>
          <w:lang w:val="ru-RU"/>
        </w:rPr>
        <w:t>+10%</w:t>
      </w:r>
      <w:r w:rsidR="00D8025E">
        <w:rPr>
          <w:lang w:val="ru-RU"/>
        </w:rPr>
        <w:t xml:space="preserve"> </w:t>
      </w:r>
      <w:r w:rsidR="00F13A18" w:rsidRPr="00F13A18">
        <w:rPr>
          <w:lang w:val="ru-RU"/>
        </w:rPr>
        <w:t>[</w:t>
      </w:r>
      <w:proofErr w:type="spellStart"/>
      <w:r w:rsidR="00F13A18" w:rsidRPr="00F13A18">
        <w:rPr>
          <w:lang w:val="ru-RU"/>
        </w:rPr>
        <w:t>gold</w:t>
      </w:r>
      <w:proofErr w:type="spellEnd"/>
      <w:r w:rsidR="00F13A18" w:rsidRPr="00F13A18">
        <w:rPr>
          <w:lang w:val="ru-RU"/>
        </w:rPr>
        <w:t>]</w:t>
      </w:r>
      <w:r w:rsidR="00F13A18">
        <w:rPr>
          <w:lang w:val="ru-RU"/>
        </w:rPr>
        <w:t xml:space="preserve"> </w:t>
      </w:r>
      <w:r w:rsidRPr="0085526B">
        <w:rPr>
          <w:lang w:val="ru-RU"/>
        </w:rPr>
        <w:t>во все города</w:t>
      </w:r>
    </w:p>
    <w:p w14:paraId="36228B2B" w14:textId="344BD54F" w:rsidR="0085526B" w:rsidRPr="0085526B" w:rsidRDefault="0085526B">
      <w:pPr>
        <w:pStyle w:val="a9"/>
        <w:numPr>
          <w:ilvl w:val="1"/>
          <w:numId w:val="32"/>
        </w:numPr>
        <w:rPr>
          <w:lang w:val="ru-RU"/>
        </w:rPr>
      </w:pPr>
      <w:r w:rsidRPr="0085526B">
        <w:rPr>
          <w:lang w:val="ru-RU"/>
        </w:rPr>
        <w:t>+20</w:t>
      </w:r>
      <w:r w:rsidR="00D8025E">
        <w:rPr>
          <w:lang w:val="ru-RU"/>
        </w:rPr>
        <w:t xml:space="preserve"> </w:t>
      </w:r>
      <w:r w:rsidR="00D8025E" w:rsidRPr="00D8025E">
        <w:rPr>
          <w:lang w:val="ru-RU"/>
        </w:rPr>
        <w:t>[</w:t>
      </w:r>
      <w:proofErr w:type="spellStart"/>
      <w:r w:rsidR="00D8025E" w:rsidRPr="00D8025E">
        <w:rPr>
          <w:lang w:val="ru-RU"/>
        </w:rPr>
        <w:t>happiness</w:t>
      </w:r>
      <w:proofErr w:type="spellEnd"/>
      <w:r w:rsidR="00D8025E" w:rsidRPr="00D8025E">
        <w:rPr>
          <w:lang w:val="ru-RU"/>
        </w:rPr>
        <w:t>]</w:t>
      </w:r>
      <w:r w:rsidR="00D8025E">
        <w:rPr>
          <w:lang w:val="ru-RU"/>
        </w:rPr>
        <w:t xml:space="preserve"> </w:t>
      </w:r>
      <w:r w:rsidRPr="0085526B">
        <w:rPr>
          <w:lang w:val="ru-RU"/>
        </w:rPr>
        <w:t>во всех городах</w:t>
      </w:r>
    </w:p>
    <w:p w14:paraId="7DCDCA42" w14:textId="06351C96" w:rsidR="0085526B" w:rsidRDefault="0085526B">
      <w:pPr>
        <w:pStyle w:val="a9"/>
        <w:numPr>
          <w:ilvl w:val="1"/>
          <w:numId w:val="32"/>
        </w:numPr>
        <w:rPr>
          <w:lang w:val="ru-RU"/>
        </w:rPr>
      </w:pPr>
      <w:r w:rsidRPr="0085526B">
        <w:rPr>
          <w:lang w:val="ru-RU"/>
        </w:rPr>
        <w:t xml:space="preserve">+20 </w:t>
      </w:r>
      <w:r w:rsidR="00082B2D" w:rsidRPr="00082B2D">
        <w:rPr>
          <w:lang w:val="ru-RU"/>
        </w:rPr>
        <w:t>[</w:t>
      </w:r>
      <w:proofErr w:type="spellStart"/>
      <w:r w:rsidR="00082B2D" w:rsidRPr="00082B2D">
        <w:rPr>
          <w:lang w:val="ru-RU"/>
        </w:rPr>
        <w:t>draft</w:t>
      </w:r>
      <w:proofErr w:type="spellEnd"/>
      <w:r w:rsidR="00082B2D" w:rsidRPr="00082B2D">
        <w:rPr>
          <w:lang w:val="ru-RU"/>
        </w:rPr>
        <w:t>]</w:t>
      </w:r>
      <w:r w:rsidR="00082B2D">
        <w:rPr>
          <w:lang w:val="ru-RU"/>
        </w:rPr>
        <w:t xml:space="preserve"> </w:t>
      </w:r>
      <w:r w:rsidRPr="0085526B">
        <w:rPr>
          <w:lang w:val="ru-RU"/>
        </w:rPr>
        <w:t>в тронный город</w:t>
      </w:r>
    </w:p>
    <w:p w14:paraId="284E590B" w14:textId="0FB5CB12" w:rsidR="00082B2D" w:rsidRDefault="00EF0FAB">
      <w:pPr>
        <w:pStyle w:val="a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Активная способность - </w:t>
      </w:r>
      <w:r w:rsidRPr="00EF0FAB">
        <w:rPr>
          <w:lang w:val="ru-RU"/>
        </w:rPr>
        <w:t>Командование (Command)</w:t>
      </w:r>
    </w:p>
    <w:p w14:paraId="2C7A8861" w14:textId="1EDC1ACD" w:rsidR="00EF0FAB" w:rsidRPr="00E61CD5" w:rsidRDefault="00E8764B">
      <w:pPr>
        <w:pStyle w:val="a9"/>
        <w:numPr>
          <w:ilvl w:val="1"/>
          <w:numId w:val="32"/>
        </w:numPr>
        <w:rPr>
          <w:lang w:val="ru-RU"/>
        </w:rPr>
      </w:pPr>
      <w:r>
        <w:rPr>
          <w:lang w:val="ru-RU"/>
        </w:rPr>
        <w:t>Время восстановления</w:t>
      </w:r>
      <w:r w:rsidR="00E61CD5">
        <w:rPr>
          <w:lang w:val="ru-RU"/>
        </w:rPr>
        <w:t xml:space="preserve"> 2 -</w:t>
      </w:r>
      <w:r w:rsidR="00E61CD5">
        <w:t>&gt; 1</w:t>
      </w:r>
      <w:r>
        <w:rPr>
          <w:lang w:val="ru-RU"/>
        </w:rPr>
        <w:t xml:space="preserve"> </w:t>
      </w:r>
      <w:r w:rsidR="0009300F" w:rsidRPr="0009300F">
        <w:rPr>
          <w:lang w:val="ru-RU"/>
        </w:rPr>
        <w:t>[</w:t>
      </w:r>
      <w:proofErr w:type="spellStart"/>
      <w:r w:rsidR="0009300F" w:rsidRPr="0009300F">
        <w:rPr>
          <w:lang w:val="ru-RU"/>
        </w:rPr>
        <w:t>turn</w:t>
      </w:r>
      <w:proofErr w:type="spellEnd"/>
      <w:r w:rsidR="0009300F" w:rsidRPr="0009300F">
        <w:rPr>
          <w:lang w:val="ru-RU"/>
        </w:rPr>
        <w:t>]</w:t>
      </w:r>
    </w:p>
    <w:p w14:paraId="0B574AE7" w14:textId="4C3C22B1" w:rsidR="00E61CD5" w:rsidRDefault="00E61CD5">
      <w:pPr>
        <w:pStyle w:val="a9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="0061303F" w:rsidRPr="0061303F">
        <w:rPr>
          <w:lang w:val="ru-RU"/>
        </w:rPr>
        <w:t xml:space="preserve"> Решительное </w:t>
      </w:r>
      <w:r w:rsidR="0061303F">
        <w:rPr>
          <w:lang w:val="ru-RU"/>
        </w:rPr>
        <w:t>к</w:t>
      </w:r>
      <w:r w:rsidR="0061303F" w:rsidRPr="0061303F">
        <w:rPr>
          <w:lang w:val="ru-RU"/>
        </w:rPr>
        <w:t>омандование (</w:t>
      </w:r>
      <w:r w:rsidR="0061303F" w:rsidRPr="0061303F">
        <w:t>Decisive</w:t>
      </w:r>
      <w:r w:rsidR="0061303F" w:rsidRPr="0061303F">
        <w:rPr>
          <w:lang w:val="ru-RU"/>
        </w:rPr>
        <w:t xml:space="preserve"> </w:t>
      </w:r>
      <w:r w:rsidR="0061303F" w:rsidRPr="0061303F">
        <w:t>Command</w:t>
      </w:r>
      <w:r w:rsidR="0061303F" w:rsidRPr="0061303F">
        <w:rPr>
          <w:lang w:val="ru-RU"/>
        </w:rPr>
        <w:t>)</w:t>
      </w:r>
    </w:p>
    <w:p w14:paraId="217A69B4" w14:textId="3D2DF500" w:rsidR="0061303F" w:rsidRPr="0061303F" w:rsidRDefault="0061303F">
      <w:pPr>
        <w:pStyle w:val="a9"/>
        <w:numPr>
          <w:ilvl w:val="1"/>
          <w:numId w:val="32"/>
        </w:numPr>
        <w:rPr>
          <w:lang w:val="ru-RU"/>
        </w:rPr>
      </w:pPr>
      <w:r>
        <w:rPr>
          <w:lang w:val="ru-RU"/>
        </w:rPr>
        <w:t>Время восстановления 2 -</w:t>
      </w:r>
      <w:r>
        <w:t>&gt; 1</w:t>
      </w:r>
      <w:r>
        <w:rPr>
          <w:lang w:val="ru-RU"/>
        </w:rPr>
        <w:t xml:space="preserve"> </w:t>
      </w:r>
      <w:r w:rsidRPr="0009300F">
        <w:rPr>
          <w:lang w:val="ru-RU"/>
        </w:rPr>
        <w:t>[</w:t>
      </w:r>
      <w:proofErr w:type="spellStart"/>
      <w:r w:rsidRPr="0009300F">
        <w:rPr>
          <w:lang w:val="ru-RU"/>
        </w:rPr>
        <w:t>turn</w:t>
      </w:r>
      <w:proofErr w:type="spellEnd"/>
      <w:r w:rsidRPr="0009300F">
        <w:rPr>
          <w:lang w:val="ru-RU"/>
        </w:rPr>
        <w:t>]</w:t>
      </w:r>
    </w:p>
    <w:p w14:paraId="523DDD46" w14:textId="3A0BC022" w:rsidR="00E61CD5" w:rsidRDefault="00E61CD5">
      <w:pPr>
        <w:pStyle w:val="a9"/>
        <w:numPr>
          <w:ilvl w:val="0"/>
          <w:numId w:val="32"/>
        </w:numPr>
        <w:rPr>
          <w:lang w:val="ru-RU"/>
        </w:rPr>
      </w:pPr>
      <w:r>
        <w:rPr>
          <w:lang w:val="ru-RU"/>
        </w:rPr>
        <w:t>Активная способность -</w:t>
      </w:r>
      <w:r w:rsidR="001B144C">
        <w:rPr>
          <w:lang w:val="ru-RU"/>
        </w:rPr>
        <w:t xml:space="preserve"> К</w:t>
      </w:r>
      <w:r w:rsidR="001B144C" w:rsidRPr="001B144C">
        <w:rPr>
          <w:lang w:val="ru-RU"/>
        </w:rPr>
        <w:t>оординированное командование (</w:t>
      </w:r>
      <w:proofErr w:type="spellStart"/>
      <w:r w:rsidR="001B144C" w:rsidRPr="001B144C">
        <w:rPr>
          <w:lang w:val="ru-RU"/>
        </w:rPr>
        <w:t>Coordinated</w:t>
      </w:r>
      <w:proofErr w:type="spellEnd"/>
      <w:r w:rsidR="001B144C" w:rsidRPr="001B144C">
        <w:rPr>
          <w:lang w:val="ru-RU"/>
        </w:rPr>
        <w:t xml:space="preserve"> Command)</w:t>
      </w:r>
    </w:p>
    <w:p w14:paraId="608AE618" w14:textId="77777777" w:rsidR="001B144C" w:rsidRPr="0061303F" w:rsidRDefault="001B144C">
      <w:pPr>
        <w:pStyle w:val="a9"/>
        <w:numPr>
          <w:ilvl w:val="1"/>
          <w:numId w:val="32"/>
        </w:numPr>
        <w:rPr>
          <w:lang w:val="ru-RU"/>
        </w:rPr>
      </w:pPr>
      <w:r>
        <w:rPr>
          <w:lang w:val="ru-RU"/>
        </w:rPr>
        <w:t>Время восстановления 2 -</w:t>
      </w:r>
      <w:r>
        <w:t>&gt; 1</w:t>
      </w:r>
      <w:r>
        <w:rPr>
          <w:lang w:val="ru-RU"/>
        </w:rPr>
        <w:t xml:space="preserve"> </w:t>
      </w:r>
      <w:r w:rsidRPr="0009300F">
        <w:rPr>
          <w:lang w:val="ru-RU"/>
        </w:rPr>
        <w:t>[</w:t>
      </w:r>
      <w:proofErr w:type="spellStart"/>
      <w:r w:rsidRPr="0009300F">
        <w:rPr>
          <w:lang w:val="ru-RU"/>
        </w:rPr>
        <w:t>turn</w:t>
      </w:r>
      <w:proofErr w:type="spellEnd"/>
      <w:r w:rsidRPr="0009300F">
        <w:rPr>
          <w:lang w:val="ru-RU"/>
        </w:rPr>
        <w:t>]</w:t>
      </w:r>
    </w:p>
    <w:p w14:paraId="64901665" w14:textId="3DBE31CD" w:rsidR="001B144C" w:rsidRDefault="004311A9">
      <w:pPr>
        <w:pStyle w:val="a9"/>
        <w:numPr>
          <w:ilvl w:val="1"/>
          <w:numId w:val="32"/>
        </w:numPr>
        <w:rPr>
          <w:lang w:val="ru-RU"/>
        </w:rPr>
      </w:pPr>
      <w:r w:rsidRPr="004311A9">
        <w:rPr>
          <w:lang w:val="ru-RU"/>
        </w:rPr>
        <w:t>После использования встает в защитную позицию</w:t>
      </w:r>
    </w:p>
    <w:p w14:paraId="1B2A4599" w14:textId="43E1FA9A" w:rsidR="0085526B" w:rsidRDefault="00E25650" w:rsidP="00302FB0">
      <w:pPr>
        <w:pStyle w:val="21"/>
        <w:rPr>
          <w:lang w:val="ru-RU"/>
        </w:rPr>
      </w:pPr>
      <w:r w:rsidRPr="00E25650">
        <w:rPr>
          <w:lang w:val="ru-RU"/>
        </w:rPr>
        <w:t>[</w:t>
      </w:r>
      <w:proofErr w:type="spellStart"/>
      <w:r w:rsidRPr="00E25650">
        <w:t>wizardking</w:t>
      </w:r>
      <w:proofErr w:type="spellEnd"/>
      <w:r w:rsidRPr="00E25650">
        <w:rPr>
          <w:lang w:val="ru-RU"/>
        </w:rPr>
        <w:t>]</w:t>
      </w:r>
      <w:r>
        <w:rPr>
          <w:lang w:val="ru-RU"/>
        </w:rPr>
        <w:t xml:space="preserve"> </w:t>
      </w:r>
      <w:r w:rsidR="00302FB0">
        <w:rPr>
          <w:lang w:val="ru-RU"/>
        </w:rPr>
        <w:t>Король Волшебник (</w:t>
      </w:r>
      <w:r w:rsidR="00302FB0" w:rsidRPr="00302FB0">
        <w:t>Wizard</w:t>
      </w:r>
      <w:r w:rsidR="00302FB0" w:rsidRPr="00E25650">
        <w:rPr>
          <w:lang w:val="ru-RU"/>
        </w:rPr>
        <w:t xml:space="preserve"> </w:t>
      </w:r>
      <w:r w:rsidR="00302FB0" w:rsidRPr="00302FB0">
        <w:t>King</w:t>
      </w:r>
      <w:r w:rsidR="00302FB0">
        <w:rPr>
          <w:lang w:val="ru-RU"/>
        </w:rPr>
        <w:t>)</w:t>
      </w:r>
    </w:p>
    <w:p w14:paraId="3387FCA1" w14:textId="6FD6BE67" w:rsidR="00302FB0" w:rsidRDefault="00E37FA2">
      <w:pPr>
        <w:pStyle w:val="a9"/>
        <w:numPr>
          <w:ilvl w:val="0"/>
          <w:numId w:val="33"/>
        </w:numPr>
        <w:rPr>
          <w:lang w:val="ru-RU"/>
        </w:rPr>
      </w:pPr>
      <w:r>
        <w:rPr>
          <w:lang w:val="ru-RU"/>
        </w:rPr>
        <w:t>Глобальные бонусы</w:t>
      </w:r>
    </w:p>
    <w:p w14:paraId="0887CC9C" w14:textId="45590E99" w:rsidR="00140A69" w:rsidRDefault="00634E74">
      <w:pPr>
        <w:pStyle w:val="a9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Бонус в городах от </w:t>
      </w:r>
      <w:r w:rsidR="000A7923" w:rsidRPr="000A7923">
        <w:rPr>
          <w:lang w:val="ru-RU"/>
        </w:rPr>
        <w:t>[</w:t>
      </w:r>
      <w:proofErr w:type="spellStart"/>
      <w:r w:rsidR="000A7923" w:rsidRPr="000A7923">
        <w:rPr>
          <w:lang w:val="ru-RU"/>
        </w:rPr>
        <w:t>portal</w:t>
      </w:r>
      <w:proofErr w:type="spellEnd"/>
      <w:r w:rsidR="000A7923" w:rsidRPr="000A7923">
        <w:rPr>
          <w:lang w:val="ru-RU"/>
        </w:rPr>
        <w:t>]</w:t>
      </w:r>
    </w:p>
    <w:p w14:paraId="24A93E17" w14:textId="3668D337" w:rsidR="009952DF" w:rsidRPr="00A507FA" w:rsidRDefault="009952DF">
      <w:pPr>
        <w:pStyle w:val="a9"/>
        <w:numPr>
          <w:ilvl w:val="2"/>
          <w:numId w:val="33"/>
        </w:numPr>
        <w:rPr>
          <w:lang w:val="ru-RU"/>
        </w:rPr>
      </w:pPr>
      <w:r>
        <w:rPr>
          <w:lang w:val="ru-RU"/>
        </w:rPr>
        <w:t>+2 -</w:t>
      </w:r>
      <w:r>
        <w:t xml:space="preserve">&gt; +4 </w:t>
      </w:r>
      <w:r w:rsidR="00F5752F" w:rsidRPr="00F5752F">
        <w:t>[mana]</w:t>
      </w:r>
    </w:p>
    <w:p w14:paraId="5887811F" w14:textId="2AF45526" w:rsidR="00A507FA" w:rsidRDefault="00C36661">
      <w:pPr>
        <w:pStyle w:val="a9"/>
        <w:numPr>
          <w:ilvl w:val="0"/>
          <w:numId w:val="33"/>
        </w:numPr>
        <w:rPr>
          <w:lang w:val="ru-RU"/>
        </w:rPr>
      </w:pPr>
      <w:r>
        <w:rPr>
          <w:lang w:val="ru-RU"/>
        </w:rPr>
        <w:t>Губернатор</w:t>
      </w:r>
      <w:r w:rsidR="00786F18">
        <w:rPr>
          <w:lang w:val="ru-RU"/>
        </w:rPr>
        <w:t>-</w:t>
      </w:r>
      <w:r>
        <w:rPr>
          <w:lang w:val="ru-RU"/>
        </w:rPr>
        <w:t>Волшебник (</w:t>
      </w:r>
      <w:r w:rsidRPr="00C36661">
        <w:t>Wizard Governor</w:t>
      </w:r>
      <w:r>
        <w:rPr>
          <w:lang w:val="ru-RU"/>
        </w:rPr>
        <w:t>)</w:t>
      </w:r>
    </w:p>
    <w:p w14:paraId="23046105" w14:textId="0491EF7C" w:rsidR="00C36661" w:rsidRDefault="00C36661">
      <w:pPr>
        <w:pStyle w:val="a9"/>
        <w:numPr>
          <w:ilvl w:val="1"/>
          <w:numId w:val="33"/>
        </w:numPr>
        <w:rPr>
          <w:lang w:val="ru-RU"/>
        </w:rPr>
      </w:pPr>
      <w:r>
        <w:rPr>
          <w:lang w:val="ru-RU"/>
        </w:rPr>
        <w:t>Бонус за каждый уровень славы</w:t>
      </w:r>
    </w:p>
    <w:p w14:paraId="6331AD3D" w14:textId="2CD19B43" w:rsidR="00C36661" w:rsidRPr="00AE5525" w:rsidRDefault="00CD7F9F">
      <w:pPr>
        <w:pStyle w:val="a9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+5 </w:t>
      </w:r>
      <w:r>
        <w:t xml:space="preserve">-&gt; +15 </w:t>
      </w:r>
      <w:r w:rsidR="00194109" w:rsidRPr="00194109">
        <w:t>[</w:t>
      </w:r>
      <w:proofErr w:type="spellStart"/>
      <w:r w:rsidR="00194109" w:rsidRPr="00194109">
        <w:t>globalspell</w:t>
      </w:r>
      <w:proofErr w:type="spellEnd"/>
      <w:r w:rsidR="00194109" w:rsidRPr="00194109">
        <w:t>]</w:t>
      </w:r>
    </w:p>
    <w:p w14:paraId="6E844D00" w14:textId="6D9D0ABC" w:rsidR="00AE5525" w:rsidRDefault="00AE5525">
      <w:pPr>
        <w:pStyle w:val="a9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Пассивная способность - </w:t>
      </w:r>
      <w:r w:rsidR="00FA6109" w:rsidRPr="00FA6109">
        <w:rPr>
          <w:lang w:val="ru-RU"/>
        </w:rPr>
        <w:t xml:space="preserve">Могучие энергии </w:t>
      </w:r>
      <w:proofErr w:type="spellStart"/>
      <w:r w:rsidR="00FA6109" w:rsidRPr="00FA6109">
        <w:rPr>
          <w:lang w:val="ru-RU"/>
        </w:rPr>
        <w:t>Годир</w:t>
      </w:r>
      <w:proofErr w:type="spellEnd"/>
      <w:r w:rsidR="00FA6109" w:rsidRPr="00FA6109">
        <w:rPr>
          <w:lang w:val="ru-RU"/>
        </w:rPr>
        <w:t xml:space="preserve"> (</w:t>
      </w:r>
      <w:proofErr w:type="spellStart"/>
      <w:r w:rsidR="00FA6109" w:rsidRPr="00FA6109">
        <w:rPr>
          <w:lang w:val="ru-RU"/>
        </w:rPr>
        <w:t>Empowered</w:t>
      </w:r>
      <w:proofErr w:type="spellEnd"/>
      <w:r w:rsidR="00FA6109" w:rsidRPr="00FA6109">
        <w:rPr>
          <w:lang w:val="ru-RU"/>
        </w:rPr>
        <w:t xml:space="preserve"> </w:t>
      </w:r>
      <w:proofErr w:type="spellStart"/>
      <w:r w:rsidR="00FA6109" w:rsidRPr="00FA6109">
        <w:rPr>
          <w:lang w:val="ru-RU"/>
        </w:rPr>
        <w:t>Attuned</w:t>
      </w:r>
      <w:proofErr w:type="spellEnd"/>
      <w:r w:rsidR="00FA6109" w:rsidRPr="00FA6109">
        <w:rPr>
          <w:lang w:val="ru-RU"/>
        </w:rPr>
        <w:t xml:space="preserve"> </w:t>
      </w:r>
      <w:proofErr w:type="spellStart"/>
      <w:r w:rsidR="00FA6109" w:rsidRPr="00FA6109">
        <w:rPr>
          <w:lang w:val="ru-RU"/>
        </w:rPr>
        <w:t>Godir</w:t>
      </w:r>
      <w:proofErr w:type="spellEnd"/>
      <w:r w:rsidR="00FA6109" w:rsidRPr="00FA6109">
        <w:rPr>
          <w:lang w:val="ru-RU"/>
        </w:rPr>
        <w:t>)</w:t>
      </w:r>
    </w:p>
    <w:p w14:paraId="225B6A54" w14:textId="6EEC0104" w:rsidR="00FA6109" w:rsidRDefault="00FA6109">
      <w:pPr>
        <w:pStyle w:val="a9"/>
        <w:numPr>
          <w:ilvl w:val="1"/>
          <w:numId w:val="33"/>
        </w:numPr>
        <w:rPr>
          <w:lang w:val="ru-RU"/>
        </w:rPr>
      </w:pPr>
      <w:r w:rsidRPr="00FA6109">
        <w:rPr>
          <w:lang w:val="ru-RU"/>
        </w:rPr>
        <w:t xml:space="preserve">Добавлена </w:t>
      </w:r>
      <w:r>
        <w:rPr>
          <w:lang w:val="ru-RU"/>
        </w:rPr>
        <w:t xml:space="preserve">пассивная </w:t>
      </w:r>
      <w:r w:rsidRPr="00FA6109">
        <w:rPr>
          <w:lang w:val="ru-RU"/>
        </w:rPr>
        <w:t xml:space="preserve">способность </w:t>
      </w:r>
      <w:r>
        <w:rPr>
          <w:lang w:val="ru-RU"/>
        </w:rPr>
        <w:t xml:space="preserve">- </w:t>
      </w:r>
      <w:r w:rsidRPr="00FA6109">
        <w:rPr>
          <w:lang w:val="ru-RU"/>
        </w:rPr>
        <w:t>Магический портал (</w:t>
      </w:r>
      <w:proofErr w:type="spellStart"/>
      <w:r w:rsidRPr="00FA6109">
        <w:rPr>
          <w:lang w:val="ru-RU"/>
        </w:rPr>
        <w:t>Arcane</w:t>
      </w:r>
      <w:proofErr w:type="spellEnd"/>
      <w:r w:rsidRPr="00FA6109">
        <w:rPr>
          <w:lang w:val="ru-RU"/>
        </w:rPr>
        <w:t xml:space="preserve"> </w:t>
      </w:r>
      <w:proofErr w:type="spellStart"/>
      <w:r w:rsidRPr="00FA6109">
        <w:rPr>
          <w:lang w:val="ru-RU"/>
        </w:rPr>
        <w:t>Conduit</w:t>
      </w:r>
      <w:proofErr w:type="spellEnd"/>
      <w:r w:rsidRPr="00FA6109">
        <w:rPr>
          <w:lang w:val="ru-RU"/>
        </w:rPr>
        <w:t>)</w:t>
      </w:r>
    </w:p>
    <w:p w14:paraId="0E72BE64" w14:textId="12ED6ED8" w:rsidR="00373245" w:rsidRPr="00C04EEA" w:rsidRDefault="00E25650" w:rsidP="00C25E0C">
      <w:pPr>
        <w:pStyle w:val="21"/>
        <w:rPr>
          <w:lang w:val="ru-RU"/>
        </w:rPr>
      </w:pPr>
      <w:r w:rsidRPr="00E25650">
        <w:rPr>
          <w:lang w:val="ru-RU"/>
        </w:rPr>
        <w:t>[</w:t>
      </w:r>
      <w:proofErr w:type="spellStart"/>
      <w:r w:rsidRPr="00E25650">
        <w:t>dragonlord</w:t>
      </w:r>
      <w:proofErr w:type="spellEnd"/>
      <w:r w:rsidRPr="00E25650">
        <w:rPr>
          <w:lang w:val="ru-RU"/>
        </w:rPr>
        <w:t>]</w:t>
      </w:r>
      <w:r>
        <w:rPr>
          <w:lang w:val="ru-RU"/>
        </w:rPr>
        <w:t xml:space="preserve"> </w:t>
      </w:r>
      <w:r w:rsidR="00C04EEA" w:rsidRPr="00E25650">
        <w:rPr>
          <w:lang w:val="ru-RU"/>
        </w:rPr>
        <w:t>Повелитель драконов</w:t>
      </w:r>
      <w:r w:rsidR="00C04EEA" w:rsidRPr="00C04EEA">
        <w:rPr>
          <w:lang w:val="ru-RU"/>
        </w:rPr>
        <w:t xml:space="preserve"> </w:t>
      </w:r>
      <w:r w:rsidR="00C04EEA">
        <w:rPr>
          <w:lang w:val="ru-RU"/>
        </w:rPr>
        <w:t>(</w:t>
      </w:r>
      <w:r w:rsidR="00C04EEA" w:rsidRPr="00C04EEA">
        <w:t>Dragon</w:t>
      </w:r>
      <w:r w:rsidR="00C04EEA" w:rsidRPr="00E25650">
        <w:rPr>
          <w:lang w:val="ru-RU"/>
        </w:rPr>
        <w:t xml:space="preserve"> </w:t>
      </w:r>
      <w:r w:rsidR="00C04EEA" w:rsidRPr="00C04EEA">
        <w:t>Lord</w:t>
      </w:r>
      <w:r w:rsidR="00C04EEA">
        <w:rPr>
          <w:lang w:val="ru-RU"/>
        </w:rPr>
        <w:t>)</w:t>
      </w:r>
    </w:p>
    <w:p w14:paraId="18D5F2D3" w14:textId="3CB1D252" w:rsidR="001B1CB2" w:rsidRDefault="001B1CB2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Изменено содержание</w:t>
      </w:r>
      <w:r w:rsidR="0078329B">
        <w:rPr>
          <w:lang w:val="ru-RU"/>
        </w:rPr>
        <w:t xml:space="preserve"> правителя</w:t>
      </w:r>
    </w:p>
    <w:p w14:paraId="0667E665" w14:textId="45018858" w:rsidR="00E37FA2" w:rsidRDefault="001B1CB2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Теперь за</w:t>
      </w:r>
      <w:r w:rsidR="00421129">
        <w:rPr>
          <w:lang w:val="ru-RU"/>
        </w:rPr>
        <w:t xml:space="preserve"> </w:t>
      </w:r>
      <w:r w:rsidR="00061377">
        <w:rPr>
          <w:lang w:val="ru-RU"/>
        </w:rPr>
        <w:t>каждый уровень</w:t>
      </w:r>
      <w:r w:rsidR="00421129">
        <w:rPr>
          <w:lang w:val="ru-RU"/>
        </w:rPr>
        <w:t xml:space="preserve"> 8 </w:t>
      </w:r>
      <w:r w:rsidR="004700D7" w:rsidRPr="004700D7">
        <w:rPr>
          <w:lang w:val="ru-RU"/>
        </w:rPr>
        <w:t>[</w:t>
      </w:r>
      <w:proofErr w:type="spellStart"/>
      <w:r w:rsidR="004700D7" w:rsidRPr="004700D7">
        <w:rPr>
          <w:lang w:val="ru-RU"/>
        </w:rPr>
        <w:t>gold</w:t>
      </w:r>
      <w:proofErr w:type="spellEnd"/>
      <w:r w:rsidR="004700D7" w:rsidRPr="004700D7">
        <w:rPr>
          <w:lang w:val="ru-RU"/>
        </w:rPr>
        <w:t>]</w:t>
      </w:r>
    </w:p>
    <w:p w14:paraId="5387B58B" w14:textId="0CDE6FBB" w:rsidR="00BC3B41" w:rsidRPr="00BC3B41" w:rsidRDefault="00BC3B41">
      <w:pPr>
        <w:pStyle w:val="a9"/>
        <w:numPr>
          <w:ilvl w:val="0"/>
          <w:numId w:val="34"/>
        </w:numPr>
        <w:rPr>
          <w:lang w:val="ru-RU"/>
        </w:rPr>
      </w:pPr>
      <w:r w:rsidRPr="00BC3B41">
        <w:rPr>
          <w:lang w:val="ru-RU"/>
        </w:rPr>
        <w:t xml:space="preserve">Добавлена зависимость от приверженности для </w:t>
      </w:r>
      <w:r w:rsidR="00A213C1">
        <w:rPr>
          <w:lang w:val="ru-RU"/>
        </w:rPr>
        <w:t xml:space="preserve">особенных </w:t>
      </w:r>
      <w:r w:rsidR="007C28A7">
        <w:rPr>
          <w:lang w:val="ru-RU"/>
        </w:rPr>
        <w:t>способностей приверженности</w:t>
      </w:r>
    </w:p>
    <w:p w14:paraId="184C7089" w14:textId="10B94933" w:rsidR="00BC3B41" w:rsidRPr="00BC3B41" w:rsidRDefault="00BC3B41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4 </w:t>
      </w:r>
      <w:r w:rsidR="00E119D2">
        <w:rPr>
          <w:lang w:val="ru-RU"/>
        </w:rPr>
        <w:t>=</w:t>
      </w:r>
      <w:r w:rsidRPr="00BC3B41">
        <w:rPr>
          <w:lang w:val="ru-RU"/>
        </w:rPr>
        <w:t xml:space="preserve"> 1 приверженность</w:t>
      </w:r>
    </w:p>
    <w:p w14:paraId="7B9B13A5" w14:textId="5919E9F5" w:rsidR="00BC3B41" w:rsidRPr="00BC3B41" w:rsidRDefault="00BC3B41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8 </w:t>
      </w:r>
      <w:r w:rsidR="00E119D2">
        <w:rPr>
          <w:lang w:val="ru-RU"/>
        </w:rPr>
        <w:t>=</w:t>
      </w:r>
      <w:r w:rsidRPr="00BC3B41">
        <w:rPr>
          <w:lang w:val="ru-RU"/>
        </w:rPr>
        <w:t xml:space="preserve"> 4 приверженности</w:t>
      </w:r>
    </w:p>
    <w:p w14:paraId="475443D0" w14:textId="4738B6A1" w:rsidR="00BC3B41" w:rsidRPr="00BC3B41" w:rsidRDefault="00BC3B41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lastRenderedPageBreak/>
        <w:t xml:space="preserve">Уровень 12 </w:t>
      </w:r>
      <w:r w:rsidR="00E119D2">
        <w:rPr>
          <w:lang w:val="ru-RU"/>
        </w:rPr>
        <w:t>=</w:t>
      </w:r>
      <w:r w:rsidRPr="00BC3B41">
        <w:rPr>
          <w:lang w:val="ru-RU"/>
        </w:rPr>
        <w:t xml:space="preserve"> 6 приверженности</w:t>
      </w:r>
    </w:p>
    <w:p w14:paraId="16653CF7" w14:textId="08584264" w:rsidR="004700D7" w:rsidRDefault="00BC3B41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16 </w:t>
      </w:r>
      <w:r w:rsidR="00E119D2">
        <w:rPr>
          <w:lang w:val="ru-RU"/>
        </w:rPr>
        <w:t>=</w:t>
      </w:r>
      <w:r w:rsidRPr="00BC3B41">
        <w:rPr>
          <w:lang w:val="ru-RU"/>
        </w:rPr>
        <w:t xml:space="preserve"> 8 приверженности</w:t>
      </w:r>
    </w:p>
    <w:p w14:paraId="173514FA" w14:textId="63D609E9" w:rsidR="00454202" w:rsidRDefault="00786F18">
      <w:pPr>
        <w:pStyle w:val="a9"/>
        <w:numPr>
          <w:ilvl w:val="0"/>
          <w:numId w:val="34"/>
        </w:numPr>
        <w:rPr>
          <w:lang w:val="ru-RU"/>
        </w:rPr>
      </w:pPr>
      <w:proofErr w:type="spellStart"/>
      <w:r w:rsidRPr="00786F18">
        <w:t>Губернатор-дракон</w:t>
      </w:r>
      <w:proofErr w:type="spellEnd"/>
      <w:r>
        <w:rPr>
          <w:lang w:val="ru-RU"/>
        </w:rPr>
        <w:t xml:space="preserve"> (</w:t>
      </w:r>
      <w:r w:rsidR="002B634F" w:rsidRPr="002B634F">
        <w:t>Dragon Governor</w:t>
      </w:r>
      <w:r>
        <w:rPr>
          <w:lang w:val="ru-RU"/>
        </w:rPr>
        <w:t>)</w:t>
      </w:r>
    </w:p>
    <w:p w14:paraId="110C733C" w14:textId="4C71078A" w:rsidR="002B634F" w:rsidRDefault="00DC5141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1 уровен</w:t>
      </w:r>
      <w:r w:rsidR="00A82C95">
        <w:rPr>
          <w:lang w:val="ru-RU"/>
        </w:rPr>
        <w:t>ь</w:t>
      </w:r>
      <w:r>
        <w:rPr>
          <w:lang w:val="ru-RU"/>
        </w:rPr>
        <w:t xml:space="preserve"> славы</w:t>
      </w:r>
    </w:p>
    <w:p w14:paraId="2CF3F44C" w14:textId="72EA5B1B" w:rsidR="00DC5141" w:rsidRPr="00A82C95" w:rsidRDefault="00DC5141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Бонус от </w:t>
      </w:r>
      <w:r w:rsidR="008970C3" w:rsidRPr="008970C3">
        <w:rPr>
          <w:lang w:val="ru-RU"/>
        </w:rPr>
        <w:t>[</w:t>
      </w:r>
      <w:proofErr w:type="spellStart"/>
      <w:r w:rsidR="008970C3" w:rsidRPr="008970C3">
        <w:rPr>
          <w:lang w:val="ru-RU"/>
        </w:rPr>
        <w:t>mine</w:t>
      </w:r>
      <w:proofErr w:type="spellEnd"/>
      <w:r w:rsidR="008970C3" w:rsidRPr="008970C3">
        <w:rPr>
          <w:lang w:val="ru-RU"/>
        </w:rPr>
        <w:t>]</w:t>
      </w:r>
      <w:r w:rsidR="008970C3">
        <w:rPr>
          <w:lang w:val="ru-RU"/>
        </w:rPr>
        <w:t xml:space="preserve"> +5 -</w:t>
      </w:r>
      <w:r w:rsidR="008970C3">
        <w:t xml:space="preserve">&gt; +7 </w:t>
      </w:r>
      <w:r w:rsidR="00A82C95" w:rsidRPr="00A82C95">
        <w:t>[gold]</w:t>
      </w:r>
    </w:p>
    <w:p w14:paraId="35B64CE3" w14:textId="273B1239" w:rsidR="00A82C95" w:rsidRDefault="00E66EF5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4</w:t>
      </w:r>
      <w:r w:rsidR="00A82C95">
        <w:rPr>
          <w:lang w:val="ru-RU"/>
        </w:rPr>
        <w:t xml:space="preserve"> уровень славы</w:t>
      </w:r>
    </w:p>
    <w:p w14:paraId="3CC4E275" w14:textId="21604E2B" w:rsidR="00E66EF5" w:rsidRDefault="00E66EF5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+15% </w:t>
      </w:r>
      <w:r w:rsidR="00770BA1" w:rsidRPr="00770BA1">
        <w:rPr>
          <w:lang w:val="ru-RU"/>
        </w:rPr>
        <w:t>[</w:t>
      </w:r>
      <w:proofErr w:type="spellStart"/>
      <w:r w:rsidR="00770BA1" w:rsidRPr="00770BA1">
        <w:rPr>
          <w:lang w:val="ru-RU"/>
        </w:rPr>
        <w:t>gold</w:t>
      </w:r>
      <w:proofErr w:type="spellEnd"/>
      <w:r w:rsidR="00770BA1" w:rsidRPr="00770BA1">
        <w:rPr>
          <w:lang w:val="ru-RU"/>
        </w:rPr>
        <w:t>]</w:t>
      </w:r>
    </w:p>
    <w:p w14:paraId="282781BF" w14:textId="10E9D639" w:rsidR="00E66EF5" w:rsidRDefault="00E66EF5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+15% </w:t>
      </w:r>
      <w:r w:rsidR="0002686F" w:rsidRPr="0002686F">
        <w:rPr>
          <w:lang w:val="ru-RU"/>
        </w:rPr>
        <w:t>[</w:t>
      </w:r>
      <w:proofErr w:type="spellStart"/>
      <w:r w:rsidR="0002686F" w:rsidRPr="0002686F">
        <w:rPr>
          <w:lang w:val="ru-RU"/>
        </w:rPr>
        <w:t>food</w:t>
      </w:r>
      <w:proofErr w:type="spellEnd"/>
      <w:r w:rsidR="0002686F" w:rsidRPr="0002686F">
        <w:rPr>
          <w:lang w:val="ru-RU"/>
        </w:rPr>
        <w:t>]</w:t>
      </w:r>
    </w:p>
    <w:p w14:paraId="0C393BFA" w14:textId="444096CE" w:rsidR="00E66EF5" w:rsidRDefault="00E66EF5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+15% </w:t>
      </w:r>
      <w:r w:rsidR="00B718B2" w:rsidRPr="00B718B2">
        <w:rPr>
          <w:lang w:val="ru-RU"/>
        </w:rPr>
        <w:t>[</w:t>
      </w:r>
      <w:proofErr w:type="spellStart"/>
      <w:r w:rsidR="00B718B2" w:rsidRPr="00B718B2">
        <w:rPr>
          <w:lang w:val="ru-RU"/>
        </w:rPr>
        <w:t>draft</w:t>
      </w:r>
      <w:proofErr w:type="spellEnd"/>
      <w:r w:rsidR="00B718B2" w:rsidRPr="00B718B2">
        <w:rPr>
          <w:lang w:val="ru-RU"/>
        </w:rPr>
        <w:t>]</w:t>
      </w:r>
    </w:p>
    <w:p w14:paraId="5C3B6818" w14:textId="2174F15F" w:rsidR="00E66EF5" w:rsidRDefault="00E66EF5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+15% </w:t>
      </w:r>
      <w:r w:rsidR="00B72E3F" w:rsidRPr="00B72E3F">
        <w:rPr>
          <w:lang w:val="ru-RU"/>
        </w:rPr>
        <w:t>[</w:t>
      </w:r>
      <w:proofErr w:type="spellStart"/>
      <w:r w:rsidR="00B72E3F" w:rsidRPr="00B72E3F">
        <w:rPr>
          <w:lang w:val="ru-RU"/>
        </w:rPr>
        <w:t>production</w:t>
      </w:r>
      <w:proofErr w:type="spellEnd"/>
      <w:r w:rsidR="00B72E3F" w:rsidRPr="00B72E3F">
        <w:rPr>
          <w:lang w:val="ru-RU"/>
        </w:rPr>
        <w:t>]</w:t>
      </w:r>
    </w:p>
    <w:p w14:paraId="0690F643" w14:textId="47CD420F" w:rsidR="00EA7319" w:rsidRDefault="00963EB1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- </w:t>
      </w:r>
      <w:r w:rsidR="00337D13" w:rsidRPr="00337D13">
        <w:rPr>
          <w:lang w:val="ru-RU"/>
        </w:rPr>
        <w:t>Ужасающая трапеза</w:t>
      </w:r>
      <w:r w:rsidR="00337D13">
        <w:rPr>
          <w:lang w:val="ru-RU"/>
        </w:rPr>
        <w:t xml:space="preserve"> (</w:t>
      </w:r>
      <w:r w:rsidR="002B5042" w:rsidRPr="002B5042">
        <w:t>Terrifying</w:t>
      </w:r>
      <w:r w:rsidR="002B5042" w:rsidRPr="002B5042">
        <w:rPr>
          <w:lang w:val="ru-RU"/>
        </w:rPr>
        <w:t xml:space="preserve"> </w:t>
      </w:r>
      <w:r w:rsidR="002B5042" w:rsidRPr="002B5042">
        <w:t>Gorging</w:t>
      </w:r>
      <w:r w:rsidR="00337D13">
        <w:rPr>
          <w:lang w:val="ru-RU"/>
        </w:rPr>
        <w:t>)</w:t>
      </w:r>
    </w:p>
    <w:p w14:paraId="7A948E47" w14:textId="5F92740E" w:rsidR="00DF5EEB" w:rsidRDefault="00DF5EEB">
      <w:pPr>
        <w:pStyle w:val="a9"/>
        <w:numPr>
          <w:ilvl w:val="1"/>
          <w:numId w:val="34"/>
        </w:numPr>
        <w:rPr>
          <w:lang w:val="ru-RU"/>
        </w:rPr>
      </w:pPr>
      <w:r w:rsidRPr="00DF5EEB">
        <w:rPr>
          <w:lang w:val="ru-RU"/>
        </w:rPr>
        <w:t>Встаёт в Защитн</w:t>
      </w:r>
      <w:r>
        <w:rPr>
          <w:lang w:val="ru-RU"/>
        </w:rPr>
        <w:t>ую</w:t>
      </w:r>
      <w:r w:rsidRPr="00DF5EEB">
        <w:rPr>
          <w:lang w:val="ru-RU"/>
        </w:rPr>
        <w:t xml:space="preserve"> позици</w:t>
      </w:r>
      <w:r>
        <w:rPr>
          <w:lang w:val="ru-RU"/>
        </w:rPr>
        <w:t>ю</w:t>
      </w:r>
      <w:r w:rsidRPr="00DF5EEB">
        <w:rPr>
          <w:lang w:val="ru-RU"/>
        </w:rPr>
        <w:t xml:space="preserve"> после применения</w:t>
      </w:r>
    </w:p>
    <w:p w14:paraId="4786EDCD" w14:textId="632DE41A" w:rsidR="00DB2F91" w:rsidRDefault="00DB2F91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- </w:t>
      </w:r>
      <w:r w:rsidR="0038610C" w:rsidRPr="0038610C">
        <w:rPr>
          <w:lang w:val="ru-RU"/>
        </w:rPr>
        <w:t xml:space="preserve">Рёв дракона </w:t>
      </w:r>
      <w:r>
        <w:rPr>
          <w:lang w:val="ru-RU"/>
        </w:rPr>
        <w:t>(</w:t>
      </w:r>
      <w:r w:rsidR="002B5042" w:rsidRPr="002B5042">
        <w:t>Dragon</w:t>
      </w:r>
      <w:r w:rsidR="002B5042" w:rsidRPr="002B5042">
        <w:rPr>
          <w:lang w:val="ru-RU"/>
        </w:rPr>
        <w:t>'</w:t>
      </w:r>
      <w:r w:rsidR="002B5042" w:rsidRPr="002B5042">
        <w:t>s</w:t>
      </w:r>
      <w:r w:rsidR="002B5042" w:rsidRPr="002B5042">
        <w:rPr>
          <w:lang w:val="ru-RU"/>
        </w:rPr>
        <w:t xml:space="preserve"> </w:t>
      </w:r>
      <w:r w:rsidR="002B5042" w:rsidRPr="002B5042">
        <w:t>Roar</w:t>
      </w:r>
      <w:r>
        <w:rPr>
          <w:lang w:val="ru-RU"/>
        </w:rPr>
        <w:t>)</w:t>
      </w:r>
    </w:p>
    <w:p w14:paraId="5F0B5E2C" w14:textId="05CEBC64" w:rsidR="00DF5EEB" w:rsidRPr="00FE76F9" w:rsidRDefault="009F2110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Требует одно очко для применения и оставляет одно очко после применения</w:t>
      </w:r>
    </w:p>
    <w:p w14:paraId="52CCCEF2" w14:textId="24994F24" w:rsidR="0096197D" w:rsidRDefault="00E25650" w:rsidP="00E819D5">
      <w:pPr>
        <w:pStyle w:val="21"/>
      </w:pPr>
      <w:r w:rsidRPr="00E25650">
        <w:t xml:space="preserve">[eldritch] </w:t>
      </w:r>
      <w:proofErr w:type="spellStart"/>
      <w:r w:rsidR="00E819D5" w:rsidRPr="00E819D5">
        <w:t>Тёмный</w:t>
      </w:r>
      <w:proofErr w:type="spellEnd"/>
      <w:r w:rsidR="00E819D5" w:rsidRPr="00E819D5">
        <w:t xml:space="preserve"> </w:t>
      </w:r>
      <w:proofErr w:type="spellStart"/>
      <w:r w:rsidR="00E819D5" w:rsidRPr="00E819D5">
        <w:t>повелитель</w:t>
      </w:r>
      <w:proofErr w:type="spellEnd"/>
      <w:r w:rsidR="00E819D5" w:rsidRPr="00E819D5">
        <w:t xml:space="preserve"> </w:t>
      </w:r>
      <w:r w:rsidR="00E819D5">
        <w:t>(</w:t>
      </w:r>
      <w:r w:rsidR="00E819D5" w:rsidRPr="00E819D5">
        <w:t>Eldritch Sovereign</w:t>
      </w:r>
      <w:r w:rsidR="00E819D5">
        <w:t>)</w:t>
      </w:r>
    </w:p>
    <w:p w14:paraId="05588D6F" w14:textId="2036ED6D" w:rsidR="00A03597" w:rsidRDefault="00A03597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Изменено содержание правителя</w:t>
      </w:r>
    </w:p>
    <w:p w14:paraId="31369E50" w14:textId="0BCD3F8B" w:rsidR="00A03597" w:rsidRDefault="00A03597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Теперь за каждый уровень </w:t>
      </w:r>
      <w:r w:rsidR="00370765">
        <w:rPr>
          <w:lang w:val="ru-RU"/>
        </w:rPr>
        <w:t>6</w:t>
      </w:r>
      <w:r>
        <w:rPr>
          <w:lang w:val="ru-RU"/>
        </w:rPr>
        <w:t xml:space="preserve"> </w:t>
      </w:r>
      <w:r w:rsidR="00370765" w:rsidRPr="00370765">
        <w:rPr>
          <w:lang w:val="ru-RU"/>
        </w:rPr>
        <w:t>[</w:t>
      </w:r>
      <w:proofErr w:type="spellStart"/>
      <w:r w:rsidR="00370765" w:rsidRPr="00370765">
        <w:rPr>
          <w:lang w:val="ru-RU"/>
        </w:rPr>
        <w:t>mana</w:t>
      </w:r>
      <w:proofErr w:type="spellEnd"/>
      <w:r w:rsidR="00370765" w:rsidRPr="00370765">
        <w:rPr>
          <w:lang w:val="ru-RU"/>
        </w:rPr>
        <w:t>]</w:t>
      </w:r>
      <w:r w:rsidR="00370765">
        <w:rPr>
          <w:lang w:val="ru-RU"/>
        </w:rPr>
        <w:t xml:space="preserve"> </w:t>
      </w:r>
      <w:r w:rsidR="002153A6">
        <w:rPr>
          <w:lang w:val="ru-RU"/>
        </w:rPr>
        <w:t xml:space="preserve">и 2 </w:t>
      </w:r>
      <w:r w:rsidRPr="004700D7">
        <w:rPr>
          <w:lang w:val="ru-RU"/>
        </w:rPr>
        <w:t>[</w:t>
      </w:r>
      <w:proofErr w:type="spellStart"/>
      <w:r w:rsidRPr="004700D7">
        <w:rPr>
          <w:lang w:val="ru-RU"/>
        </w:rPr>
        <w:t>gold</w:t>
      </w:r>
      <w:proofErr w:type="spellEnd"/>
      <w:r w:rsidRPr="004700D7">
        <w:rPr>
          <w:lang w:val="ru-RU"/>
        </w:rPr>
        <w:t>]</w:t>
      </w:r>
    </w:p>
    <w:p w14:paraId="3C5BAC68" w14:textId="0C65DA34" w:rsidR="00370765" w:rsidRDefault="006373C6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Теперь не является</w:t>
      </w:r>
      <w:r w:rsidR="000E1F6F">
        <w:rPr>
          <w:lang w:val="ru-RU"/>
        </w:rPr>
        <w:t xml:space="preserve"> существом магического происхождения (</w:t>
      </w:r>
      <w:r w:rsidR="00DB3ECB" w:rsidRPr="00DB3ECB">
        <w:rPr>
          <w:lang w:val="ru-RU"/>
        </w:rPr>
        <w:t xml:space="preserve">Magic </w:t>
      </w:r>
      <w:proofErr w:type="spellStart"/>
      <w:r w:rsidR="00DB3ECB" w:rsidRPr="00DB3ECB">
        <w:rPr>
          <w:lang w:val="ru-RU"/>
        </w:rPr>
        <w:t>Origin</w:t>
      </w:r>
      <w:proofErr w:type="spellEnd"/>
      <w:r w:rsidR="000E1F6F">
        <w:rPr>
          <w:lang w:val="ru-RU"/>
        </w:rPr>
        <w:t>)</w:t>
      </w:r>
    </w:p>
    <w:p w14:paraId="547E1C4B" w14:textId="0F0EFEE7" w:rsidR="00D70DF9" w:rsidRPr="00D70DF9" w:rsidRDefault="00972D32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Стартовый предмет </w:t>
      </w:r>
      <w:r w:rsidR="00D70DF9">
        <w:rPr>
          <w:lang w:val="ru-RU"/>
        </w:rPr>
        <w:t>Р</w:t>
      </w:r>
      <w:r w:rsidR="00D70DF9" w:rsidRPr="00D70DF9">
        <w:rPr>
          <w:lang w:val="ru-RU"/>
        </w:rPr>
        <w:t>еликвия разума</w:t>
      </w:r>
      <w:r w:rsidR="00D70DF9">
        <w:rPr>
          <w:lang w:val="ru-RU"/>
        </w:rPr>
        <w:t xml:space="preserve"> (</w:t>
      </w:r>
      <w:proofErr w:type="spellStart"/>
      <w:r w:rsidR="00D70DF9" w:rsidRPr="00D70DF9">
        <w:rPr>
          <w:lang w:val="ru-RU"/>
        </w:rPr>
        <w:t>Relic</w:t>
      </w:r>
      <w:proofErr w:type="spellEnd"/>
      <w:r w:rsidR="00D70DF9" w:rsidRPr="00D70DF9">
        <w:rPr>
          <w:lang w:val="ru-RU"/>
        </w:rPr>
        <w:t xml:space="preserve"> </w:t>
      </w:r>
      <w:proofErr w:type="spellStart"/>
      <w:r w:rsidR="00D70DF9" w:rsidRPr="00D70DF9">
        <w:rPr>
          <w:lang w:val="ru-RU"/>
        </w:rPr>
        <w:t>of</w:t>
      </w:r>
      <w:proofErr w:type="spellEnd"/>
      <w:r w:rsidR="00D70DF9" w:rsidRPr="00D70DF9">
        <w:rPr>
          <w:lang w:val="ru-RU"/>
        </w:rPr>
        <w:t xml:space="preserve"> Mind</w:t>
      </w:r>
      <w:r w:rsidR="00D70DF9">
        <w:rPr>
          <w:lang w:val="ru-RU"/>
        </w:rPr>
        <w:t>)</w:t>
      </w:r>
    </w:p>
    <w:p w14:paraId="100B393F" w14:textId="6588EA71" w:rsidR="00DB3ECB" w:rsidRDefault="000A1B82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Игнорирование брони заменено на наложение</w:t>
      </w:r>
      <w:r w:rsidR="00B82431">
        <w:rPr>
          <w:lang w:val="ru-RU"/>
        </w:rPr>
        <w:t xml:space="preserve"> </w:t>
      </w:r>
      <w:r w:rsidR="00711617">
        <w:rPr>
          <w:lang w:val="ru-RU"/>
        </w:rPr>
        <w:t xml:space="preserve">2 </w:t>
      </w:r>
      <w:r w:rsidR="00B82431">
        <w:rPr>
          <w:lang w:val="ru-RU"/>
        </w:rPr>
        <w:t xml:space="preserve">эффекта </w:t>
      </w:r>
      <w:r w:rsidR="002908B6" w:rsidRPr="002908B6">
        <w:rPr>
          <w:lang w:val="ru-RU"/>
        </w:rPr>
        <w:t>Пробитая защита</w:t>
      </w:r>
      <w:r w:rsidR="00B82431">
        <w:rPr>
          <w:lang w:val="ru-RU"/>
        </w:rPr>
        <w:t xml:space="preserve"> (</w:t>
      </w:r>
      <w:proofErr w:type="spellStart"/>
      <w:r w:rsidR="00711617" w:rsidRPr="00711617">
        <w:rPr>
          <w:lang w:val="ru-RU"/>
        </w:rPr>
        <w:t>Sundered</w:t>
      </w:r>
      <w:proofErr w:type="spellEnd"/>
      <w:r w:rsidR="00711617" w:rsidRPr="00711617">
        <w:rPr>
          <w:lang w:val="ru-RU"/>
        </w:rPr>
        <w:t xml:space="preserve"> Defense</w:t>
      </w:r>
      <w:r w:rsidR="00B82431">
        <w:rPr>
          <w:lang w:val="ru-RU"/>
        </w:rPr>
        <w:t>) с шансом 90%</w:t>
      </w:r>
    </w:p>
    <w:p w14:paraId="4953408D" w14:textId="763F2478" w:rsidR="002908B6" w:rsidRDefault="00DB3F77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Кузня</w:t>
      </w:r>
    </w:p>
    <w:p w14:paraId="2EAF22B9" w14:textId="370BF1F0" w:rsidR="00DB3F77" w:rsidRDefault="00A422E3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Исправление - </w:t>
      </w:r>
      <w:r w:rsidR="00DB3F77">
        <w:rPr>
          <w:lang w:val="ru-RU"/>
        </w:rPr>
        <w:t xml:space="preserve">Предмет реликта </w:t>
      </w:r>
      <w:r>
        <w:rPr>
          <w:lang w:val="ru-RU"/>
        </w:rPr>
        <w:t>не дает игнорирование защиты</w:t>
      </w:r>
    </w:p>
    <w:p w14:paraId="4CEEE4DB" w14:textId="0A53E1A0" w:rsidR="00673C6E" w:rsidRPr="00673C6E" w:rsidRDefault="00673C6E">
      <w:pPr>
        <w:pStyle w:val="ae"/>
        <w:numPr>
          <w:ilvl w:val="0"/>
          <w:numId w:val="34"/>
        </w:numPr>
      </w:pPr>
      <w:r w:rsidRPr="00673C6E">
        <w:rPr>
          <w:rFonts w:asciiTheme="minorHAnsi" w:hAnsiTheme="minorHAnsi"/>
          <w:lang w:val="ru-RU"/>
        </w:rPr>
        <w:t>Тёмный</w:t>
      </w:r>
      <w:r w:rsidRPr="00673C6E">
        <w:rPr>
          <w:rFonts w:asciiTheme="minorHAnsi" w:hAnsiTheme="minorHAnsi"/>
        </w:rPr>
        <w:t xml:space="preserve"> </w:t>
      </w:r>
      <w:r w:rsidRPr="00673C6E">
        <w:rPr>
          <w:rFonts w:asciiTheme="minorHAnsi" w:hAnsiTheme="minorHAnsi"/>
          <w:lang w:val="ru-RU"/>
        </w:rPr>
        <w:t>губернатор</w:t>
      </w:r>
      <w:r>
        <w:t xml:space="preserve"> </w:t>
      </w:r>
      <w:r w:rsidRPr="00E819D5">
        <w:t>(</w:t>
      </w:r>
      <w:r w:rsidRPr="00673C6E">
        <w:rPr>
          <w:rFonts w:asciiTheme="minorHAnsi" w:hAnsiTheme="minorHAnsi"/>
        </w:rPr>
        <w:t>Eldritch Governor</w:t>
      </w:r>
      <w:r>
        <w:t>)</w:t>
      </w:r>
    </w:p>
    <w:p w14:paraId="00736497" w14:textId="6F67006F" w:rsidR="005C192D" w:rsidRDefault="005C192D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1 уровень славы</w:t>
      </w:r>
    </w:p>
    <w:p w14:paraId="65E6973F" w14:textId="5D889171" w:rsidR="005C192D" w:rsidRDefault="00563BDB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>Уменьшена скидка на строительство</w:t>
      </w:r>
      <w:r w:rsidR="004A7E0A">
        <w:rPr>
          <w:lang w:val="ru-RU"/>
        </w:rPr>
        <w:t xml:space="preserve"> особых улучшений провинций</w:t>
      </w:r>
    </w:p>
    <w:p w14:paraId="4F2ACA92" w14:textId="05DF994C" w:rsidR="004A7E0A" w:rsidRPr="004A7E0A" w:rsidRDefault="004A7E0A">
      <w:pPr>
        <w:pStyle w:val="a9"/>
        <w:numPr>
          <w:ilvl w:val="3"/>
          <w:numId w:val="34"/>
        </w:numPr>
        <w:rPr>
          <w:lang w:val="ru-RU"/>
        </w:rPr>
      </w:pPr>
      <w:r>
        <w:rPr>
          <w:lang w:val="ru-RU"/>
        </w:rPr>
        <w:t>20% -</w:t>
      </w:r>
      <w:r>
        <w:t xml:space="preserve">&gt; 10% </w:t>
      </w:r>
      <w:r w:rsidR="005D46EE" w:rsidRPr="005D46EE">
        <w:t>[gold]</w:t>
      </w:r>
    </w:p>
    <w:p w14:paraId="79014396" w14:textId="221DF942" w:rsidR="004A7E0A" w:rsidRPr="004A7E0A" w:rsidRDefault="004A7E0A">
      <w:pPr>
        <w:pStyle w:val="a9"/>
        <w:numPr>
          <w:ilvl w:val="3"/>
          <w:numId w:val="34"/>
        </w:numPr>
        <w:rPr>
          <w:lang w:val="ru-RU"/>
        </w:rPr>
      </w:pPr>
      <w:r>
        <w:rPr>
          <w:lang w:val="ru-RU"/>
        </w:rPr>
        <w:t>20% -</w:t>
      </w:r>
      <w:r>
        <w:t xml:space="preserve">&gt; 10% </w:t>
      </w:r>
      <w:r w:rsidR="00127A11" w:rsidRPr="00127A11">
        <w:t>[production]</w:t>
      </w:r>
    </w:p>
    <w:p w14:paraId="24A0D5AB" w14:textId="5B408446" w:rsidR="005C192D" w:rsidRDefault="005C192D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3 уровень славы</w:t>
      </w:r>
    </w:p>
    <w:p w14:paraId="1586A7D8" w14:textId="211B6A96" w:rsidR="00EF5A03" w:rsidRPr="005C192D" w:rsidRDefault="007F1057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>Увеличен бонус</w:t>
      </w:r>
      <w:r w:rsidR="00127A11">
        <w:rPr>
          <w:lang w:val="ru-RU"/>
        </w:rPr>
        <w:t xml:space="preserve"> </w:t>
      </w:r>
      <w:proofErr w:type="spellStart"/>
      <w:r w:rsidR="00127A11">
        <w:rPr>
          <w:lang w:val="ru-RU"/>
        </w:rPr>
        <w:t>бонус</w:t>
      </w:r>
      <w:proofErr w:type="spellEnd"/>
      <w:r>
        <w:rPr>
          <w:lang w:val="ru-RU"/>
        </w:rPr>
        <w:t xml:space="preserve"> +2 </w:t>
      </w:r>
      <w:r w:rsidRPr="00A95E00">
        <w:rPr>
          <w:lang w:val="ru-RU"/>
        </w:rPr>
        <w:t>-&gt;</w:t>
      </w:r>
      <w:r w:rsidR="00127A11">
        <w:rPr>
          <w:lang w:val="ru-RU"/>
        </w:rPr>
        <w:t xml:space="preserve"> </w:t>
      </w:r>
      <w:r w:rsidR="00B30970">
        <w:rPr>
          <w:lang w:val="ru-RU"/>
        </w:rPr>
        <w:t>+3</w:t>
      </w:r>
      <w:r w:rsidR="00296A7C">
        <w:rPr>
          <w:lang w:val="ru-RU"/>
        </w:rPr>
        <w:t xml:space="preserve"> </w:t>
      </w:r>
      <w:r w:rsidR="00296A7C" w:rsidRPr="00296A7C">
        <w:rPr>
          <w:lang w:val="ru-RU"/>
        </w:rPr>
        <w:t>[</w:t>
      </w:r>
      <w:proofErr w:type="spellStart"/>
      <w:r w:rsidR="00296A7C" w:rsidRPr="00296A7C">
        <w:rPr>
          <w:lang w:val="ru-RU"/>
        </w:rPr>
        <w:t>mana</w:t>
      </w:r>
      <w:proofErr w:type="spellEnd"/>
      <w:r w:rsidR="00296A7C" w:rsidRPr="00296A7C">
        <w:rPr>
          <w:lang w:val="ru-RU"/>
        </w:rPr>
        <w:t>]</w:t>
      </w:r>
      <w:r w:rsidR="00B30970">
        <w:rPr>
          <w:lang w:val="ru-RU"/>
        </w:rPr>
        <w:t xml:space="preserve"> за </w:t>
      </w:r>
      <w:r w:rsidR="00B30970" w:rsidRPr="00A95E00">
        <w:rPr>
          <w:lang w:val="ru-RU"/>
        </w:rPr>
        <w:t>[</w:t>
      </w:r>
      <w:r w:rsidR="00B30970" w:rsidRPr="00B30970">
        <w:t>population</w:t>
      </w:r>
      <w:r w:rsidR="00B30970" w:rsidRPr="00A95E00">
        <w:rPr>
          <w:lang w:val="ru-RU"/>
        </w:rPr>
        <w:t>]</w:t>
      </w:r>
    </w:p>
    <w:p w14:paraId="5A453409" w14:textId="551F64AB" w:rsidR="005C192D" w:rsidRDefault="005C192D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4 уровень славы</w:t>
      </w:r>
    </w:p>
    <w:p w14:paraId="58CCE769" w14:textId="4450DA85" w:rsidR="007E22F8" w:rsidRDefault="00A95E00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>Заменен бонус</w:t>
      </w:r>
    </w:p>
    <w:p w14:paraId="2BEA3502" w14:textId="2591EB90" w:rsidR="005C192D" w:rsidRPr="003965AB" w:rsidRDefault="007E22F8">
      <w:pPr>
        <w:pStyle w:val="a9"/>
        <w:numPr>
          <w:ilvl w:val="3"/>
          <w:numId w:val="34"/>
        </w:numPr>
      </w:pPr>
      <w:r w:rsidRPr="008C154E">
        <w:t xml:space="preserve">+2 </w:t>
      </w:r>
      <w:r w:rsidR="00883AED" w:rsidRPr="008C154E">
        <w:t>[knowledge]</w:t>
      </w:r>
      <w:r w:rsidRPr="008C154E">
        <w:t xml:space="preserve"> </w:t>
      </w:r>
      <w:r>
        <w:rPr>
          <w:lang w:val="ru-RU"/>
        </w:rPr>
        <w:t>за</w:t>
      </w:r>
      <w:r w:rsidRPr="008C154E">
        <w:t xml:space="preserve"> [</w:t>
      </w:r>
      <w:r w:rsidRPr="00B30970">
        <w:t>population</w:t>
      </w:r>
      <w:r w:rsidRPr="008C154E">
        <w:t>] -</w:t>
      </w:r>
      <w:r>
        <w:t xml:space="preserve">&gt; </w:t>
      </w:r>
      <w:r w:rsidR="003965AB" w:rsidRPr="003965AB">
        <w:t>+</w:t>
      </w:r>
      <w:r w:rsidR="008C154E">
        <w:t xml:space="preserve">1 </w:t>
      </w:r>
      <w:r w:rsidR="008C154E" w:rsidRPr="008C154E">
        <w:t>[slaves]</w:t>
      </w:r>
      <w:r w:rsidR="008C154E">
        <w:t xml:space="preserve"> </w:t>
      </w:r>
      <w:r w:rsidR="008C154E">
        <w:rPr>
          <w:lang w:val="ru-RU"/>
        </w:rPr>
        <w:t>в</w:t>
      </w:r>
      <w:r w:rsidR="008C154E" w:rsidRPr="008C154E">
        <w:t xml:space="preserve"> </w:t>
      </w:r>
      <w:r w:rsidR="00043F20" w:rsidRPr="00043F20">
        <w:t>[turn]</w:t>
      </w:r>
    </w:p>
    <w:p w14:paraId="5C7D49D0" w14:textId="6CDBF50F" w:rsidR="003965AB" w:rsidRDefault="00F476CA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Глобальное заклинание - </w:t>
      </w:r>
      <w:r w:rsidRPr="00F476CA">
        <w:rPr>
          <w:lang w:val="ru-RU"/>
        </w:rPr>
        <w:t>Ритуал ускорения (</w:t>
      </w:r>
      <w:r w:rsidRPr="00F476CA">
        <w:t>Quickening</w:t>
      </w:r>
      <w:r w:rsidRPr="00F476CA">
        <w:rPr>
          <w:lang w:val="ru-RU"/>
        </w:rPr>
        <w:t xml:space="preserve"> </w:t>
      </w:r>
      <w:r w:rsidRPr="00F476CA">
        <w:t>Ritual</w:t>
      </w:r>
      <w:r w:rsidRPr="00F476CA">
        <w:rPr>
          <w:lang w:val="ru-RU"/>
        </w:rPr>
        <w:t>)</w:t>
      </w:r>
    </w:p>
    <w:p w14:paraId="463B08E8" w14:textId="3065DBE6" w:rsidR="00F476CA" w:rsidRDefault="005D3651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Изменена цена</w:t>
      </w:r>
    </w:p>
    <w:p w14:paraId="4234C67D" w14:textId="28D40C8E" w:rsidR="00D42C24" w:rsidRDefault="005753DB">
      <w:pPr>
        <w:pStyle w:val="ae"/>
        <w:numPr>
          <w:ilvl w:val="2"/>
          <w:numId w:val="34"/>
        </w:numPr>
        <w:rPr>
          <w:rFonts w:asciiTheme="minorHAnsi" w:hAnsiTheme="minorHAnsi"/>
        </w:rPr>
      </w:pPr>
      <w:r w:rsidRPr="00D9204A">
        <w:rPr>
          <w:lang w:val="ru-RU"/>
        </w:rPr>
        <w:t xml:space="preserve">4 </w:t>
      </w:r>
      <w:r w:rsidRPr="008C154E">
        <w:t>[slaves]</w:t>
      </w:r>
      <w:r w:rsidR="00546D2B">
        <w:t xml:space="preserve"> </w:t>
      </w:r>
      <w:r w:rsidRPr="00D9204A">
        <w:rPr>
          <w:lang w:val="ru-RU"/>
        </w:rPr>
        <w:t xml:space="preserve">150 </w:t>
      </w:r>
      <w:r w:rsidR="00D9204A" w:rsidRPr="00D9204A">
        <w:rPr>
          <w:lang w:val="ru-RU"/>
        </w:rPr>
        <w:t>[</w:t>
      </w:r>
      <w:proofErr w:type="spellStart"/>
      <w:r w:rsidR="00D9204A" w:rsidRPr="00D9204A">
        <w:rPr>
          <w:lang w:val="ru-RU"/>
        </w:rPr>
        <w:t>globalspell</w:t>
      </w:r>
      <w:proofErr w:type="spellEnd"/>
      <w:r w:rsidR="00D9204A" w:rsidRPr="00D9204A">
        <w:rPr>
          <w:lang w:val="ru-RU"/>
        </w:rPr>
        <w:t>] -</w:t>
      </w:r>
      <w:r w:rsidR="00D9204A">
        <w:t xml:space="preserve">&gt; </w:t>
      </w:r>
      <w:r w:rsidR="001F7130">
        <w:rPr>
          <w:rFonts w:asciiTheme="minorHAnsi" w:hAnsiTheme="minorHAnsi"/>
        </w:rPr>
        <w:t>2</w:t>
      </w:r>
      <w:r w:rsidR="00D9204A" w:rsidRPr="00D9204A">
        <w:rPr>
          <w:rFonts w:asciiTheme="minorHAnsi" w:hAnsiTheme="minorHAnsi"/>
        </w:rPr>
        <w:t xml:space="preserve"> [slaves]</w:t>
      </w:r>
      <w:r w:rsidR="00546D2B">
        <w:rPr>
          <w:rFonts w:asciiTheme="minorHAnsi" w:hAnsiTheme="minorHAnsi"/>
        </w:rPr>
        <w:t xml:space="preserve"> </w:t>
      </w:r>
      <w:r w:rsidR="001F7130">
        <w:rPr>
          <w:rFonts w:asciiTheme="minorHAnsi" w:hAnsiTheme="minorHAnsi"/>
        </w:rPr>
        <w:t>80</w:t>
      </w:r>
      <w:r w:rsidR="00D9204A" w:rsidRPr="00D9204A">
        <w:rPr>
          <w:rFonts w:asciiTheme="minorHAnsi" w:hAnsiTheme="minorHAnsi"/>
        </w:rPr>
        <w:t xml:space="preserve"> [</w:t>
      </w:r>
      <w:proofErr w:type="spellStart"/>
      <w:r w:rsidR="00D9204A" w:rsidRPr="00D9204A">
        <w:rPr>
          <w:rFonts w:asciiTheme="minorHAnsi" w:hAnsiTheme="minorHAnsi"/>
        </w:rPr>
        <w:t>globalspell</w:t>
      </w:r>
      <w:proofErr w:type="spellEnd"/>
      <w:r w:rsidR="00D9204A" w:rsidRPr="00D9204A">
        <w:rPr>
          <w:rFonts w:asciiTheme="minorHAnsi" w:hAnsiTheme="minorHAnsi"/>
        </w:rPr>
        <w:t>]</w:t>
      </w:r>
    </w:p>
    <w:p w14:paraId="652A9F4A" w14:textId="4D552AFF" w:rsidR="00D42C24" w:rsidRDefault="00D42C24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Глобальное заклинание - </w:t>
      </w:r>
      <w:r w:rsidR="007C4CCA" w:rsidRPr="007C4CCA">
        <w:rPr>
          <w:lang w:val="ru-RU"/>
        </w:rPr>
        <w:t xml:space="preserve">Ритуал тёмного знания </w:t>
      </w:r>
      <w:r w:rsidRPr="00F476CA">
        <w:rPr>
          <w:lang w:val="ru-RU"/>
        </w:rPr>
        <w:t>(</w:t>
      </w:r>
      <w:r w:rsidR="00A05FAA" w:rsidRPr="00FE450B">
        <w:t>Dark</w:t>
      </w:r>
      <w:r w:rsidR="00A05FAA" w:rsidRPr="00A05FAA">
        <w:rPr>
          <w:lang w:val="ru-RU"/>
        </w:rPr>
        <w:t xml:space="preserve"> </w:t>
      </w:r>
      <w:r w:rsidR="00A05FAA" w:rsidRPr="00FE450B">
        <w:t>Knowledge</w:t>
      </w:r>
      <w:r w:rsidR="00A05FAA" w:rsidRPr="00A05FAA">
        <w:rPr>
          <w:lang w:val="ru-RU"/>
        </w:rPr>
        <w:t xml:space="preserve"> </w:t>
      </w:r>
      <w:r w:rsidR="00A05FAA" w:rsidRPr="00FE450B">
        <w:t>Ritual</w:t>
      </w:r>
      <w:r w:rsidRPr="00F476CA">
        <w:rPr>
          <w:lang w:val="ru-RU"/>
        </w:rPr>
        <w:t>)</w:t>
      </w:r>
    </w:p>
    <w:p w14:paraId="7BE610C6" w14:textId="4EB1CFFC" w:rsidR="00CC194A" w:rsidRPr="00CC194A" w:rsidRDefault="0051229C">
      <w:pPr>
        <w:pStyle w:val="ae"/>
        <w:numPr>
          <w:ilvl w:val="1"/>
          <w:numId w:val="34"/>
        </w:numPr>
        <w:rPr>
          <w:rFonts w:asciiTheme="minorHAnsi" w:hAnsiTheme="minorHAnsi"/>
        </w:rPr>
      </w:pPr>
      <w:r>
        <w:rPr>
          <w:lang w:val="ru-RU"/>
        </w:rPr>
        <w:t>Увеличен бонус</w:t>
      </w:r>
    </w:p>
    <w:p w14:paraId="07856FAF" w14:textId="7BB578BE" w:rsidR="00D42C24" w:rsidRDefault="0051229C">
      <w:pPr>
        <w:pStyle w:val="ae"/>
        <w:numPr>
          <w:ilvl w:val="2"/>
          <w:numId w:val="34"/>
        </w:numPr>
        <w:rPr>
          <w:rFonts w:asciiTheme="minorHAnsi" w:hAnsiTheme="minorHAnsi"/>
        </w:rPr>
      </w:pPr>
      <w:r>
        <w:rPr>
          <w:lang w:val="ru-RU"/>
        </w:rPr>
        <w:t>200 -</w:t>
      </w:r>
      <w:r>
        <w:t xml:space="preserve">&gt; 260 </w:t>
      </w:r>
      <w:r w:rsidR="00CC194A" w:rsidRPr="00CC194A">
        <w:t>[knowledge]</w:t>
      </w:r>
    </w:p>
    <w:p w14:paraId="4342AF5C" w14:textId="29648787" w:rsidR="00CD1601" w:rsidRDefault="00CD1601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Глобальное заклинание - </w:t>
      </w:r>
      <w:r w:rsidR="00255FEC" w:rsidRPr="00255FEC">
        <w:rPr>
          <w:lang w:val="ru-RU"/>
        </w:rPr>
        <w:t xml:space="preserve">Поработить население </w:t>
      </w:r>
      <w:r w:rsidRPr="00F476CA">
        <w:rPr>
          <w:lang w:val="ru-RU"/>
        </w:rPr>
        <w:t>(</w:t>
      </w:r>
      <w:r w:rsidRPr="00CD1601">
        <w:t>Enthrall</w:t>
      </w:r>
      <w:r w:rsidRPr="00CD1601">
        <w:rPr>
          <w:lang w:val="ru-RU"/>
        </w:rPr>
        <w:t xml:space="preserve"> </w:t>
      </w:r>
      <w:r w:rsidRPr="00CD1601">
        <w:t>Population</w:t>
      </w:r>
      <w:r w:rsidRPr="00F476CA">
        <w:rPr>
          <w:lang w:val="ru-RU"/>
        </w:rPr>
        <w:t>)</w:t>
      </w:r>
    </w:p>
    <w:p w14:paraId="704E2600" w14:textId="1684D0B0" w:rsidR="00CD1601" w:rsidRDefault="00326FEA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Выбранный город</w:t>
      </w:r>
    </w:p>
    <w:p w14:paraId="0114B614" w14:textId="7FF2841D" w:rsidR="00CD1601" w:rsidRDefault="009C7A4B">
      <w:pPr>
        <w:pStyle w:val="ae"/>
        <w:numPr>
          <w:ilvl w:val="2"/>
          <w:numId w:val="34"/>
        </w:numPr>
        <w:rPr>
          <w:rFonts w:asciiTheme="minorHAnsi" w:hAnsiTheme="minorHAnsi"/>
        </w:rPr>
      </w:pPr>
      <w:r>
        <w:rPr>
          <w:lang w:val="ru-RU"/>
        </w:rPr>
        <w:t>Теряет 1</w:t>
      </w:r>
      <w:r w:rsidR="00CD1601" w:rsidRPr="00D9204A">
        <w:rPr>
          <w:lang w:val="ru-RU"/>
        </w:rPr>
        <w:t xml:space="preserve"> -</w:t>
      </w:r>
      <w:r w:rsidR="00CD1601">
        <w:t xml:space="preserve">&gt; </w:t>
      </w:r>
      <w:r w:rsidR="00CD1601">
        <w:rPr>
          <w:rFonts w:asciiTheme="minorHAnsi" w:hAnsiTheme="minorHAnsi"/>
        </w:rPr>
        <w:t>2</w:t>
      </w:r>
      <w:r w:rsidR="00CD1601" w:rsidRPr="00D9204A">
        <w:rPr>
          <w:rFonts w:asciiTheme="minorHAnsi" w:hAnsiTheme="minorHAnsi"/>
        </w:rPr>
        <w:t xml:space="preserve"> </w:t>
      </w:r>
      <w:r w:rsidRPr="009C7A4B">
        <w:rPr>
          <w:rFonts w:asciiTheme="minorHAnsi" w:hAnsiTheme="minorHAnsi"/>
        </w:rPr>
        <w:t>[population]</w:t>
      </w:r>
    </w:p>
    <w:p w14:paraId="6701EF95" w14:textId="08817681" w:rsidR="00657D52" w:rsidRPr="009C7A4B" w:rsidRDefault="00657D52">
      <w:pPr>
        <w:pStyle w:val="ae"/>
        <w:numPr>
          <w:ilvl w:val="2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 xml:space="preserve">Отношения ухудшаются </w:t>
      </w:r>
      <w:r w:rsidR="00905AA3">
        <w:rPr>
          <w:rFonts w:asciiTheme="minorHAnsi" w:hAnsiTheme="minorHAnsi"/>
          <w:lang w:val="ru-RU"/>
        </w:rPr>
        <w:t>-200 -</w:t>
      </w:r>
      <w:r w:rsidR="00905AA3">
        <w:rPr>
          <w:rFonts w:asciiTheme="minorHAnsi" w:hAnsiTheme="minorHAnsi"/>
        </w:rPr>
        <w:t xml:space="preserve">&gt; -400 </w:t>
      </w:r>
      <w:r w:rsidR="002E09DA" w:rsidRPr="002E09DA">
        <w:rPr>
          <w:rFonts w:asciiTheme="minorHAnsi" w:hAnsiTheme="minorHAnsi"/>
        </w:rPr>
        <w:t>[relation]</w:t>
      </w:r>
    </w:p>
    <w:p w14:paraId="013E3695" w14:textId="6A6F9D9C" w:rsidR="009C7A4B" w:rsidRPr="00D9204A" w:rsidRDefault="007D3117">
      <w:pPr>
        <w:pStyle w:val="ae"/>
        <w:numPr>
          <w:ilvl w:val="1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lastRenderedPageBreak/>
        <w:t>В</w:t>
      </w:r>
      <w:r w:rsidR="00666A89">
        <w:rPr>
          <w:rFonts w:asciiTheme="minorHAnsi" w:hAnsiTheme="minorHAnsi"/>
          <w:lang w:val="ru-RU"/>
        </w:rPr>
        <w:t xml:space="preserve">ы получаете </w:t>
      </w:r>
      <w:r w:rsidR="00FE355C">
        <w:rPr>
          <w:rFonts w:asciiTheme="minorHAnsi" w:hAnsiTheme="minorHAnsi"/>
        </w:rPr>
        <w:t>3</w:t>
      </w:r>
      <w:r w:rsidR="00666A89">
        <w:rPr>
          <w:rFonts w:asciiTheme="minorHAnsi" w:hAnsiTheme="minorHAnsi"/>
          <w:lang w:val="ru-RU"/>
        </w:rPr>
        <w:t xml:space="preserve"> -</w:t>
      </w:r>
      <w:r w:rsidR="00666A89">
        <w:rPr>
          <w:rFonts w:asciiTheme="minorHAnsi" w:hAnsiTheme="minorHAnsi"/>
        </w:rPr>
        <w:t xml:space="preserve">&gt; 8 </w:t>
      </w:r>
      <w:r w:rsidR="00666A89" w:rsidRPr="00D9204A">
        <w:rPr>
          <w:rFonts w:asciiTheme="minorHAnsi" w:hAnsiTheme="minorHAnsi"/>
        </w:rPr>
        <w:t>[slaves]</w:t>
      </w:r>
    </w:p>
    <w:p w14:paraId="4CB07E46" w14:textId="12FDB063" w:rsidR="00D42C24" w:rsidRDefault="00D42C24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Глобальное заклинание - </w:t>
      </w:r>
      <w:r w:rsidR="00F06293" w:rsidRPr="00F06293">
        <w:rPr>
          <w:lang w:val="ru-RU"/>
        </w:rPr>
        <w:t xml:space="preserve">Ритуал фантазмов </w:t>
      </w:r>
      <w:r w:rsidRPr="00F476CA">
        <w:rPr>
          <w:lang w:val="ru-RU"/>
        </w:rPr>
        <w:t>(</w:t>
      </w:r>
      <w:r w:rsidR="00A05FAA" w:rsidRPr="00A05FAA">
        <w:t>Phantasmal</w:t>
      </w:r>
      <w:r w:rsidR="00A05FAA" w:rsidRPr="00A05FAA">
        <w:rPr>
          <w:lang w:val="ru-RU"/>
        </w:rPr>
        <w:t xml:space="preserve"> </w:t>
      </w:r>
      <w:r w:rsidR="00A05FAA" w:rsidRPr="00A05FAA">
        <w:t>Ritual</w:t>
      </w:r>
      <w:r w:rsidRPr="00F476CA">
        <w:rPr>
          <w:lang w:val="ru-RU"/>
        </w:rPr>
        <w:t>)</w:t>
      </w:r>
    </w:p>
    <w:p w14:paraId="29E92656" w14:textId="0046B720" w:rsidR="00D42C24" w:rsidRDefault="00D42C24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Изменен</w:t>
      </w:r>
      <w:r w:rsidR="005F0DED">
        <w:rPr>
          <w:lang w:val="ru-RU"/>
        </w:rPr>
        <w:t xml:space="preserve"> эффект</w:t>
      </w:r>
    </w:p>
    <w:p w14:paraId="3D6BBA88" w14:textId="62B74941" w:rsidR="005F0DED" w:rsidRDefault="005F0DED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Вражеская армия теряет </w:t>
      </w:r>
      <w:r w:rsidR="004064EC">
        <w:rPr>
          <w:lang w:val="ru-RU"/>
        </w:rPr>
        <w:t>-</w:t>
      </w:r>
      <w:r w:rsidR="00FB5C78">
        <w:rPr>
          <w:lang w:val="ru-RU"/>
        </w:rPr>
        <w:t>20% -</w:t>
      </w:r>
      <w:r w:rsidR="00FB5C78">
        <w:t xml:space="preserve">&gt; -3% </w:t>
      </w:r>
      <w:r w:rsidR="00DD75E1" w:rsidRPr="00DD75E1">
        <w:rPr>
          <w:lang w:val="ru-RU"/>
        </w:rPr>
        <w:t>[</w:t>
      </w:r>
      <w:proofErr w:type="spellStart"/>
      <w:r w:rsidR="00DD75E1" w:rsidRPr="00DD75E1">
        <w:rPr>
          <w:lang w:val="ru-RU"/>
        </w:rPr>
        <w:t>hp</w:t>
      </w:r>
      <w:proofErr w:type="spellEnd"/>
      <w:r w:rsidR="00DD75E1" w:rsidRPr="00DD75E1">
        <w:rPr>
          <w:lang w:val="ru-RU"/>
        </w:rPr>
        <w:t>]</w:t>
      </w:r>
    </w:p>
    <w:p w14:paraId="0EE1922F" w14:textId="33EBE92B" w:rsidR="00B062D7" w:rsidRDefault="00B062D7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Глобальное заклинание - </w:t>
      </w:r>
      <w:r w:rsidR="00F06293" w:rsidRPr="00F06293">
        <w:rPr>
          <w:lang w:val="ru-RU"/>
        </w:rPr>
        <w:t>Ритуал массовых фантазмов</w:t>
      </w:r>
      <w:r w:rsidRPr="00F476CA">
        <w:rPr>
          <w:lang w:val="ru-RU"/>
        </w:rPr>
        <w:t xml:space="preserve"> (</w:t>
      </w:r>
      <w:r w:rsidR="00644917" w:rsidRPr="00A05FAA">
        <w:t>Mass</w:t>
      </w:r>
      <w:r w:rsidR="00644917" w:rsidRPr="00A05FAA">
        <w:rPr>
          <w:lang w:val="ru-RU"/>
        </w:rPr>
        <w:t xml:space="preserve"> </w:t>
      </w:r>
      <w:r w:rsidR="00644917" w:rsidRPr="00A05FAA">
        <w:t>Phantasmal</w:t>
      </w:r>
      <w:r w:rsidR="00644917" w:rsidRPr="00A05FAA">
        <w:rPr>
          <w:lang w:val="ru-RU"/>
        </w:rPr>
        <w:t xml:space="preserve"> </w:t>
      </w:r>
      <w:r w:rsidR="00644917" w:rsidRPr="00A05FAA">
        <w:t>Ritual</w:t>
      </w:r>
      <w:r w:rsidRPr="00F476CA">
        <w:rPr>
          <w:lang w:val="ru-RU"/>
        </w:rPr>
        <w:t>)</w:t>
      </w:r>
    </w:p>
    <w:p w14:paraId="67D7096E" w14:textId="7C5CE658" w:rsidR="00FB5C78" w:rsidRDefault="00FB5C78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Изменен эффект</w:t>
      </w:r>
    </w:p>
    <w:p w14:paraId="3F91B58D" w14:textId="1A78728D" w:rsidR="00FB5C78" w:rsidRDefault="00FB5C78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Вражеские армии теряют </w:t>
      </w:r>
      <w:r w:rsidR="004064EC">
        <w:rPr>
          <w:lang w:val="ru-RU"/>
        </w:rPr>
        <w:t>-15</w:t>
      </w:r>
      <w:r>
        <w:rPr>
          <w:lang w:val="ru-RU"/>
        </w:rPr>
        <w:t>% -</w:t>
      </w:r>
      <w:r>
        <w:t>&gt; -</w:t>
      </w:r>
      <w:r w:rsidR="004064EC">
        <w:rPr>
          <w:lang w:val="ru-RU"/>
        </w:rPr>
        <w:t>2</w:t>
      </w:r>
      <w:r>
        <w:t xml:space="preserve">% </w:t>
      </w:r>
      <w:r w:rsidRPr="00DD75E1">
        <w:rPr>
          <w:lang w:val="ru-RU"/>
        </w:rPr>
        <w:t>[</w:t>
      </w:r>
      <w:proofErr w:type="spellStart"/>
      <w:r w:rsidRPr="00DD75E1">
        <w:rPr>
          <w:lang w:val="ru-RU"/>
        </w:rPr>
        <w:t>hp</w:t>
      </w:r>
      <w:proofErr w:type="spellEnd"/>
      <w:r w:rsidRPr="00DD75E1">
        <w:rPr>
          <w:lang w:val="ru-RU"/>
        </w:rPr>
        <w:t>]</w:t>
      </w:r>
    </w:p>
    <w:p w14:paraId="65B40ECA" w14:textId="17663F49" w:rsidR="00CF7D72" w:rsidRPr="00AB7E66" w:rsidRDefault="00CF7D72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="0013687C">
        <w:rPr>
          <w:lang w:val="ru-RU"/>
        </w:rPr>
        <w:t xml:space="preserve"> </w:t>
      </w:r>
      <w:r w:rsidR="0013687C" w:rsidRPr="0013687C">
        <w:rPr>
          <w:lang w:val="ru-RU"/>
        </w:rPr>
        <w:t xml:space="preserve">Тёмный скачок </w:t>
      </w:r>
      <w:r w:rsidR="0013687C" w:rsidRPr="0013687C">
        <w:t>I</w:t>
      </w:r>
      <w:r w:rsidR="0013687C">
        <w:rPr>
          <w:lang w:val="ru-RU"/>
        </w:rPr>
        <w:t xml:space="preserve"> (</w:t>
      </w:r>
      <w:proofErr w:type="spellStart"/>
      <w:r w:rsidR="00C82715" w:rsidRPr="00C82715">
        <w:rPr>
          <w:lang w:val="ru-RU"/>
        </w:rPr>
        <w:t>Eldritch</w:t>
      </w:r>
      <w:proofErr w:type="spellEnd"/>
      <w:r w:rsidR="00C82715" w:rsidRPr="00C82715">
        <w:rPr>
          <w:lang w:val="ru-RU"/>
        </w:rPr>
        <w:t xml:space="preserve"> </w:t>
      </w:r>
      <w:proofErr w:type="spellStart"/>
      <w:r w:rsidR="00C82715" w:rsidRPr="00C82715">
        <w:rPr>
          <w:lang w:val="ru-RU"/>
        </w:rPr>
        <w:t>Phase</w:t>
      </w:r>
      <w:proofErr w:type="spellEnd"/>
      <w:r w:rsidR="00C82715" w:rsidRPr="00C82715">
        <w:rPr>
          <w:lang w:val="ru-RU"/>
        </w:rPr>
        <w:t xml:space="preserve"> I</w:t>
      </w:r>
      <w:r w:rsidR="0013687C">
        <w:rPr>
          <w:lang w:val="ru-RU"/>
        </w:rPr>
        <w:t>)</w:t>
      </w:r>
    </w:p>
    <w:p w14:paraId="4E17405E" w14:textId="69FC5A68" w:rsidR="00AB7E66" w:rsidRPr="00AE588F" w:rsidRDefault="00AB7E66">
      <w:pPr>
        <w:pStyle w:val="a9"/>
        <w:numPr>
          <w:ilvl w:val="1"/>
          <w:numId w:val="34"/>
        </w:numPr>
        <w:rPr>
          <w:lang w:val="ru-RU"/>
        </w:rPr>
      </w:pPr>
      <w:r w:rsidRPr="00AB7E66">
        <w:rPr>
          <w:lang w:val="ru-RU"/>
        </w:rPr>
        <w:t>На перезарядке в начале битвы: 1</w:t>
      </w:r>
      <w:r w:rsidR="00B46D0B" w:rsidRPr="00B46D0B">
        <w:rPr>
          <w:lang w:val="ru-RU"/>
        </w:rPr>
        <w:t xml:space="preserve"> </w:t>
      </w:r>
      <w:r w:rsidR="00521A8D" w:rsidRPr="00521A8D">
        <w:rPr>
          <w:lang w:val="ru-RU"/>
        </w:rPr>
        <w:t>[</w:t>
      </w:r>
      <w:proofErr w:type="spellStart"/>
      <w:r w:rsidR="00521A8D" w:rsidRPr="00521A8D">
        <w:rPr>
          <w:lang w:val="ru-RU"/>
        </w:rPr>
        <w:t>turn</w:t>
      </w:r>
      <w:proofErr w:type="spellEnd"/>
      <w:r w:rsidR="00521A8D" w:rsidRPr="00521A8D">
        <w:rPr>
          <w:lang w:val="ru-RU"/>
        </w:rPr>
        <w:t>]</w:t>
      </w:r>
    </w:p>
    <w:p w14:paraId="578418DB" w14:textId="2D0845C1" w:rsidR="00AE588F" w:rsidRDefault="00534327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Уменьшена д</w:t>
      </w:r>
      <w:r w:rsidR="00AE588F">
        <w:rPr>
          <w:lang w:val="ru-RU"/>
        </w:rPr>
        <w:t xml:space="preserve">альность </w:t>
      </w:r>
      <w:r>
        <w:rPr>
          <w:lang w:val="ru-RU"/>
        </w:rPr>
        <w:t>применения</w:t>
      </w:r>
      <w:r w:rsidR="00AE588F">
        <w:rPr>
          <w:lang w:val="ru-RU"/>
        </w:rPr>
        <w:t xml:space="preserve"> </w:t>
      </w:r>
      <w:r w:rsidR="005A6EE9">
        <w:rPr>
          <w:lang w:val="ru-RU"/>
        </w:rPr>
        <w:t>3 -</w:t>
      </w:r>
      <w:r w:rsidR="005A6EE9">
        <w:t xml:space="preserve">&gt; 2 </w:t>
      </w:r>
      <w:r w:rsidR="00175708" w:rsidRPr="00175708">
        <w:rPr>
          <w:lang w:val="ru-RU"/>
        </w:rPr>
        <w:t>[</w:t>
      </w:r>
      <w:proofErr w:type="spellStart"/>
      <w:r w:rsidR="00175708" w:rsidRPr="00175708">
        <w:rPr>
          <w:lang w:val="ru-RU"/>
        </w:rPr>
        <w:t>range</w:t>
      </w:r>
      <w:proofErr w:type="spellEnd"/>
      <w:r w:rsidR="00175708" w:rsidRPr="00175708">
        <w:rPr>
          <w:lang w:val="ru-RU"/>
        </w:rPr>
        <w:t>]</w:t>
      </w:r>
    </w:p>
    <w:p w14:paraId="50357F2B" w14:textId="54C813A6" w:rsidR="00CF7D72" w:rsidRPr="00521A8D" w:rsidRDefault="00CF7D72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="0013687C">
        <w:rPr>
          <w:lang w:val="ru-RU"/>
        </w:rPr>
        <w:t xml:space="preserve"> </w:t>
      </w:r>
      <w:r w:rsidR="0013687C" w:rsidRPr="0013687C">
        <w:rPr>
          <w:lang w:val="ru-RU"/>
        </w:rPr>
        <w:t xml:space="preserve">Тёмный скачок </w:t>
      </w:r>
      <w:r w:rsidR="0013687C" w:rsidRPr="0013687C">
        <w:t>I</w:t>
      </w:r>
      <w:r w:rsidR="0013687C">
        <w:t>I</w:t>
      </w:r>
      <w:r w:rsidR="0013687C" w:rsidRPr="0013687C">
        <w:rPr>
          <w:lang w:val="ru-RU"/>
        </w:rPr>
        <w:t xml:space="preserve"> (</w:t>
      </w:r>
      <w:proofErr w:type="spellStart"/>
      <w:r w:rsidR="00C82715" w:rsidRPr="00C82715">
        <w:rPr>
          <w:lang w:val="ru-RU"/>
        </w:rPr>
        <w:t>Eldritch</w:t>
      </w:r>
      <w:proofErr w:type="spellEnd"/>
      <w:r w:rsidR="00C82715" w:rsidRPr="00C82715">
        <w:rPr>
          <w:lang w:val="ru-RU"/>
        </w:rPr>
        <w:t xml:space="preserve"> </w:t>
      </w:r>
      <w:proofErr w:type="spellStart"/>
      <w:r w:rsidR="00C82715" w:rsidRPr="00C82715">
        <w:rPr>
          <w:lang w:val="ru-RU"/>
        </w:rPr>
        <w:t>Phase</w:t>
      </w:r>
      <w:proofErr w:type="spellEnd"/>
      <w:r w:rsidR="00C82715" w:rsidRPr="00C82715">
        <w:rPr>
          <w:lang w:val="ru-RU"/>
        </w:rPr>
        <w:t xml:space="preserve"> I</w:t>
      </w:r>
      <w:r w:rsidR="00C82715">
        <w:t>I</w:t>
      </w:r>
      <w:r w:rsidR="0013687C" w:rsidRPr="0013687C">
        <w:rPr>
          <w:lang w:val="ru-RU"/>
        </w:rPr>
        <w:t>)</w:t>
      </w:r>
    </w:p>
    <w:p w14:paraId="4ADBA23B" w14:textId="77777777" w:rsidR="00521A8D" w:rsidRDefault="00521A8D">
      <w:pPr>
        <w:pStyle w:val="a9"/>
        <w:numPr>
          <w:ilvl w:val="1"/>
          <w:numId w:val="34"/>
        </w:numPr>
        <w:rPr>
          <w:lang w:val="ru-RU"/>
        </w:rPr>
      </w:pPr>
      <w:r w:rsidRPr="00AB7E66">
        <w:rPr>
          <w:lang w:val="ru-RU"/>
        </w:rPr>
        <w:t>На перезарядке в начале битвы: 1</w:t>
      </w:r>
      <w:r w:rsidRPr="00B46D0B">
        <w:rPr>
          <w:lang w:val="ru-RU"/>
        </w:rPr>
        <w:t xml:space="preserve"> </w:t>
      </w:r>
      <w:r w:rsidRPr="00521A8D">
        <w:rPr>
          <w:lang w:val="ru-RU"/>
        </w:rPr>
        <w:t>[</w:t>
      </w:r>
      <w:proofErr w:type="spellStart"/>
      <w:r w:rsidRPr="00521A8D">
        <w:rPr>
          <w:lang w:val="ru-RU"/>
        </w:rPr>
        <w:t>turn</w:t>
      </w:r>
      <w:proofErr w:type="spellEnd"/>
      <w:r w:rsidRPr="00521A8D">
        <w:rPr>
          <w:lang w:val="ru-RU"/>
        </w:rPr>
        <w:t>]</w:t>
      </w:r>
    </w:p>
    <w:p w14:paraId="41FC0660" w14:textId="5748263F" w:rsidR="005A6EE9" w:rsidRDefault="00534327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Уменьшена д</w:t>
      </w:r>
      <w:r w:rsidR="005A6EE9">
        <w:rPr>
          <w:lang w:val="ru-RU"/>
        </w:rPr>
        <w:t xml:space="preserve">альность </w:t>
      </w:r>
      <w:r>
        <w:rPr>
          <w:lang w:val="ru-RU"/>
        </w:rPr>
        <w:t>применения</w:t>
      </w:r>
      <w:r w:rsidR="005A6EE9">
        <w:rPr>
          <w:lang w:val="ru-RU"/>
        </w:rPr>
        <w:t xml:space="preserve"> </w:t>
      </w:r>
      <w:r w:rsidR="005A6EE9">
        <w:t>6</w:t>
      </w:r>
      <w:r w:rsidR="005A6EE9">
        <w:rPr>
          <w:lang w:val="ru-RU"/>
        </w:rPr>
        <w:t xml:space="preserve"> -</w:t>
      </w:r>
      <w:r w:rsidR="005A6EE9">
        <w:t xml:space="preserve">&gt; 4 </w:t>
      </w:r>
      <w:r w:rsidR="005A6EE9" w:rsidRPr="00175708">
        <w:rPr>
          <w:lang w:val="ru-RU"/>
        </w:rPr>
        <w:t>[</w:t>
      </w:r>
      <w:proofErr w:type="spellStart"/>
      <w:r w:rsidR="005A6EE9" w:rsidRPr="00175708">
        <w:rPr>
          <w:lang w:val="ru-RU"/>
        </w:rPr>
        <w:t>range</w:t>
      </w:r>
      <w:proofErr w:type="spellEnd"/>
      <w:r w:rsidR="005A6EE9" w:rsidRPr="00175708">
        <w:rPr>
          <w:lang w:val="ru-RU"/>
        </w:rPr>
        <w:t>]</w:t>
      </w:r>
    </w:p>
    <w:p w14:paraId="538C0184" w14:textId="48C0D926" w:rsidR="00FC429D" w:rsidRPr="00621676" w:rsidRDefault="00FC429D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Активная способность -</w:t>
      </w:r>
      <w:r w:rsidR="00C5063B">
        <w:rPr>
          <w:lang w:val="ru-RU"/>
        </w:rPr>
        <w:t xml:space="preserve"> </w:t>
      </w:r>
      <w:r w:rsidR="00C5063B" w:rsidRPr="00AB7E66">
        <w:rPr>
          <w:lang w:val="ru-RU"/>
        </w:rPr>
        <w:t>Могильное гниение</w:t>
      </w:r>
      <w:r w:rsidR="00C5063B">
        <w:rPr>
          <w:lang w:val="ru-RU"/>
        </w:rPr>
        <w:t xml:space="preserve"> (</w:t>
      </w:r>
      <w:proofErr w:type="spellStart"/>
      <w:r w:rsidR="003E5445" w:rsidRPr="003E5445">
        <w:rPr>
          <w:lang w:val="ru-RU"/>
        </w:rPr>
        <w:t>Rot</w:t>
      </w:r>
      <w:proofErr w:type="spellEnd"/>
      <w:r w:rsidR="003E5445" w:rsidRPr="003E5445">
        <w:rPr>
          <w:lang w:val="ru-RU"/>
        </w:rPr>
        <w:t xml:space="preserve"> </w:t>
      </w:r>
      <w:proofErr w:type="spellStart"/>
      <w:r w:rsidR="003E5445" w:rsidRPr="003E5445">
        <w:rPr>
          <w:lang w:val="ru-RU"/>
        </w:rPr>
        <w:t>Away</w:t>
      </w:r>
      <w:proofErr w:type="spellEnd"/>
      <w:r w:rsidR="00C5063B">
        <w:rPr>
          <w:lang w:val="ru-RU"/>
        </w:rPr>
        <w:t>)</w:t>
      </w:r>
    </w:p>
    <w:p w14:paraId="56F883B1" w14:textId="2806FDC7" w:rsidR="00621676" w:rsidRDefault="00621676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Снижен урон 45 </w:t>
      </w:r>
      <w:r>
        <w:t>-&gt;</w:t>
      </w:r>
      <w:r>
        <w:rPr>
          <w:lang w:val="ru-RU"/>
        </w:rPr>
        <w:t xml:space="preserve"> </w:t>
      </w:r>
      <w:r w:rsidR="00CE746C">
        <w:rPr>
          <w:lang w:val="ru-RU"/>
        </w:rPr>
        <w:t xml:space="preserve">25 </w:t>
      </w:r>
      <w:r w:rsidR="000251B4" w:rsidRPr="000251B4">
        <w:rPr>
          <w:lang w:val="ru-RU"/>
        </w:rPr>
        <w:t>[</w:t>
      </w:r>
      <w:proofErr w:type="spellStart"/>
      <w:r w:rsidR="000251B4" w:rsidRPr="000251B4">
        <w:rPr>
          <w:lang w:val="ru-RU"/>
        </w:rPr>
        <w:t>poison</w:t>
      </w:r>
      <w:proofErr w:type="spellEnd"/>
      <w:r w:rsidR="000251B4" w:rsidRPr="000251B4">
        <w:rPr>
          <w:lang w:val="ru-RU"/>
        </w:rPr>
        <w:t>]</w:t>
      </w:r>
    </w:p>
    <w:p w14:paraId="300B78FD" w14:textId="7F59E81B" w:rsidR="00C9472D" w:rsidRDefault="00E25650" w:rsidP="000E5C0D">
      <w:pPr>
        <w:pStyle w:val="21"/>
        <w:rPr>
          <w:lang w:val="ru-RU"/>
        </w:rPr>
      </w:pPr>
      <w:r w:rsidRPr="00E25650">
        <w:t>[</w:t>
      </w:r>
      <w:proofErr w:type="spellStart"/>
      <w:r w:rsidRPr="00E25650">
        <w:t>giantking</w:t>
      </w:r>
      <w:proofErr w:type="spellEnd"/>
      <w:r w:rsidRPr="00E25650">
        <w:t>]</w:t>
      </w:r>
      <w:r>
        <w:rPr>
          <w:lang w:val="ru-RU"/>
        </w:rPr>
        <w:t xml:space="preserve"> </w:t>
      </w:r>
      <w:r w:rsidR="00C9472D" w:rsidRPr="00C9472D">
        <w:rPr>
          <w:lang w:val="ru-RU"/>
        </w:rPr>
        <w:t>Король великанов</w:t>
      </w:r>
      <w:r w:rsidR="00C9472D">
        <w:rPr>
          <w:lang w:val="ru-RU"/>
        </w:rPr>
        <w:t xml:space="preserve"> (</w:t>
      </w:r>
      <w:proofErr w:type="spellStart"/>
      <w:r w:rsidR="000E5C0D" w:rsidRPr="000E5C0D">
        <w:rPr>
          <w:lang w:val="ru-RU"/>
        </w:rPr>
        <w:t>Giant</w:t>
      </w:r>
      <w:proofErr w:type="spellEnd"/>
      <w:r w:rsidR="000E5C0D" w:rsidRPr="000E5C0D">
        <w:rPr>
          <w:lang w:val="ru-RU"/>
        </w:rPr>
        <w:t xml:space="preserve"> King</w:t>
      </w:r>
      <w:r w:rsidR="00C9472D">
        <w:rPr>
          <w:lang w:val="ru-RU"/>
        </w:rPr>
        <w:t>)</w:t>
      </w:r>
    </w:p>
    <w:p w14:paraId="4EA802ED" w14:textId="10B01D6A" w:rsidR="006A2FDB" w:rsidRPr="00BC3B41" w:rsidRDefault="006A2FDB">
      <w:pPr>
        <w:pStyle w:val="a9"/>
        <w:numPr>
          <w:ilvl w:val="0"/>
          <w:numId w:val="34"/>
        </w:numPr>
        <w:rPr>
          <w:lang w:val="ru-RU"/>
        </w:rPr>
      </w:pPr>
      <w:r w:rsidRPr="00BC3B41">
        <w:rPr>
          <w:lang w:val="ru-RU"/>
        </w:rPr>
        <w:t xml:space="preserve">Добавлена зависимость от приверженности для </w:t>
      </w:r>
      <w:r>
        <w:rPr>
          <w:lang w:val="ru-RU"/>
        </w:rPr>
        <w:t>особенных способностей приверженности</w:t>
      </w:r>
    </w:p>
    <w:p w14:paraId="1E851697" w14:textId="01BACCEA" w:rsidR="006A2FDB" w:rsidRPr="00BC3B41" w:rsidRDefault="006A2FDB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4 </w:t>
      </w:r>
      <w:r w:rsidR="008F32B8">
        <w:rPr>
          <w:lang w:val="ru-RU"/>
        </w:rPr>
        <w:t>=</w:t>
      </w:r>
      <w:r w:rsidRPr="00BC3B41">
        <w:rPr>
          <w:lang w:val="ru-RU"/>
        </w:rPr>
        <w:t xml:space="preserve"> 1 приверженность</w:t>
      </w:r>
    </w:p>
    <w:p w14:paraId="72C0662F" w14:textId="07F7E7D5" w:rsidR="006A2FDB" w:rsidRPr="00BC3B41" w:rsidRDefault="006A2FDB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8 </w:t>
      </w:r>
      <w:r w:rsidR="008F32B8">
        <w:rPr>
          <w:lang w:val="ru-RU"/>
        </w:rPr>
        <w:t>=</w:t>
      </w:r>
      <w:r w:rsidRPr="00BC3B41">
        <w:rPr>
          <w:lang w:val="ru-RU"/>
        </w:rPr>
        <w:t xml:space="preserve"> 4 приверженности</w:t>
      </w:r>
    </w:p>
    <w:p w14:paraId="5A1D1647" w14:textId="3A8AA248" w:rsidR="006A2FDB" w:rsidRPr="00BC3B41" w:rsidRDefault="006A2FDB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12 </w:t>
      </w:r>
      <w:r w:rsidR="008F32B8">
        <w:rPr>
          <w:lang w:val="ru-RU"/>
        </w:rPr>
        <w:t>=</w:t>
      </w:r>
      <w:r w:rsidRPr="00BC3B41">
        <w:rPr>
          <w:lang w:val="ru-RU"/>
        </w:rPr>
        <w:t xml:space="preserve"> 6 приверженности</w:t>
      </w:r>
    </w:p>
    <w:p w14:paraId="5EA5AE2B" w14:textId="23B36E35" w:rsidR="000E5C0D" w:rsidRDefault="006A2FDB">
      <w:pPr>
        <w:pStyle w:val="a9"/>
        <w:numPr>
          <w:ilvl w:val="1"/>
          <w:numId w:val="34"/>
        </w:numPr>
        <w:rPr>
          <w:lang w:val="ru-RU"/>
        </w:rPr>
      </w:pPr>
      <w:r w:rsidRPr="00BC3B41">
        <w:rPr>
          <w:lang w:val="ru-RU"/>
        </w:rPr>
        <w:t xml:space="preserve">Уровень 16 </w:t>
      </w:r>
      <w:r w:rsidR="008F32B8">
        <w:rPr>
          <w:lang w:val="ru-RU"/>
        </w:rPr>
        <w:t>=</w:t>
      </w:r>
      <w:r w:rsidRPr="00BC3B41">
        <w:rPr>
          <w:lang w:val="ru-RU"/>
        </w:rPr>
        <w:t xml:space="preserve"> 8 приверженности</w:t>
      </w:r>
    </w:p>
    <w:p w14:paraId="422C6666" w14:textId="4F65170A" w:rsidR="00FC52E7" w:rsidRDefault="00FC52E7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Изменено содержание правителя</w:t>
      </w:r>
    </w:p>
    <w:p w14:paraId="3C613730" w14:textId="281E4EA7" w:rsidR="00FC52E7" w:rsidRDefault="00FC52E7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Теперь за каждый уровень </w:t>
      </w:r>
      <w:r w:rsidR="00704A55">
        <w:rPr>
          <w:lang w:val="ru-RU"/>
        </w:rPr>
        <w:t>4</w:t>
      </w:r>
      <w:r>
        <w:rPr>
          <w:lang w:val="ru-RU"/>
        </w:rPr>
        <w:t xml:space="preserve"> </w:t>
      </w:r>
      <w:r w:rsidRPr="00370765">
        <w:rPr>
          <w:lang w:val="ru-RU"/>
        </w:rPr>
        <w:t>[</w:t>
      </w:r>
      <w:proofErr w:type="spellStart"/>
      <w:r w:rsidRPr="00370765">
        <w:rPr>
          <w:lang w:val="ru-RU"/>
        </w:rPr>
        <w:t>mana</w:t>
      </w:r>
      <w:proofErr w:type="spellEnd"/>
      <w:r w:rsidRPr="00370765">
        <w:rPr>
          <w:lang w:val="ru-RU"/>
        </w:rPr>
        <w:t>]</w:t>
      </w:r>
      <w:r>
        <w:rPr>
          <w:lang w:val="ru-RU"/>
        </w:rPr>
        <w:t xml:space="preserve"> и </w:t>
      </w:r>
      <w:r w:rsidR="00704A55">
        <w:rPr>
          <w:lang w:val="ru-RU"/>
        </w:rPr>
        <w:t>4</w:t>
      </w:r>
      <w:r>
        <w:rPr>
          <w:lang w:val="ru-RU"/>
        </w:rPr>
        <w:t xml:space="preserve"> </w:t>
      </w:r>
      <w:r w:rsidRPr="004700D7">
        <w:rPr>
          <w:lang w:val="ru-RU"/>
        </w:rPr>
        <w:t>[</w:t>
      </w:r>
      <w:proofErr w:type="spellStart"/>
      <w:r w:rsidRPr="004700D7">
        <w:rPr>
          <w:lang w:val="ru-RU"/>
        </w:rPr>
        <w:t>gold</w:t>
      </w:r>
      <w:proofErr w:type="spellEnd"/>
      <w:r w:rsidRPr="004700D7">
        <w:rPr>
          <w:lang w:val="ru-RU"/>
        </w:rPr>
        <w:t>]</w:t>
      </w:r>
    </w:p>
    <w:p w14:paraId="3F10683F" w14:textId="7CAEBABC" w:rsidR="00A0419C" w:rsidRDefault="0004067A">
      <w:pPr>
        <w:pStyle w:val="a9"/>
        <w:numPr>
          <w:ilvl w:val="0"/>
          <w:numId w:val="34"/>
        </w:numPr>
        <w:rPr>
          <w:lang w:val="ru-RU"/>
        </w:rPr>
      </w:pPr>
      <w:r w:rsidRPr="0004067A">
        <w:rPr>
          <w:lang w:val="ru-RU"/>
        </w:rPr>
        <w:t xml:space="preserve">Губернатор-король великанов </w:t>
      </w:r>
      <w:r>
        <w:rPr>
          <w:lang w:val="ru-RU"/>
        </w:rPr>
        <w:t>(</w:t>
      </w:r>
      <w:r w:rsidRPr="0004067A">
        <w:t>Giant</w:t>
      </w:r>
      <w:r w:rsidRPr="0004067A">
        <w:rPr>
          <w:lang w:val="ru-RU"/>
        </w:rPr>
        <w:t xml:space="preserve"> </w:t>
      </w:r>
      <w:r w:rsidRPr="0004067A">
        <w:t>King</w:t>
      </w:r>
      <w:r w:rsidRPr="0004067A">
        <w:rPr>
          <w:lang w:val="ru-RU"/>
        </w:rPr>
        <w:t xml:space="preserve"> </w:t>
      </w:r>
      <w:r w:rsidRPr="0004067A">
        <w:t>Governor</w:t>
      </w:r>
      <w:r>
        <w:rPr>
          <w:lang w:val="ru-RU"/>
        </w:rPr>
        <w:t>)</w:t>
      </w:r>
    </w:p>
    <w:p w14:paraId="324D9F17" w14:textId="7431C8ED" w:rsidR="007F08A1" w:rsidRDefault="007F08A1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1 уровень славы</w:t>
      </w:r>
    </w:p>
    <w:p w14:paraId="5336F2E4" w14:textId="13DB5CC3" w:rsidR="003B70E6" w:rsidRPr="00230D3E" w:rsidRDefault="00885AFF">
      <w:pPr>
        <w:pStyle w:val="a9"/>
        <w:numPr>
          <w:ilvl w:val="2"/>
          <w:numId w:val="34"/>
        </w:numPr>
      </w:pPr>
      <w:r>
        <w:rPr>
          <w:lang w:val="ru-RU"/>
        </w:rPr>
        <w:t>Бонус</w:t>
      </w:r>
      <w:r w:rsidRPr="00230D3E">
        <w:t xml:space="preserve"> </w:t>
      </w:r>
      <w:r>
        <w:rPr>
          <w:lang w:val="ru-RU"/>
        </w:rPr>
        <w:t>от</w:t>
      </w:r>
      <w:r w:rsidRPr="00230D3E">
        <w:t xml:space="preserve"> </w:t>
      </w:r>
      <w:r w:rsidR="003304B7" w:rsidRPr="00230D3E">
        <w:t xml:space="preserve">[quarry]: </w:t>
      </w:r>
      <w:r w:rsidR="00E216DB" w:rsidRPr="00230D3E">
        <w:t xml:space="preserve">+5 </w:t>
      </w:r>
      <w:r w:rsidR="00F22103" w:rsidRPr="00230D3E">
        <w:t>[production] -</w:t>
      </w:r>
      <w:r w:rsidR="00F22103">
        <w:t>&gt;</w:t>
      </w:r>
      <w:r w:rsidR="00230D3E" w:rsidRPr="00230D3E">
        <w:t xml:space="preserve"> +2 [essence]</w:t>
      </w:r>
    </w:p>
    <w:p w14:paraId="48802FA4" w14:textId="34F61453" w:rsidR="007F08A1" w:rsidRDefault="007F08A1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>2 уровень славы</w:t>
      </w:r>
    </w:p>
    <w:p w14:paraId="5A55EE68" w14:textId="3C55FF3D" w:rsidR="00CB2EB4" w:rsidRDefault="00CB2EB4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>Уменьшен</w:t>
      </w:r>
      <w:r w:rsidR="00A3724E">
        <w:rPr>
          <w:lang w:val="ru-RU"/>
        </w:rPr>
        <w:t>а</w:t>
      </w:r>
      <w:r>
        <w:rPr>
          <w:lang w:val="ru-RU"/>
        </w:rPr>
        <w:t xml:space="preserve"> </w:t>
      </w:r>
      <w:r w:rsidR="00BB1BFC">
        <w:rPr>
          <w:lang w:val="ru-RU"/>
        </w:rPr>
        <w:t>скидка на строительство городских сооружений -20%</w:t>
      </w:r>
      <w:r w:rsidR="008A5BC6">
        <w:rPr>
          <w:lang w:val="ru-RU"/>
        </w:rPr>
        <w:t xml:space="preserve"> -</w:t>
      </w:r>
      <w:r w:rsidR="008A5BC6" w:rsidRPr="008A5BC6">
        <w:rPr>
          <w:lang w:val="ru-RU"/>
        </w:rPr>
        <w:t xml:space="preserve">&gt; -5% </w:t>
      </w:r>
      <w:r w:rsidR="002C1AE5" w:rsidRPr="002C1AE5">
        <w:rPr>
          <w:lang w:val="ru-RU"/>
        </w:rPr>
        <w:t>[</w:t>
      </w:r>
      <w:proofErr w:type="spellStart"/>
      <w:r w:rsidR="002C1AE5" w:rsidRPr="002C1AE5">
        <w:rPr>
          <w:lang w:val="ru-RU"/>
        </w:rPr>
        <w:t>gold</w:t>
      </w:r>
      <w:proofErr w:type="spellEnd"/>
      <w:r w:rsidR="002C1AE5" w:rsidRPr="002C1AE5">
        <w:rPr>
          <w:lang w:val="ru-RU"/>
        </w:rPr>
        <w:t>]</w:t>
      </w:r>
    </w:p>
    <w:p w14:paraId="7B4A1D3F" w14:textId="77777777" w:rsidR="00003994" w:rsidRPr="00B97838" w:rsidRDefault="00003994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>При использовании предмета с типом Г</w:t>
      </w:r>
      <w:r w:rsidRPr="00B97838">
        <w:rPr>
          <w:lang w:val="ru-RU"/>
        </w:rPr>
        <w:t>игантский топор</w:t>
      </w:r>
      <w:r>
        <w:rPr>
          <w:lang w:val="ru-RU"/>
        </w:rPr>
        <w:t xml:space="preserve"> (</w:t>
      </w:r>
      <w:r>
        <w:t>G</w:t>
      </w:r>
      <w:proofErr w:type="spellStart"/>
      <w:r w:rsidRPr="00B97838">
        <w:rPr>
          <w:lang w:val="ru-RU"/>
        </w:rPr>
        <w:t>iant</w:t>
      </w:r>
      <w:proofErr w:type="spellEnd"/>
      <w:r w:rsidRPr="00B97838">
        <w:rPr>
          <w:lang w:val="ru-RU"/>
        </w:rPr>
        <w:t xml:space="preserve"> </w:t>
      </w:r>
      <w:proofErr w:type="spellStart"/>
      <w:r w:rsidRPr="00B97838">
        <w:rPr>
          <w:lang w:val="ru-RU"/>
        </w:rPr>
        <w:t>axe</w:t>
      </w:r>
      <w:proofErr w:type="spellEnd"/>
      <w:r>
        <w:rPr>
          <w:lang w:val="ru-RU"/>
        </w:rPr>
        <w:t>)</w:t>
      </w:r>
    </w:p>
    <w:p w14:paraId="6550F511" w14:textId="5F76811A" w:rsidR="00003994" w:rsidRDefault="00003994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- </w:t>
      </w:r>
      <w:r w:rsidRPr="00243D15">
        <w:rPr>
          <w:lang w:val="ru-RU"/>
        </w:rPr>
        <w:t xml:space="preserve">Атака </w:t>
      </w:r>
      <w:r>
        <w:rPr>
          <w:lang w:val="ru-RU"/>
        </w:rPr>
        <w:t xml:space="preserve">с </w:t>
      </w:r>
      <w:r w:rsidRPr="00243D15">
        <w:rPr>
          <w:lang w:val="ru-RU"/>
        </w:rPr>
        <w:t>натиском</w:t>
      </w:r>
      <w:r>
        <w:rPr>
          <w:lang w:val="ru-RU"/>
        </w:rPr>
        <w:t xml:space="preserve"> (</w:t>
      </w:r>
      <w:r w:rsidRPr="00E317CB">
        <w:t>Charge</w:t>
      </w:r>
      <w:r w:rsidRPr="00E317CB">
        <w:rPr>
          <w:lang w:val="ru-RU"/>
        </w:rPr>
        <w:t xml:space="preserve"> </w:t>
      </w:r>
      <w:r w:rsidRPr="00E317CB">
        <w:t>Strike</w:t>
      </w:r>
      <w:r>
        <w:rPr>
          <w:lang w:val="ru-RU"/>
        </w:rPr>
        <w:t>) изменена</w:t>
      </w:r>
    </w:p>
    <w:p w14:paraId="6DD67EB1" w14:textId="72D1E14D" w:rsidR="00003994" w:rsidRDefault="00003994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Теперь затрагивает не 2 клетки, а одну </w:t>
      </w:r>
      <w:r w:rsidR="00251537">
        <w:rPr>
          <w:lang w:val="ru-RU"/>
        </w:rPr>
        <w:t>с</w:t>
      </w:r>
      <w:r w:rsidR="00251537" w:rsidRPr="00251537">
        <w:rPr>
          <w:lang w:val="ru-RU"/>
        </w:rPr>
        <w:t xml:space="preserve"> </w:t>
      </w:r>
      <w:r w:rsidR="00251537">
        <w:rPr>
          <w:lang w:val="ru-RU"/>
        </w:rPr>
        <w:t xml:space="preserve">дальностью </w:t>
      </w:r>
      <w:r>
        <w:rPr>
          <w:lang w:val="ru-RU"/>
        </w:rPr>
        <w:t xml:space="preserve">2 </w:t>
      </w:r>
      <w:r w:rsidRPr="00741CB9">
        <w:rPr>
          <w:lang w:val="ru-RU"/>
        </w:rPr>
        <w:t>[</w:t>
      </w:r>
      <w:proofErr w:type="spellStart"/>
      <w:r w:rsidRPr="00741CB9">
        <w:rPr>
          <w:lang w:val="ru-RU"/>
        </w:rPr>
        <w:t>range</w:t>
      </w:r>
      <w:proofErr w:type="spellEnd"/>
      <w:r w:rsidRPr="00741CB9">
        <w:rPr>
          <w:lang w:val="ru-RU"/>
        </w:rPr>
        <w:t>]</w:t>
      </w:r>
    </w:p>
    <w:p w14:paraId="58C72D42" w14:textId="77777777" w:rsidR="00003994" w:rsidRDefault="00003994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>Атака с мощным натиском (</w:t>
      </w:r>
      <w:r w:rsidRPr="0078033D">
        <w:rPr>
          <w:lang w:val="ru-RU"/>
        </w:rPr>
        <w:t xml:space="preserve">Heavy </w:t>
      </w:r>
      <w:r w:rsidRPr="00E317CB">
        <w:t>Charge</w:t>
      </w:r>
      <w:r w:rsidRPr="00E317CB">
        <w:rPr>
          <w:lang w:val="ru-RU"/>
        </w:rPr>
        <w:t xml:space="preserve"> </w:t>
      </w:r>
      <w:r w:rsidRPr="00E317CB">
        <w:t>Strike</w:t>
      </w:r>
      <w:r>
        <w:rPr>
          <w:lang w:val="ru-RU"/>
        </w:rPr>
        <w:t>) заменена на Атаку с натиском (</w:t>
      </w:r>
      <w:r w:rsidRPr="00E317CB">
        <w:t>Charge</w:t>
      </w:r>
      <w:r w:rsidRPr="00E317CB">
        <w:rPr>
          <w:lang w:val="ru-RU"/>
        </w:rPr>
        <w:t xml:space="preserve"> </w:t>
      </w:r>
      <w:r w:rsidRPr="00E317CB">
        <w:t>Strike</w:t>
      </w:r>
      <w:r>
        <w:rPr>
          <w:lang w:val="ru-RU"/>
        </w:rPr>
        <w:t>)</w:t>
      </w:r>
    </w:p>
    <w:p w14:paraId="6C20189D" w14:textId="77777777" w:rsidR="00003994" w:rsidRDefault="00003994">
      <w:pPr>
        <w:pStyle w:val="a9"/>
        <w:numPr>
          <w:ilvl w:val="3"/>
          <w:numId w:val="34"/>
        </w:numPr>
        <w:rPr>
          <w:lang w:val="ru-RU"/>
        </w:rPr>
      </w:pPr>
      <w:r>
        <w:rPr>
          <w:lang w:val="ru-RU"/>
        </w:rPr>
        <w:t>Стандартный бонус с разгона</w:t>
      </w:r>
    </w:p>
    <w:p w14:paraId="265D1E7F" w14:textId="77777777" w:rsidR="00003994" w:rsidRPr="002B353B" w:rsidRDefault="00003994">
      <w:pPr>
        <w:pStyle w:val="a9"/>
        <w:numPr>
          <w:ilvl w:val="3"/>
          <w:numId w:val="34"/>
        </w:numPr>
        <w:rPr>
          <w:lang w:val="ru-RU"/>
        </w:rPr>
      </w:pPr>
      <w:r>
        <w:rPr>
          <w:lang w:val="ru-RU"/>
        </w:rPr>
        <w:t xml:space="preserve">Не игнорирует </w:t>
      </w:r>
      <w:r w:rsidRPr="006670BF">
        <w:rPr>
          <w:lang w:val="ru-RU"/>
        </w:rPr>
        <w:t>Стойкость перед натиском</w:t>
      </w:r>
      <w:r>
        <w:rPr>
          <w:lang w:val="ru-RU"/>
        </w:rPr>
        <w:t xml:space="preserve"> (</w:t>
      </w:r>
      <w:proofErr w:type="spellStart"/>
      <w:r w:rsidRPr="00A0419C">
        <w:rPr>
          <w:lang w:val="ru-RU"/>
        </w:rPr>
        <w:t>Charge</w:t>
      </w:r>
      <w:proofErr w:type="spellEnd"/>
      <w:r w:rsidRPr="00A0419C">
        <w:rPr>
          <w:lang w:val="ru-RU"/>
        </w:rPr>
        <w:t xml:space="preserve"> </w:t>
      </w:r>
      <w:proofErr w:type="spellStart"/>
      <w:r w:rsidRPr="00A0419C">
        <w:rPr>
          <w:lang w:val="ru-RU"/>
        </w:rPr>
        <w:t>Resistance</w:t>
      </w:r>
      <w:proofErr w:type="spellEnd"/>
      <w:r>
        <w:rPr>
          <w:lang w:val="ru-RU"/>
        </w:rPr>
        <w:t>)</w:t>
      </w:r>
    </w:p>
    <w:p w14:paraId="5BF41B8E" w14:textId="06A60CED" w:rsidR="002B353B" w:rsidRPr="00CE2BC9" w:rsidRDefault="002B353B">
      <w:pPr>
        <w:pStyle w:val="a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Особенная способность приверженности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="00043C09">
        <w:rPr>
          <w:lang w:val="ru-RU"/>
        </w:rPr>
        <w:t xml:space="preserve">Материя - </w:t>
      </w:r>
      <w:r>
        <w:rPr>
          <w:lang w:val="ru-RU"/>
        </w:rPr>
        <w:t>Руна Силы (</w:t>
      </w:r>
      <w:r w:rsidR="00043C09">
        <w:t>B</w:t>
      </w:r>
      <w:proofErr w:type="spellStart"/>
      <w:r w:rsidR="00043C09" w:rsidRPr="00043C09">
        <w:rPr>
          <w:lang w:val="ru-RU"/>
        </w:rPr>
        <w:t>rawn</w:t>
      </w:r>
      <w:proofErr w:type="spellEnd"/>
      <w:r w:rsidR="00043C09" w:rsidRPr="00043C09">
        <w:rPr>
          <w:lang w:val="ru-RU"/>
        </w:rPr>
        <w:t xml:space="preserve"> </w:t>
      </w:r>
      <w:r w:rsidR="00043C09">
        <w:t>R</w:t>
      </w:r>
      <w:proofErr w:type="spellStart"/>
      <w:r w:rsidR="00043C09" w:rsidRPr="00043C09">
        <w:rPr>
          <w:lang w:val="ru-RU"/>
        </w:rPr>
        <w:t>une</w:t>
      </w:r>
      <w:proofErr w:type="spellEnd"/>
      <w:r>
        <w:rPr>
          <w:lang w:val="ru-RU"/>
        </w:rPr>
        <w:t>)</w:t>
      </w:r>
    </w:p>
    <w:p w14:paraId="49F632D9" w14:textId="673A3E01" w:rsidR="00CE2BC9" w:rsidRDefault="00CE2BC9">
      <w:pPr>
        <w:pStyle w:val="a9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="003543E7">
        <w:rPr>
          <w:lang w:val="ru-RU"/>
        </w:rPr>
        <w:t xml:space="preserve"> </w:t>
      </w:r>
      <w:r w:rsidR="003543E7" w:rsidRPr="003543E7">
        <w:rPr>
          <w:lang w:val="ru-RU"/>
        </w:rPr>
        <w:t>Мощное затаптывание</w:t>
      </w:r>
      <w:r>
        <w:rPr>
          <w:lang w:val="ru-RU"/>
        </w:rPr>
        <w:t xml:space="preserve"> (</w:t>
      </w:r>
      <w:proofErr w:type="spellStart"/>
      <w:r w:rsidRPr="00CE2BC9">
        <w:rPr>
          <w:lang w:val="ru-RU"/>
        </w:rPr>
        <w:t>Mighty</w:t>
      </w:r>
      <w:proofErr w:type="spellEnd"/>
      <w:r w:rsidRPr="00CE2BC9">
        <w:rPr>
          <w:lang w:val="ru-RU"/>
        </w:rPr>
        <w:t xml:space="preserve"> </w:t>
      </w:r>
      <w:proofErr w:type="spellStart"/>
      <w:r w:rsidRPr="00CE2BC9">
        <w:rPr>
          <w:lang w:val="ru-RU"/>
        </w:rPr>
        <w:t>Stomp</w:t>
      </w:r>
      <w:proofErr w:type="spellEnd"/>
      <w:r>
        <w:rPr>
          <w:lang w:val="ru-RU"/>
        </w:rPr>
        <w:t>)</w:t>
      </w:r>
    </w:p>
    <w:p w14:paraId="418F1224" w14:textId="5D4B8C55" w:rsidR="003543E7" w:rsidRPr="00DC5517" w:rsidRDefault="00420D1D">
      <w:pPr>
        <w:pStyle w:val="a9"/>
        <w:numPr>
          <w:ilvl w:val="2"/>
          <w:numId w:val="34"/>
        </w:numPr>
        <w:rPr>
          <w:lang w:val="ru-RU"/>
        </w:rPr>
      </w:pPr>
      <w:r>
        <w:rPr>
          <w:lang w:val="ru-RU"/>
        </w:rPr>
        <w:t xml:space="preserve">Добавлено </w:t>
      </w:r>
      <w:r w:rsidR="00591157">
        <w:rPr>
          <w:lang w:val="ru-RU"/>
        </w:rPr>
        <w:t xml:space="preserve">Время восстановления </w:t>
      </w:r>
      <w:r>
        <w:rPr>
          <w:lang w:val="ru-RU"/>
        </w:rPr>
        <w:t xml:space="preserve">2 </w:t>
      </w:r>
      <w:r w:rsidR="00DC5517" w:rsidRPr="00DC5517">
        <w:rPr>
          <w:lang w:val="ru-RU"/>
        </w:rPr>
        <w:t>[</w:t>
      </w:r>
      <w:proofErr w:type="spellStart"/>
      <w:r w:rsidR="00DC5517" w:rsidRPr="00DC5517">
        <w:rPr>
          <w:lang w:val="ru-RU"/>
        </w:rPr>
        <w:t>turn</w:t>
      </w:r>
      <w:proofErr w:type="spellEnd"/>
      <w:r w:rsidR="00DC5517" w:rsidRPr="00DC5517">
        <w:rPr>
          <w:lang w:val="ru-RU"/>
        </w:rPr>
        <w:t>]</w:t>
      </w:r>
    </w:p>
    <w:p w14:paraId="3DC60797" w14:textId="74930F45" w:rsidR="00DC5517" w:rsidRPr="00F27254" w:rsidRDefault="00DC5517">
      <w:pPr>
        <w:pStyle w:val="a9"/>
        <w:numPr>
          <w:ilvl w:val="2"/>
          <w:numId w:val="34"/>
        </w:numPr>
        <w:rPr>
          <w:bCs/>
          <w:lang w:val="ru-RU"/>
        </w:rPr>
      </w:pPr>
      <w:r w:rsidRPr="00DC5517">
        <w:rPr>
          <w:bCs/>
          <w:lang w:val="ru-RU"/>
        </w:rPr>
        <w:t>Снижен урон</w:t>
      </w:r>
      <w:r w:rsidR="00A9044E">
        <w:rPr>
          <w:bCs/>
          <w:lang w:val="ru-RU"/>
        </w:rPr>
        <w:t xml:space="preserve"> 20 -</w:t>
      </w:r>
      <w:r w:rsidR="00A9044E">
        <w:rPr>
          <w:bCs/>
        </w:rPr>
        <w:t xml:space="preserve">&gt; 10 </w:t>
      </w:r>
      <w:r w:rsidR="00F27254" w:rsidRPr="00F27254">
        <w:rPr>
          <w:bCs/>
        </w:rPr>
        <w:t>[physical]</w:t>
      </w:r>
    </w:p>
    <w:p w14:paraId="3028B74D" w14:textId="7F729340" w:rsidR="00F27254" w:rsidRPr="0015379D" w:rsidRDefault="009A11F8">
      <w:pPr>
        <w:pStyle w:val="a9"/>
        <w:numPr>
          <w:ilvl w:val="0"/>
          <w:numId w:val="34"/>
        </w:numPr>
        <w:rPr>
          <w:bCs/>
          <w:lang w:val="ru-RU"/>
        </w:rPr>
      </w:pPr>
      <w:r w:rsidRPr="00C9472D">
        <w:rPr>
          <w:lang w:val="ru-RU"/>
        </w:rPr>
        <w:t xml:space="preserve">Король </w:t>
      </w:r>
      <w:r w:rsidR="00174ACE">
        <w:rPr>
          <w:lang w:val="ru-RU"/>
        </w:rPr>
        <w:t xml:space="preserve">ледяных </w:t>
      </w:r>
      <w:r w:rsidRPr="00C9472D">
        <w:rPr>
          <w:lang w:val="ru-RU"/>
        </w:rPr>
        <w:t>великанов</w:t>
      </w:r>
      <w:r>
        <w:rPr>
          <w:lang w:val="ru-RU"/>
        </w:rPr>
        <w:t xml:space="preserve"> (</w:t>
      </w:r>
      <w:r w:rsidR="0015379D">
        <w:t>Frost</w:t>
      </w:r>
      <w:r w:rsidR="0015379D" w:rsidRPr="0015379D">
        <w:rPr>
          <w:lang w:val="ru-RU"/>
        </w:rPr>
        <w:t xml:space="preserve"> </w:t>
      </w:r>
      <w:proofErr w:type="spellStart"/>
      <w:r w:rsidRPr="000E5C0D">
        <w:rPr>
          <w:lang w:val="ru-RU"/>
        </w:rPr>
        <w:t>Giant</w:t>
      </w:r>
      <w:proofErr w:type="spellEnd"/>
      <w:r w:rsidRPr="000E5C0D">
        <w:rPr>
          <w:lang w:val="ru-RU"/>
        </w:rPr>
        <w:t xml:space="preserve"> King</w:t>
      </w:r>
      <w:r>
        <w:rPr>
          <w:lang w:val="ru-RU"/>
        </w:rPr>
        <w:t>)</w:t>
      </w:r>
    </w:p>
    <w:p w14:paraId="6EEB3332" w14:textId="1FF16A1D" w:rsidR="0015379D" w:rsidRDefault="00FF781B">
      <w:pPr>
        <w:pStyle w:val="a9"/>
        <w:numPr>
          <w:ilvl w:val="1"/>
          <w:numId w:val="34"/>
        </w:numPr>
        <w:rPr>
          <w:bCs/>
          <w:lang w:val="ru-RU"/>
        </w:rPr>
      </w:pPr>
      <w:r>
        <w:rPr>
          <w:bCs/>
          <w:lang w:val="ru-RU"/>
        </w:rPr>
        <w:t>Кузня</w:t>
      </w:r>
    </w:p>
    <w:p w14:paraId="6F7A8407" w14:textId="2CDAF8B8" w:rsidR="00FF781B" w:rsidRPr="00310401" w:rsidRDefault="007455B1">
      <w:pPr>
        <w:pStyle w:val="a9"/>
        <w:numPr>
          <w:ilvl w:val="2"/>
          <w:numId w:val="34"/>
        </w:numPr>
        <w:rPr>
          <w:bCs/>
          <w:lang w:val="ru-RU"/>
        </w:rPr>
      </w:pPr>
      <w:r>
        <w:rPr>
          <w:bCs/>
          <w:lang w:val="ru-RU"/>
        </w:rPr>
        <w:t>Пассивный</w:t>
      </w:r>
      <w:r w:rsidRPr="00310401">
        <w:rPr>
          <w:bCs/>
          <w:lang w:val="ru-RU"/>
        </w:rPr>
        <w:t xml:space="preserve"> </w:t>
      </w:r>
      <w:r>
        <w:rPr>
          <w:bCs/>
          <w:lang w:val="ru-RU"/>
        </w:rPr>
        <w:t>эффект</w:t>
      </w:r>
      <w:r w:rsidRPr="00310401">
        <w:rPr>
          <w:bCs/>
          <w:lang w:val="ru-RU"/>
        </w:rPr>
        <w:t xml:space="preserve"> </w:t>
      </w:r>
      <w:r w:rsidR="00C20875">
        <w:rPr>
          <w:bCs/>
          <w:lang w:val="ru-RU"/>
        </w:rPr>
        <w:t>-</w:t>
      </w:r>
      <w:r w:rsidRPr="00310401">
        <w:rPr>
          <w:bCs/>
          <w:lang w:val="ru-RU"/>
        </w:rPr>
        <w:t xml:space="preserve"> </w:t>
      </w:r>
      <w:r w:rsidR="00310401" w:rsidRPr="00310401">
        <w:rPr>
          <w:bCs/>
          <w:lang w:val="ru-RU"/>
        </w:rPr>
        <w:t xml:space="preserve">Руна силы: холод </w:t>
      </w:r>
      <w:r w:rsidRPr="00310401">
        <w:rPr>
          <w:bCs/>
          <w:lang w:val="ru-RU"/>
        </w:rPr>
        <w:t>(</w:t>
      </w:r>
      <w:r w:rsidRPr="007455B1">
        <w:rPr>
          <w:bCs/>
        </w:rPr>
        <w:t>Rune</w:t>
      </w:r>
      <w:r w:rsidRPr="00310401">
        <w:rPr>
          <w:bCs/>
          <w:lang w:val="ru-RU"/>
        </w:rPr>
        <w:t xml:space="preserve"> </w:t>
      </w:r>
      <w:r w:rsidRPr="007455B1">
        <w:rPr>
          <w:bCs/>
        </w:rPr>
        <w:t>of</w:t>
      </w:r>
      <w:r w:rsidRPr="00310401">
        <w:rPr>
          <w:bCs/>
          <w:lang w:val="ru-RU"/>
        </w:rPr>
        <w:t xml:space="preserve"> </w:t>
      </w:r>
      <w:r w:rsidRPr="007455B1">
        <w:rPr>
          <w:bCs/>
        </w:rPr>
        <w:t>Power</w:t>
      </w:r>
      <w:r w:rsidRPr="00310401">
        <w:rPr>
          <w:bCs/>
          <w:lang w:val="ru-RU"/>
        </w:rPr>
        <w:t xml:space="preserve">: </w:t>
      </w:r>
      <w:r w:rsidRPr="007455B1">
        <w:rPr>
          <w:bCs/>
        </w:rPr>
        <w:t>Frost</w:t>
      </w:r>
      <w:r w:rsidRPr="00310401">
        <w:rPr>
          <w:bCs/>
          <w:lang w:val="ru-RU"/>
        </w:rPr>
        <w:t>)</w:t>
      </w:r>
    </w:p>
    <w:p w14:paraId="43FE1CA6" w14:textId="70037295" w:rsidR="00824A67" w:rsidRDefault="003F112E">
      <w:pPr>
        <w:pStyle w:val="a9"/>
        <w:numPr>
          <w:ilvl w:val="3"/>
          <w:numId w:val="34"/>
        </w:numPr>
        <w:rPr>
          <w:bCs/>
          <w:lang w:val="ru-RU"/>
        </w:rPr>
      </w:pPr>
      <w:r>
        <w:rPr>
          <w:bCs/>
          <w:lang w:val="ru-RU"/>
        </w:rPr>
        <w:t>Э</w:t>
      </w:r>
      <w:r w:rsidR="001A7DD1">
        <w:rPr>
          <w:bCs/>
          <w:lang w:val="ru-RU"/>
        </w:rPr>
        <w:t xml:space="preserve">ффект </w:t>
      </w:r>
      <w:r w:rsidR="0027401D">
        <w:rPr>
          <w:bCs/>
          <w:lang w:val="ru-RU"/>
        </w:rPr>
        <w:t>Заморожен (</w:t>
      </w:r>
      <w:proofErr w:type="spellStart"/>
      <w:r w:rsidR="00824A67" w:rsidRPr="00824A67">
        <w:rPr>
          <w:bCs/>
          <w:lang w:val="ru-RU"/>
        </w:rPr>
        <w:t>Frozen</w:t>
      </w:r>
      <w:proofErr w:type="spellEnd"/>
      <w:r w:rsidR="0027401D">
        <w:rPr>
          <w:bCs/>
          <w:lang w:val="ru-RU"/>
        </w:rPr>
        <w:t>) с шансом 60%</w:t>
      </w:r>
      <w:r>
        <w:rPr>
          <w:bCs/>
          <w:lang w:val="ru-RU"/>
        </w:rPr>
        <w:t xml:space="preserve"> заменен на </w:t>
      </w:r>
      <w:r w:rsidR="004D6051">
        <w:rPr>
          <w:bCs/>
          <w:lang w:val="ru-RU"/>
        </w:rPr>
        <w:t>Скорость снижена (</w:t>
      </w:r>
      <w:proofErr w:type="spellStart"/>
      <w:r w:rsidR="00DE1659" w:rsidRPr="00DE1659">
        <w:rPr>
          <w:bCs/>
          <w:lang w:val="ru-RU"/>
        </w:rPr>
        <w:t>Slowed</w:t>
      </w:r>
      <w:proofErr w:type="spellEnd"/>
      <w:r w:rsidR="004D6051">
        <w:rPr>
          <w:bCs/>
          <w:lang w:val="ru-RU"/>
        </w:rPr>
        <w:t>) с шансом 90%</w:t>
      </w:r>
    </w:p>
    <w:p w14:paraId="15F49959" w14:textId="5D14B699" w:rsidR="008518DE" w:rsidRPr="00310401" w:rsidRDefault="008518DE">
      <w:pPr>
        <w:pStyle w:val="a9"/>
        <w:numPr>
          <w:ilvl w:val="2"/>
          <w:numId w:val="34"/>
        </w:numPr>
        <w:rPr>
          <w:bCs/>
          <w:lang w:val="ru-RU"/>
        </w:rPr>
      </w:pPr>
      <w:r>
        <w:rPr>
          <w:bCs/>
          <w:lang w:val="ru-RU"/>
        </w:rPr>
        <w:lastRenderedPageBreak/>
        <w:t>Пассивный</w:t>
      </w:r>
      <w:r w:rsidRPr="00310401">
        <w:rPr>
          <w:bCs/>
          <w:lang w:val="ru-RU"/>
        </w:rPr>
        <w:t xml:space="preserve"> </w:t>
      </w:r>
      <w:r>
        <w:rPr>
          <w:bCs/>
          <w:lang w:val="ru-RU"/>
        </w:rPr>
        <w:t>эффект</w:t>
      </w:r>
      <w:r w:rsidRPr="00310401">
        <w:rPr>
          <w:bCs/>
          <w:lang w:val="ru-RU"/>
        </w:rPr>
        <w:t xml:space="preserve"> </w:t>
      </w:r>
      <w:r w:rsidR="00C20875">
        <w:rPr>
          <w:bCs/>
          <w:lang w:val="ru-RU"/>
        </w:rPr>
        <w:t>-</w:t>
      </w:r>
      <w:r w:rsidRPr="00310401">
        <w:rPr>
          <w:bCs/>
          <w:lang w:val="ru-RU"/>
        </w:rPr>
        <w:t xml:space="preserve"> Руна </w:t>
      </w:r>
      <w:r w:rsidR="00D32A9C" w:rsidRPr="00E84BEA">
        <w:rPr>
          <w:bCs/>
          <w:lang w:val="ru-RU"/>
        </w:rPr>
        <w:t>творения</w:t>
      </w:r>
      <w:r w:rsidRPr="00310401">
        <w:rPr>
          <w:bCs/>
          <w:lang w:val="ru-RU"/>
        </w:rPr>
        <w:t>: холод (</w:t>
      </w:r>
      <w:r w:rsidR="000D6711" w:rsidRPr="000D6711">
        <w:rPr>
          <w:bCs/>
        </w:rPr>
        <w:t>Rune</w:t>
      </w:r>
      <w:r w:rsidR="000D6711" w:rsidRPr="00E84BEA">
        <w:rPr>
          <w:bCs/>
          <w:lang w:val="ru-RU"/>
        </w:rPr>
        <w:t xml:space="preserve"> </w:t>
      </w:r>
      <w:r w:rsidR="000D6711" w:rsidRPr="000D6711">
        <w:rPr>
          <w:bCs/>
        </w:rPr>
        <w:t>of</w:t>
      </w:r>
      <w:r w:rsidR="000D6711" w:rsidRPr="00E84BEA">
        <w:rPr>
          <w:bCs/>
          <w:lang w:val="ru-RU"/>
        </w:rPr>
        <w:t xml:space="preserve"> </w:t>
      </w:r>
      <w:r w:rsidR="000D6711" w:rsidRPr="000D6711">
        <w:rPr>
          <w:bCs/>
        </w:rPr>
        <w:t>Creation</w:t>
      </w:r>
      <w:r w:rsidR="000D6711" w:rsidRPr="00E84BEA">
        <w:rPr>
          <w:bCs/>
          <w:lang w:val="ru-RU"/>
        </w:rPr>
        <w:t xml:space="preserve">: </w:t>
      </w:r>
      <w:r w:rsidR="000D6711" w:rsidRPr="000D6711">
        <w:rPr>
          <w:bCs/>
        </w:rPr>
        <w:t>Frost</w:t>
      </w:r>
      <w:r w:rsidRPr="00310401">
        <w:rPr>
          <w:bCs/>
          <w:lang w:val="ru-RU"/>
        </w:rPr>
        <w:t>)</w:t>
      </w:r>
    </w:p>
    <w:p w14:paraId="4C1A644C" w14:textId="265C21DA" w:rsidR="008518DE" w:rsidRDefault="009349D7">
      <w:pPr>
        <w:pStyle w:val="a9"/>
        <w:numPr>
          <w:ilvl w:val="3"/>
          <w:numId w:val="34"/>
        </w:numPr>
        <w:rPr>
          <w:bCs/>
          <w:lang w:val="ru-RU"/>
        </w:rPr>
      </w:pPr>
      <w:r>
        <w:rPr>
          <w:bCs/>
          <w:lang w:val="ru-RU"/>
        </w:rPr>
        <w:t xml:space="preserve">Юнит - </w:t>
      </w:r>
      <w:r w:rsidRPr="009349D7">
        <w:rPr>
          <w:bCs/>
          <w:lang w:val="ru-RU"/>
        </w:rPr>
        <w:t>Рунный камень льда</w:t>
      </w:r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Т3</w:t>
      </w:r>
      <w:proofErr w:type="spellEnd"/>
      <w:r>
        <w:rPr>
          <w:bCs/>
          <w:lang w:val="ru-RU"/>
        </w:rPr>
        <w:t xml:space="preserve"> (</w:t>
      </w:r>
      <w:r w:rsidR="008F47F1" w:rsidRPr="008F47F1">
        <w:rPr>
          <w:bCs/>
        </w:rPr>
        <w:t>Ice</w:t>
      </w:r>
      <w:r w:rsidR="008F47F1" w:rsidRPr="008F47F1">
        <w:rPr>
          <w:bCs/>
          <w:lang w:val="ru-RU"/>
        </w:rPr>
        <w:t xml:space="preserve"> </w:t>
      </w:r>
      <w:r w:rsidR="008F47F1" w:rsidRPr="008F47F1">
        <w:rPr>
          <w:bCs/>
        </w:rPr>
        <w:t>Runestone</w:t>
      </w:r>
      <w:r>
        <w:rPr>
          <w:bCs/>
          <w:lang w:val="ru-RU"/>
        </w:rPr>
        <w:t>)</w:t>
      </w:r>
    </w:p>
    <w:p w14:paraId="47AE9C64" w14:textId="19276E0D" w:rsidR="008F47F1" w:rsidRPr="003F112E" w:rsidRDefault="008F47F1">
      <w:pPr>
        <w:pStyle w:val="ae"/>
        <w:numPr>
          <w:ilvl w:val="4"/>
          <w:numId w:val="34"/>
        </w:numPr>
        <w:rPr>
          <w:rFonts w:asciiTheme="minorHAnsi" w:hAnsiTheme="minorHAnsi"/>
          <w:bCs/>
          <w:lang w:val="ru-RU"/>
        </w:rPr>
      </w:pPr>
      <w:r w:rsidRPr="003F112E">
        <w:rPr>
          <w:bCs/>
          <w:lang w:val="ru-RU"/>
        </w:rPr>
        <w:t>Пассивная способность - Леденящий туман (</w:t>
      </w:r>
      <w:proofErr w:type="spellStart"/>
      <w:r w:rsidR="003F112E" w:rsidRPr="003F112E">
        <w:rPr>
          <w:rFonts w:asciiTheme="minorHAnsi" w:hAnsiTheme="minorHAnsi"/>
          <w:bCs/>
          <w:lang w:val="ru-RU"/>
        </w:rPr>
        <w:t>Freezing</w:t>
      </w:r>
      <w:proofErr w:type="spellEnd"/>
      <w:r w:rsidR="003F112E" w:rsidRPr="003F112E">
        <w:rPr>
          <w:rFonts w:asciiTheme="minorHAnsi" w:hAnsiTheme="minorHAnsi"/>
          <w:bCs/>
          <w:lang w:val="ru-RU"/>
        </w:rPr>
        <w:t xml:space="preserve"> </w:t>
      </w:r>
      <w:proofErr w:type="spellStart"/>
      <w:r w:rsidR="003F112E" w:rsidRPr="003F112E">
        <w:rPr>
          <w:rFonts w:asciiTheme="minorHAnsi" w:hAnsiTheme="minorHAnsi"/>
          <w:bCs/>
          <w:lang w:val="ru-RU"/>
        </w:rPr>
        <w:t>Mist</w:t>
      </w:r>
      <w:proofErr w:type="spellEnd"/>
      <w:r w:rsidRPr="003F112E">
        <w:rPr>
          <w:bCs/>
          <w:lang w:val="ru-RU"/>
        </w:rPr>
        <w:t>)</w:t>
      </w:r>
    </w:p>
    <w:p w14:paraId="30796C8D" w14:textId="5FEE7821" w:rsidR="008518DE" w:rsidRPr="00E87520" w:rsidRDefault="003F112E">
      <w:pPr>
        <w:pStyle w:val="ae"/>
        <w:numPr>
          <w:ilvl w:val="5"/>
          <w:numId w:val="34"/>
        </w:numPr>
        <w:rPr>
          <w:rFonts w:asciiTheme="minorHAnsi" w:hAnsiTheme="minorHAnsi"/>
          <w:bCs/>
          <w:lang w:val="ru-RU"/>
        </w:rPr>
      </w:pPr>
      <w:r>
        <w:rPr>
          <w:bCs/>
          <w:lang w:val="ru-RU"/>
        </w:rPr>
        <w:t>Эффект Заморожен (</w:t>
      </w:r>
      <w:proofErr w:type="spellStart"/>
      <w:r w:rsidRPr="00824A67">
        <w:rPr>
          <w:bCs/>
          <w:lang w:val="ru-RU"/>
        </w:rPr>
        <w:t>Frozen</w:t>
      </w:r>
      <w:proofErr w:type="spellEnd"/>
      <w:r>
        <w:rPr>
          <w:bCs/>
          <w:lang w:val="ru-RU"/>
        </w:rPr>
        <w:t>) заменен на</w:t>
      </w:r>
      <w:r w:rsidR="008F32B8">
        <w:rPr>
          <w:bCs/>
          <w:lang w:val="ru-RU"/>
        </w:rPr>
        <w:t xml:space="preserve"> Скорость </w:t>
      </w:r>
      <w:r>
        <w:rPr>
          <w:bCs/>
          <w:lang w:val="ru-RU"/>
        </w:rPr>
        <w:t>снижена (</w:t>
      </w:r>
      <w:proofErr w:type="spellStart"/>
      <w:r w:rsidRPr="00DE1659">
        <w:rPr>
          <w:bCs/>
          <w:lang w:val="ru-RU"/>
        </w:rPr>
        <w:t>Slowed</w:t>
      </w:r>
      <w:proofErr w:type="spellEnd"/>
      <w:r>
        <w:rPr>
          <w:bCs/>
          <w:lang w:val="ru-RU"/>
        </w:rPr>
        <w:t>)</w:t>
      </w:r>
    </w:p>
    <w:p w14:paraId="74BC1C01" w14:textId="7013743B" w:rsidR="00E87520" w:rsidRDefault="00E87520">
      <w:pPr>
        <w:pStyle w:val="ae"/>
        <w:numPr>
          <w:ilvl w:val="2"/>
          <w:numId w:val="34"/>
        </w:numPr>
        <w:rPr>
          <w:rFonts w:asciiTheme="minorHAnsi" w:hAnsiTheme="minorHAnsi"/>
          <w:bCs/>
          <w:lang w:val="ru-RU"/>
        </w:rPr>
      </w:pPr>
      <w:r>
        <w:rPr>
          <w:bCs/>
          <w:lang w:val="ru-RU"/>
        </w:rPr>
        <w:t>Пассивный</w:t>
      </w:r>
      <w:r w:rsidRPr="00310401">
        <w:rPr>
          <w:bCs/>
          <w:lang w:val="ru-RU"/>
        </w:rPr>
        <w:t xml:space="preserve"> </w:t>
      </w:r>
      <w:r>
        <w:rPr>
          <w:bCs/>
          <w:lang w:val="ru-RU"/>
        </w:rPr>
        <w:t>эффект</w:t>
      </w:r>
      <w:r w:rsidRPr="00310401">
        <w:rPr>
          <w:bCs/>
          <w:lang w:val="ru-RU"/>
        </w:rPr>
        <w:t xml:space="preserve"> </w:t>
      </w:r>
      <w:r w:rsidR="00C20875">
        <w:rPr>
          <w:bCs/>
          <w:lang w:val="ru-RU"/>
        </w:rPr>
        <w:t>-</w:t>
      </w:r>
      <w:r w:rsidRPr="00310401">
        <w:rPr>
          <w:bCs/>
          <w:lang w:val="ru-RU"/>
        </w:rPr>
        <w:t xml:space="preserve"> </w:t>
      </w:r>
      <w:r w:rsidR="00483366" w:rsidRPr="00483366">
        <w:rPr>
          <w:bCs/>
          <w:lang w:val="ru-RU"/>
        </w:rPr>
        <w:t xml:space="preserve">Руна контроля: холод </w:t>
      </w:r>
      <w:r w:rsidRPr="00310401">
        <w:rPr>
          <w:bCs/>
          <w:lang w:val="ru-RU"/>
        </w:rPr>
        <w:t>(</w:t>
      </w:r>
      <w:proofErr w:type="spellStart"/>
      <w:r w:rsidRPr="00E87520">
        <w:rPr>
          <w:rFonts w:asciiTheme="minorHAnsi" w:hAnsiTheme="minorHAnsi"/>
          <w:bCs/>
          <w:lang w:val="ru-RU"/>
        </w:rPr>
        <w:t>Rune</w:t>
      </w:r>
      <w:proofErr w:type="spellEnd"/>
      <w:r w:rsidRPr="00E87520">
        <w:rPr>
          <w:rFonts w:asciiTheme="minorHAnsi" w:hAnsiTheme="minorHAnsi"/>
          <w:bCs/>
          <w:lang w:val="ru-RU"/>
        </w:rPr>
        <w:t xml:space="preserve"> </w:t>
      </w:r>
      <w:proofErr w:type="spellStart"/>
      <w:r w:rsidRPr="00E87520">
        <w:rPr>
          <w:rFonts w:asciiTheme="minorHAnsi" w:hAnsiTheme="minorHAnsi"/>
          <w:bCs/>
          <w:lang w:val="ru-RU"/>
        </w:rPr>
        <w:t>of</w:t>
      </w:r>
      <w:proofErr w:type="spellEnd"/>
      <w:r w:rsidRPr="00E87520">
        <w:rPr>
          <w:rFonts w:asciiTheme="minorHAnsi" w:hAnsiTheme="minorHAnsi"/>
          <w:bCs/>
          <w:lang w:val="ru-RU"/>
        </w:rPr>
        <w:t xml:space="preserve"> Command: </w:t>
      </w:r>
      <w:proofErr w:type="spellStart"/>
      <w:r w:rsidRPr="00E87520">
        <w:rPr>
          <w:rFonts w:asciiTheme="minorHAnsi" w:hAnsiTheme="minorHAnsi"/>
          <w:bCs/>
          <w:lang w:val="ru-RU"/>
        </w:rPr>
        <w:t>Frost</w:t>
      </w:r>
      <w:proofErr w:type="spellEnd"/>
      <w:r>
        <w:rPr>
          <w:rFonts w:asciiTheme="minorHAnsi" w:hAnsiTheme="minorHAnsi"/>
          <w:bCs/>
          <w:lang w:val="ru-RU"/>
        </w:rPr>
        <w:t>)</w:t>
      </w:r>
    </w:p>
    <w:p w14:paraId="2C4F4174" w14:textId="51D7980A" w:rsidR="00483366" w:rsidRPr="003F112E" w:rsidRDefault="00483366">
      <w:pPr>
        <w:pStyle w:val="ae"/>
        <w:numPr>
          <w:ilvl w:val="3"/>
          <w:numId w:val="34"/>
        </w:numPr>
        <w:rPr>
          <w:rFonts w:asciiTheme="minorHAnsi" w:hAnsiTheme="minorHAnsi"/>
          <w:bCs/>
          <w:lang w:val="ru-RU"/>
        </w:rPr>
      </w:pPr>
      <w:r>
        <w:rPr>
          <w:rFonts w:asciiTheme="minorHAnsi" w:hAnsiTheme="minorHAnsi"/>
          <w:bCs/>
          <w:lang w:val="ru-RU"/>
        </w:rPr>
        <w:t xml:space="preserve">Эффект </w:t>
      </w:r>
      <w:r w:rsidR="00C01256">
        <w:rPr>
          <w:rFonts w:asciiTheme="minorHAnsi" w:hAnsiTheme="minorHAnsi"/>
          <w:bCs/>
          <w:lang w:val="ru-RU"/>
        </w:rPr>
        <w:t>С</w:t>
      </w:r>
      <w:r>
        <w:rPr>
          <w:rFonts w:asciiTheme="minorHAnsi" w:hAnsiTheme="minorHAnsi"/>
          <w:bCs/>
          <w:lang w:val="ru-RU"/>
        </w:rPr>
        <w:t>нятия</w:t>
      </w:r>
      <w:r w:rsidR="00E42141">
        <w:rPr>
          <w:rFonts w:asciiTheme="minorHAnsi" w:hAnsiTheme="minorHAnsi"/>
          <w:bCs/>
          <w:lang w:val="ru-RU"/>
        </w:rPr>
        <w:t xml:space="preserve"> отрицательных эффектов</w:t>
      </w:r>
      <w:r w:rsidR="00C01256">
        <w:rPr>
          <w:rFonts w:asciiTheme="minorHAnsi" w:hAnsiTheme="minorHAnsi"/>
          <w:bCs/>
          <w:lang w:val="ru-RU"/>
        </w:rPr>
        <w:t xml:space="preserve"> (1)</w:t>
      </w:r>
      <w:r w:rsidR="00E42141">
        <w:rPr>
          <w:rFonts w:asciiTheme="minorHAnsi" w:hAnsiTheme="minorHAnsi"/>
          <w:bCs/>
          <w:lang w:val="ru-RU"/>
        </w:rPr>
        <w:t xml:space="preserve"> заменен на сопротивление эффектам (2)</w:t>
      </w:r>
      <w:r w:rsidR="006B4508">
        <w:rPr>
          <w:rFonts w:asciiTheme="minorHAnsi" w:hAnsiTheme="minorHAnsi"/>
          <w:bCs/>
          <w:lang w:val="ru-RU"/>
        </w:rPr>
        <w:t xml:space="preserve"> (</w:t>
      </w:r>
      <w:r w:rsidR="006B4508" w:rsidRPr="006B4508">
        <w:rPr>
          <w:rFonts w:asciiTheme="minorHAnsi" w:hAnsiTheme="minorHAnsi"/>
          <w:bCs/>
          <w:lang w:val="ru-RU"/>
        </w:rPr>
        <w:t xml:space="preserve">Status </w:t>
      </w:r>
      <w:proofErr w:type="spellStart"/>
      <w:r w:rsidR="006B4508" w:rsidRPr="006B4508">
        <w:rPr>
          <w:rFonts w:asciiTheme="minorHAnsi" w:hAnsiTheme="minorHAnsi"/>
          <w:bCs/>
          <w:lang w:val="ru-RU"/>
        </w:rPr>
        <w:t>Resistance</w:t>
      </w:r>
      <w:proofErr w:type="spellEnd"/>
      <w:r w:rsidR="006B4508">
        <w:rPr>
          <w:rFonts w:asciiTheme="minorHAnsi" w:hAnsiTheme="minorHAnsi"/>
          <w:bCs/>
          <w:lang w:val="ru-RU"/>
        </w:rPr>
        <w:t>)</w:t>
      </w:r>
    </w:p>
    <w:p w14:paraId="33FC4400" w14:textId="18B59F93" w:rsidR="00DE1659" w:rsidRDefault="00DE1659">
      <w:pPr>
        <w:pStyle w:val="a9"/>
        <w:numPr>
          <w:ilvl w:val="1"/>
          <w:numId w:val="34"/>
        </w:numPr>
        <w:rPr>
          <w:bCs/>
          <w:lang w:val="ru-RU"/>
        </w:rPr>
      </w:pPr>
      <w:r>
        <w:rPr>
          <w:bCs/>
          <w:lang w:val="ru-RU"/>
        </w:rPr>
        <w:t xml:space="preserve">Активная способность - </w:t>
      </w:r>
      <w:r w:rsidR="008F352E" w:rsidRPr="008F352E">
        <w:rPr>
          <w:bCs/>
          <w:lang w:val="ru-RU"/>
        </w:rPr>
        <w:t>Бросок глыбы льда</w:t>
      </w:r>
      <w:r w:rsidR="008F352E">
        <w:rPr>
          <w:bCs/>
          <w:lang w:val="ru-RU"/>
        </w:rPr>
        <w:t xml:space="preserve"> (</w:t>
      </w:r>
      <w:proofErr w:type="spellStart"/>
      <w:r w:rsidR="00FB4A3B" w:rsidRPr="00FB4A3B">
        <w:rPr>
          <w:bCs/>
          <w:lang w:val="ru-RU"/>
        </w:rPr>
        <w:t>Hurl</w:t>
      </w:r>
      <w:proofErr w:type="spellEnd"/>
      <w:r w:rsidR="00FB4A3B" w:rsidRPr="00FB4A3B">
        <w:rPr>
          <w:bCs/>
          <w:lang w:val="ru-RU"/>
        </w:rPr>
        <w:t xml:space="preserve"> Ice </w:t>
      </w:r>
      <w:proofErr w:type="spellStart"/>
      <w:r w:rsidR="00FB4A3B" w:rsidRPr="00FB4A3B">
        <w:rPr>
          <w:bCs/>
          <w:lang w:val="ru-RU"/>
        </w:rPr>
        <w:t>Boulder</w:t>
      </w:r>
      <w:proofErr w:type="spellEnd"/>
      <w:r w:rsidR="008F352E">
        <w:rPr>
          <w:bCs/>
          <w:lang w:val="ru-RU"/>
        </w:rPr>
        <w:t>)</w:t>
      </w:r>
    </w:p>
    <w:p w14:paraId="07DF3CC1" w14:textId="44232182" w:rsidR="00FB4A3B" w:rsidRDefault="00A6793E">
      <w:pPr>
        <w:pStyle w:val="a9"/>
        <w:numPr>
          <w:ilvl w:val="2"/>
          <w:numId w:val="34"/>
        </w:numPr>
        <w:rPr>
          <w:bCs/>
          <w:lang w:val="ru-RU"/>
        </w:rPr>
      </w:pPr>
      <w:r>
        <w:rPr>
          <w:bCs/>
          <w:lang w:val="ru-RU"/>
        </w:rPr>
        <w:t>эффект Скорость снижена (</w:t>
      </w:r>
      <w:proofErr w:type="spellStart"/>
      <w:r w:rsidRPr="00DE1659">
        <w:rPr>
          <w:bCs/>
          <w:lang w:val="ru-RU"/>
        </w:rPr>
        <w:t>Slowed</w:t>
      </w:r>
      <w:proofErr w:type="spellEnd"/>
      <w:r>
        <w:rPr>
          <w:bCs/>
          <w:lang w:val="ru-RU"/>
        </w:rPr>
        <w:t xml:space="preserve">) заменен на </w:t>
      </w:r>
      <w:r w:rsidR="00251884" w:rsidRPr="00251884">
        <w:rPr>
          <w:bCs/>
          <w:lang w:val="ru-RU"/>
        </w:rPr>
        <w:t>Уязвимость к эффектам</w:t>
      </w:r>
      <w:r w:rsidR="00251884">
        <w:rPr>
          <w:bCs/>
          <w:lang w:val="ru-RU"/>
        </w:rPr>
        <w:t xml:space="preserve"> (</w:t>
      </w:r>
      <w:r w:rsidR="00251884" w:rsidRPr="00251884">
        <w:rPr>
          <w:bCs/>
          <w:lang w:val="ru-RU"/>
        </w:rPr>
        <w:t xml:space="preserve">Status </w:t>
      </w:r>
      <w:proofErr w:type="spellStart"/>
      <w:r w:rsidR="00251884" w:rsidRPr="00251884">
        <w:rPr>
          <w:bCs/>
          <w:lang w:val="ru-RU"/>
        </w:rPr>
        <w:t>Vulnerability</w:t>
      </w:r>
      <w:proofErr w:type="spellEnd"/>
      <w:r w:rsidR="00251884">
        <w:rPr>
          <w:bCs/>
          <w:lang w:val="ru-RU"/>
        </w:rPr>
        <w:t>)</w:t>
      </w:r>
    </w:p>
    <w:p w14:paraId="017C8036" w14:textId="0C624561" w:rsidR="000E69B1" w:rsidRPr="0015379D" w:rsidRDefault="000E69B1">
      <w:pPr>
        <w:pStyle w:val="a9"/>
        <w:numPr>
          <w:ilvl w:val="0"/>
          <w:numId w:val="34"/>
        </w:numPr>
        <w:rPr>
          <w:bCs/>
          <w:lang w:val="ru-RU"/>
        </w:rPr>
      </w:pPr>
      <w:r w:rsidRPr="00C9472D">
        <w:rPr>
          <w:lang w:val="ru-RU"/>
        </w:rPr>
        <w:t xml:space="preserve">Король </w:t>
      </w:r>
      <w:r>
        <w:rPr>
          <w:lang w:val="ru-RU"/>
        </w:rPr>
        <w:t xml:space="preserve">каменных </w:t>
      </w:r>
      <w:r w:rsidRPr="00C9472D">
        <w:rPr>
          <w:lang w:val="ru-RU"/>
        </w:rPr>
        <w:t>великанов</w:t>
      </w:r>
      <w:r>
        <w:rPr>
          <w:lang w:val="ru-RU"/>
        </w:rPr>
        <w:t xml:space="preserve"> (</w:t>
      </w:r>
      <w:r w:rsidR="0000430A">
        <w:t>Rock</w:t>
      </w:r>
      <w:r w:rsidRPr="0015379D">
        <w:rPr>
          <w:lang w:val="ru-RU"/>
        </w:rPr>
        <w:t xml:space="preserve"> </w:t>
      </w:r>
      <w:proofErr w:type="spellStart"/>
      <w:r w:rsidRPr="000E5C0D">
        <w:rPr>
          <w:lang w:val="ru-RU"/>
        </w:rPr>
        <w:t>Giant</w:t>
      </w:r>
      <w:proofErr w:type="spellEnd"/>
      <w:r w:rsidRPr="000E5C0D">
        <w:rPr>
          <w:lang w:val="ru-RU"/>
        </w:rPr>
        <w:t xml:space="preserve"> King</w:t>
      </w:r>
      <w:r>
        <w:rPr>
          <w:lang w:val="ru-RU"/>
        </w:rPr>
        <w:t>)</w:t>
      </w:r>
    </w:p>
    <w:p w14:paraId="7A97A71E" w14:textId="33AC7E8C" w:rsidR="000E69B1" w:rsidRPr="00DA3D4F" w:rsidRDefault="00157236">
      <w:pPr>
        <w:pStyle w:val="a9"/>
        <w:numPr>
          <w:ilvl w:val="1"/>
          <w:numId w:val="34"/>
        </w:numPr>
        <w:rPr>
          <w:bCs/>
          <w:lang w:val="ru-RU"/>
        </w:rPr>
      </w:pPr>
      <w:r>
        <w:rPr>
          <w:bCs/>
          <w:lang w:val="ru-RU"/>
        </w:rPr>
        <w:t xml:space="preserve">Бонус </w:t>
      </w:r>
      <w:r w:rsidR="006D28E6">
        <w:rPr>
          <w:bCs/>
          <w:lang w:val="ru-RU"/>
        </w:rPr>
        <w:t>от провинций с горами +3 -</w:t>
      </w:r>
      <w:r w:rsidR="006D28E6" w:rsidRPr="006D28E6">
        <w:rPr>
          <w:bCs/>
          <w:lang w:val="ru-RU"/>
        </w:rPr>
        <w:t xml:space="preserve">&gt; +2 </w:t>
      </w:r>
      <w:r w:rsidR="00DA3D4F" w:rsidRPr="00DA3D4F">
        <w:rPr>
          <w:bCs/>
          <w:lang w:val="ru-RU"/>
        </w:rPr>
        <w:t>[</w:t>
      </w:r>
      <w:proofErr w:type="spellStart"/>
      <w:r w:rsidR="00DA3D4F" w:rsidRPr="00DA3D4F">
        <w:rPr>
          <w:bCs/>
          <w:lang w:val="ru-RU"/>
        </w:rPr>
        <w:t>production</w:t>
      </w:r>
      <w:proofErr w:type="spellEnd"/>
      <w:r w:rsidR="00DA3D4F" w:rsidRPr="00DA3D4F">
        <w:rPr>
          <w:bCs/>
          <w:lang w:val="ru-RU"/>
        </w:rPr>
        <w:t>]</w:t>
      </w:r>
    </w:p>
    <w:p w14:paraId="161D6875" w14:textId="3C2B74FF" w:rsidR="00B1604A" w:rsidRDefault="00B1604A">
      <w:pPr>
        <w:pStyle w:val="a9"/>
        <w:numPr>
          <w:ilvl w:val="1"/>
          <w:numId w:val="34"/>
        </w:numPr>
        <w:rPr>
          <w:bCs/>
          <w:lang w:val="ru-RU"/>
        </w:rPr>
      </w:pPr>
      <w:r>
        <w:rPr>
          <w:bCs/>
          <w:lang w:val="ru-RU"/>
        </w:rPr>
        <w:t>Кузня</w:t>
      </w:r>
    </w:p>
    <w:p w14:paraId="1BD82C18" w14:textId="17757323" w:rsidR="00B1604A" w:rsidRPr="00310401" w:rsidRDefault="00B1604A">
      <w:pPr>
        <w:pStyle w:val="a9"/>
        <w:numPr>
          <w:ilvl w:val="2"/>
          <w:numId w:val="34"/>
        </w:numPr>
        <w:rPr>
          <w:bCs/>
          <w:lang w:val="ru-RU"/>
        </w:rPr>
      </w:pPr>
      <w:r>
        <w:rPr>
          <w:bCs/>
          <w:lang w:val="ru-RU"/>
        </w:rPr>
        <w:t>Пассивный</w:t>
      </w:r>
      <w:r w:rsidRPr="00310401">
        <w:rPr>
          <w:bCs/>
          <w:lang w:val="ru-RU"/>
        </w:rPr>
        <w:t xml:space="preserve"> </w:t>
      </w:r>
      <w:r>
        <w:rPr>
          <w:bCs/>
          <w:lang w:val="ru-RU"/>
        </w:rPr>
        <w:t>эффект</w:t>
      </w:r>
      <w:r w:rsidRPr="00310401">
        <w:rPr>
          <w:bCs/>
          <w:lang w:val="ru-RU"/>
        </w:rPr>
        <w:t xml:space="preserve"> </w:t>
      </w:r>
      <w:r w:rsidR="00C20875">
        <w:rPr>
          <w:bCs/>
          <w:lang w:val="ru-RU"/>
        </w:rPr>
        <w:t>-</w:t>
      </w:r>
      <w:r w:rsidRPr="00310401">
        <w:rPr>
          <w:bCs/>
          <w:lang w:val="ru-RU"/>
        </w:rPr>
        <w:t xml:space="preserve"> Руна </w:t>
      </w:r>
      <w:r w:rsidRPr="00E84BEA">
        <w:rPr>
          <w:bCs/>
          <w:lang w:val="ru-RU"/>
        </w:rPr>
        <w:t>творения</w:t>
      </w:r>
      <w:r w:rsidRPr="00310401">
        <w:rPr>
          <w:bCs/>
          <w:lang w:val="ru-RU"/>
        </w:rPr>
        <w:t xml:space="preserve">: </w:t>
      </w:r>
      <w:r w:rsidR="000A5244">
        <w:rPr>
          <w:bCs/>
          <w:lang w:val="ru-RU"/>
        </w:rPr>
        <w:t>камень</w:t>
      </w:r>
      <w:r w:rsidRPr="00310401">
        <w:rPr>
          <w:bCs/>
          <w:lang w:val="ru-RU"/>
        </w:rPr>
        <w:t xml:space="preserve"> (</w:t>
      </w:r>
      <w:r w:rsidRPr="000D6711">
        <w:rPr>
          <w:bCs/>
        </w:rPr>
        <w:t>Rune</w:t>
      </w:r>
      <w:r w:rsidRPr="00E84BEA">
        <w:rPr>
          <w:bCs/>
          <w:lang w:val="ru-RU"/>
        </w:rPr>
        <w:t xml:space="preserve"> </w:t>
      </w:r>
      <w:r w:rsidRPr="000D6711">
        <w:rPr>
          <w:bCs/>
        </w:rPr>
        <w:t>of</w:t>
      </w:r>
      <w:r w:rsidRPr="00E84BEA">
        <w:rPr>
          <w:bCs/>
          <w:lang w:val="ru-RU"/>
        </w:rPr>
        <w:t xml:space="preserve"> </w:t>
      </w:r>
      <w:r w:rsidRPr="000D6711">
        <w:rPr>
          <w:bCs/>
        </w:rPr>
        <w:t>Creation</w:t>
      </w:r>
      <w:r w:rsidRPr="00E84BEA">
        <w:rPr>
          <w:bCs/>
          <w:lang w:val="ru-RU"/>
        </w:rPr>
        <w:t xml:space="preserve">: </w:t>
      </w:r>
      <w:r w:rsidR="000A5244">
        <w:rPr>
          <w:bCs/>
        </w:rPr>
        <w:t>Rock</w:t>
      </w:r>
      <w:r w:rsidRPr="00310401">
        <w:rPr>
          <w:bCs/>
          <w:lang w:val="ru-RU"/>
        </w:rPr>
        <w:t>)</w:t>
      </w:r>
    </w:p>
    <w:p w14:paraId="12A7AB49" w14:textId="37590B98" w:rsidR="00B1604A" w:rsidRPr="000A5244" w:rsidRDefault="00B1604A">
      <w:pPr>
        <w:pStyle w:val="a9"/>
        <w:numPr>
          <w:ilvl w:val="3"/>
          <w:numId w:val="34"/>
        </w:numPr>
        <w:rPr>
          <w:bCs/>
          <w:lang w:val="ru-RU"/>
        </w:rPr>
      </w:pPr>
      <w:r>
        <w:rPr>
          <w:bCs/>
          <w:lang w:val="ru-RU"/>
        </w:rPr>
        <w:t xml:space="preserve">Юнит - </w:t>
      </w:r>
      <w:r w:rsidR="00E37E3C" w:rsidRPr="00E37E3C">
        <w:rPr>
          <w:bCs/>
          <w:lang w:val="ru-RU"/>
        </w:rPr>
        <w:t xml:space="preserve">Каменная стена </w:t>
      </w:r>
      <w:proofErr w:type="spellStart"/>
      <w:r>
        <w:rPr>
          <w:bCs/>
          <w:lang w:val="ru-RU"/>
        </w:rPr>
        <w:t>Т3</w:t>
      </w:r>
      <w:proofErr w:type="spellEnd"/>
      <w:r>
        <w:rPr>
          <w:bCs/>
          <w:lang w:val="ru-RU"/>
        </w:rPr>
        <w:t xml:space="preserve"> (</w:t>
      </w:r>
      <w:r w:rsidR="000A5244" w:rsidRPr="000A5244">
        <w:rPr>
          <w:bCs/>
        </w:rPr>
        <w:t>Stone</w:t>
      </w:r>
      <w:r w:rsidR="000A5244" w:rsidRPr="000A5244">
        <w:rPr>
          <w:bCs/>
          <w:lang w:val="ru-RU"/>
        </w:rPr>
        <w:t xml:space="preserve"> </w:t>
      </w:r>
      <w:r w:rsidR="000A5244" w:rsidRPr="000A5244">
        <w:rPr>
          <w:bCs/>
        </w:rPr>
        <w:t>Wall</w:t>
      </w:r>
      <w:r>
        <w:rPr>
          <w:bCs/>
          <w:lang w:val="ru-RU"/>
        </w:rPr>
        <w:t>)</w:t>
      </w:r>
    </w:p>
    <w:p w14:paraId="6819C550" w14:textId="2BC4EAAC" w:rsidR="00DA3D4F" w:rsidRPr="00526EAD" w:rsidRDefault="000A5244">
      <w:pPr>
        <w:pStyle w:val="a9"/>
        <w:numPr>
          <w:ilvl w:val="4"/>
          <w:numId w:val="34"/>
        </w:numPr>
        <w:rPr>
          <w:bCs/>
          <w:lang w:val="ru-RU"/>
        </w:rPr>
      </w:pPr>
      <w:r>
        <w:rPr>
          <w:bCs/>
          <w:lang w:val="ru-RU"/>
        </w:rPr>
        <w:t>Уменьшено здоровье 100 -</w:t>
      </w:r>
      <w:r>
        <w:rPr>
          <w:bCs/>
        </w:rPr>
        <w:t xml:space="preserve">&gt; 10 </w:t>
      </w:r>
      <w:r w:rsidR="0045790D" w:rsidRPr="0045790D">
        <w:rPr>
          <w:bCs/>
        </w:rPr>
        <w:t>[hp]</w:t>
      </w:r>
    </w:p>
    <w:p w14:paraId="381A0A25" w14:textId="6A3439B8" w:rsidR="00526EAD" w:rsidRDefault="00526EAD">
      <w:pPr>
        <w:pStyle w:val="a9"/>
        <w:numPr>
          <w:ilvl w:val="1"/>
          <w:numId w:val="34"/>
        </w:numPr>
        <w:rPr>
          <w:bCs/>
          <w:lang w:val="ru-RU"/>
        </w:rPr>
      </w:pPr>
      <w:r>
        <w:rPr>
          <w:bCs/>
          <w:lang w:val="ru-RU"/>
        </w:rPr>
        <w:t xml:space="preserve">Активная способность - </w:t>
      </w:r>
      <w:r w:rsidR="00C14C8E" w:rsidRPr="00C14C8E">
        <w:rPr>
          <w:bCs/>
          <w:lang w:val="ru-RU"/>
        </w:rPr>
        <w:t xml:space="preserve">Бросок камня </w:t>
      </w:r>
      <w:r>
        <w:rPr>
          <w:bCs/>
          <w:lang w:val="ru-RU"/>
        </w:rPr>
        <w:t>(</w:t>
      </w:r>
      <w:proofErr w:type="spellStart"/>
      <w:r w:rsidR="00C14C8E" w:rsidRPr="00C14C8E">
        <w:rPr>
          <w:bCs/>
          <w:lang w:val="ru-RU"/>
        </w:rPr>
        <w:t>Hurl</w:t>
      </w:r>
      <w:proofErr w:type="spellEnd"/>
      <w:r w:rsidR="00C14C8E" w:rsidRPr="00C14C8E">
        <w:rPr>
          <w:bCs/>
          <w:lang w:val="ru-RU"/>
        </w:rPr>
        <w:t xml:space="preserve"> </w:t>
      </w:r>
      <w:proofErr w:type="spellStart"/>
      <w:r w:rsidR="00C14C8E" w:rsidRPr="00C14C8E">
        <w:rPr>
          <w:bCs/>
          <w:lang w:val="ru-RU"/>
        </w:rPr>
        <w:t>Boulder</w:t>
      </w:r>
      <w:proofErr w:type="spellEnd"/>
      <w:r>
        <w:rPr>
          <w:bCs/>
          <w:lang w:val="ru-RU"/>
        </w:rPr>
        <w:t>)</w:t>
      </w:r>
    </w:p>
    <w:p w14:paraId="5A040ED9" w14:textId="5AA43A82" w:rsidR="00526EAD" w:rsidRDefault="00526EAD">
      <w:pPr>
        <w:pStyle w:val="a9"/>
        <w:numPr>
          <w:ilvl w:val="2"/>
          <w:numId w:val="34"/>
        </w:numPr>
        <w:rPr>
          <w:bCs/>
          <w:lang w:val="ru-RU"/>
        </w:rPr>
      </w:pPr>
      <w:r>
        <w:rPr>
          <w:bCs/>
          <w:lang w:val="ru-RU"/>
        </w:rPr>
        <w:t>эффект Скорость снижена (</w:t>
      </w:r>
      <w:proofErr w:type="spellStart"/>
      <w:r w:rsidRPr="00DE1659">
        <w:rPr>
          <w:bCs/>
          <w:lang w:val="ru-RU"/>
        </w:rPr>
        <w:t>Slowed</w:t>
      </w:r>
      <w:proofErr w:type="spellEnd"/>
      <w:r>
        <w:rPr>
          <w:bCs/>
          <w:lang w:val="ru-RU"/>
        </w:rPr>
        <w:t xml:space="preserve">) заменен на </w:t>
      </w:r>
      <w:r w:rsidR="00202C54">
        <w:rPr>
          <w:bCs/>
          <w:lang w:val="ru-RU"/>
        </w:rPr>
        <w:t>Кровотечение</w:t>
      </w:r>
      <w:r w:rsidR="006532EE">
        <w:rPr>
          <w:bCs/>
          <w:lang w:val="ru-RU"/>
        </w:rPr>
        <w:t xml:space="preserve"> (1) </w:t>
      </w:r>
      <w:r>
        <w:rPr>
          <w:bCs/>
          <w:lang w:val="ru-RU"/>
        </w:rPr>
        <w:t>(</w:t>
      </w:r>
      <w:proofErr w:type="spellStart"/>
      <w:r w:rsidR="006532EE" w:rsidRPr="006532EE">
        <w:rPr>
          <w:bCs/>
          <w:lang w:val="ru-RU"/>
        </w:rPr>
        <w:t>Bleeding</w:t>
      </w:r>
      <w:proofErr w:type="spellEnd"/>
      <w:r>
        <w:rPr>
          <w:bCs/>
          <w:lang w:val="ru-RU"/>
        </w:rPr>
        <w:t>)</w:t>
      </w:r>
    </w:p>
    <w:p w14:paraId="5A79A5D8" w14:textId="094D3156" w:rsidR="0064094A" w:rsidRPr="00084B8E" w:rsidRDefault="00A357CB" w:rsidP="0064094A">
      <w:pPr>
        <w:pStyle w:val="21"/>
      </w:pPr>
      <w:r w:rsidRPr="00A357CB">
        <w:t>[</w:t>
      </w:r>
      <w:proofErr w:type="spellStart"/>
      <w:r w:rsidRPr="00A357CB">
        <w:t>eldervampire</w:t>
      </w:r>
      <w:proofErr w:type="spellEnd"/>
      <w:r w:rsidRPr="00A357CB">
        <w:t>]</w:t>
      </w:r>
      <w:r w:rsidRPr="00084B8E">
        <w:t xml:space="preserve"> </w:t>
      </w:r>
      <w:r w:rsidR="00BF715D" w:rsidRPr="00BF715D">
        <w:rPr>
          <w:lang w:val="ru-RU"/>
        </w:rPr>
        <w:t>Старший</w:t>
      </w:r>
      <w:r w:rsidR="00BF715D" w:rsidRPr="00084B8E">
        <w:t xml:space="preserve"> </w:t>
      </w:r>
      <w:r w:rsidR="00BF715D" w:rsidRPr="00BF715D">
        <w:rPr>
          <w:lang w:val="ru-RU"/>
        </w:rPr>
        <w:t>вампир</w:t>
      </w:r>
      <w:r w:rsidR="00BF715D" w:rsidRPr="00084B8E">
        <w:t xml:space="preserve"> </w:t>
      </w:r>
      <w:r w:rsidR="0064094A" w:rsidRPr="00084B8E">
        <w:t>(</w:t>
      </w:r>
      <w:r w:rsidR="00CB0F22" w:rsidRPr="00084B8E">
        <w:t>Elder Vampire</w:t>
      </w:r>
      <w:r w:rsidR="0064094A" w:rsidRPr="00084B8E">
        <w:t>)</w:t>
      </w:r>
    </w:p>
    <w:p w14:paraId="0DA4035E" w14:textId="6C3D3393" w:rsidR="00CB0F22" w:rsidRDefault="00F45FBC">
      <w:pPr>
        <w:pStyle w:val="a9"/>
        <w:numPr>
          <w:ilvl w:val="0"/>
          <w:numId w:val="35"/>
        </w:numPr>
        <w:rPr>
          <w:lang w:val="ru-RU"/>
        </w:rPr>
      </w:pPr>
      <w:r>
        <w:rPr>
          <w:lang w:val="ru-RU"/>
        </w:rPr>
        <w:t>Изменен порядок получения</w:t>
      </w:r>
      <w:r w:rsidR="000D3477">
        <w:rPr>
          <w:lang w:val="ru-RU"/>
        </w:rPr>
        <w:t xml:space="preserve"> особых способностей приверженности</w:t>
      </w:r>
    </w:p>
    <w:p w14:paraId="60E3AA55" w14:textId="709734F0" w:rsidR="000D3477" w:rsidRDefault="00504232">
      <w:pPr>
        <w:pStyle w:val="a9"/>
        <w:numPr>
          <w:ilvl w:val="1"/>
          <w:numId w:val="35"/>
        </w:numPr>
        <w:rPr>
          <w:lang w:val="ru-RU"/>
        </w:rPr>
      </w:pPr>
      <w:r>
        <w:rPr>
          <w:lang w:val="ru-RU"/>
        </w:rPr>
        <w:t>4 уровень</w:t>
      </w:r>
    </w:p>
    <w:p w14:paraId="74EBF6AD" w14:textId="0B525F91" w:rsidR="00504232" w:rsidRDefault="00C020DC">
      <w:pPr>
        <w:pStyle w:val="a9"/>
        <w:numPr>
          <w:ilvl w:val="2"/>
          <w:numId w:val="35"/>
        </w:numPr>
        <w:rPr>
          <w:lang w:val="ru-RU"/>
        </w:rPr>
      </w:pPr>
      <w:r w:rsidRPr="00B640D8">
        <w:rPr>
          <w:lang w:val="ru-RU"/>
        </w:rPr>
        <w:t>Ярость вампира</w:t>
      </w:r>
      <w:r w:rsidR="002B0D30">
        <w:rPr>
          <w:lang w:val="ru-RU"/>
        </w:rPr>
        <w:t xml:space="preserve"> (</w:t>
      </w:r>
      <w:r w:rsidR="00FB4D12" w:rsidRPr="00FB4D12">
        <w:t>Vampiric</w:t>
      </w:r>
      <w:r w:rsidR="00FB4D12" w:rsidRPr="00B640D8">
        <w:rPr>
          <w:lang w:val="ru-RU"/>
        </w:rPr>
        <w:t xml:space="preserve"> </w:t>
      </w:r>
      <w:r w:rsidR="00FB4D12" w:rsidRPr="00FB4D12">
        <w:t>Rage</w:t>
      </w:r>
      <w:r w:rsidR="002B0D30">
        <w:rPr>
          <w:lang w:val="ru-RU"/>
        </w:rPr>
        <w:t>)</w:t>
      </w:r>
      <w:r w:rsidR="00B640D8">
        <w:rPr>
          <w:lang w:val="ru-RU"/>
        </w:rPr>
        <w:t xml:space="preserve"> </w:t>
      </w:r>
      <w:r w:rsidR="00C20875">
        <w:rPr>
          <w:lang w:val="ru-RU"/>
        </w:rPr>
        <w:t>-</w:t>
      </w:r>
      <w:r w:rsidR="00B640D8">
        <w:rPr>
          <w:lang w:val="ru-RU"/>
        </w:rPr>
        <w:t xml:space="preserve"> Перенесено из 8 уровня</w:t>
      </w:r>
    </w:p>
    <w:p w14:paraId="362CAECE" w14:textId="6E511968" w:rsidR="00A37DA5" w:rsidRDefault="00A37DA5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A37DA5">
        <w:t>Вдохновляющий</w:t>
      </w:r>
      <w:proofErr w:type="spellEnd"/>
      <w:r w:rsidRPr="00A37DA5">
        <w:t xml:space="preserve"> </w:t>
      </w:r>
      <w:proofErr w:type="spellStart"/>
      <w:r w:rsidRPr="00A37DA5">
        <w:t>убийца</w:t>
      </w:r>
      <w:proofErr w:type="spellEnd"/>
      <w:r w:rsidR="002B0D30">
        <w:rPr>
          <w:lang w:val="ru-RU"/>
        </w:rPr>
        <w:t xml:space="preserve"> (</w:t>
      </w:r>
      <w:r w:rsidR="00FB4D12" w:rsidRPr="00FB4D12">
        <w:t>Inspiring Killer</w:t>
      </w:r>
      <w:r w:rsidR="002B0D30">
        <w:rPr>
          <w:lang w:val="ru-RU"/>
        </w:rPr>
        <w:t>)</w:t>
      </w:r>
    </w:p>
    <w:p w14:paraId="7F8C9634" w14:textId="504479AA" w:rsidR="00A37DA5" w:rsidRDefault="00A37DA5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A37DA5">
        <w:t>Обжигающие</w:t>
      </w:r>
      <w:proofErr w:type="spellEnd"/>
      <w:r w:rsidRPr="00A37DA5">
        <w:t xml:space="preserve"> </w:t>
      </w:r>
      <w:proofErr w:type="spellStart"/>
      <w:r w:rsidRPr="00A37DA5">
        <w:t>атаки</w:t>
      </w:r>
      <w:proofErr w:type="spellEnd"/>
      <w:r w:rsidR="002B0D30">
        <w:rPr>
          <w:lang w:val="ru-RU"/>
        </w:rPr>
        <w:t xml:space="preserve"> (</w:t>
      </w:r>
      <w:r w:rsidR="00FB4D12" w:rsidRPr="00FB4D12">
        <w:t>Searing Strikes</w:t>
      </w:r>
      <w:r w:rsidR="002B0D30">
        <w:rPr>
          <w:lang w:val="ru-RU"/>
        </w:rPr>
        <w:t>)</w:t>
      </w:r>
    </w:p>
    <w:p w14:paraId="0F17974D" w14:textId="29870205" w:rsidR="00C020DC" w:rsidRDefault="003D6ADE">
      <w:pPr>
        <w:pStyle w:val="a9"/>
        <w:numPr>
          <w:ilvl w:val="2"/>
          <w:numId w:val="35"/>
        </w:numPr>
        <w:rPr>
          <w:lang w:val="ru-RU"/>
        </w:rPr>
      </w:pPr>
      <w:r w:rsidRPr="00B640D8">
        <w:rPr>
          <w:lang w:val="ru-RU"/>
        </w:rPr>
        <w:t>Кровавое причастие</w:t>
      </w:r>
      <w:r w:rsidR="002B0D30">
        <w:rPr>
          <w:lang w:val="ru-RU"/>
        </w:rPr>
        <w:t xml:space="preserve"> (</w:t>
      </w:r>
      <w:r w:rsidR="006427B6" w:rsidRPr="006427B6">
        <w:t>Blood</w:t>
      </w:r>
      <w:r w:rsidR="006427B6" w:rsidRPr="00B640D8">
        <w:rPr>
          <w:lang w:val="ru-RU"/>
        </w:rPr>
        <w:t xml:space="preserve"> </w:t>
      </w:r>
      <w:r w:rsidR="006427B6" w:rsidRPr="006427B6">
        <w:t>Communion</w:t>
      </w:r>
      <w:r w:rsidR="002B0D30">
        <w:rPr>
          <w:lang w:val="ru-RU"/>
        </w:rPr>
        <w:t>)</w:t>
      </w:r>
      <w:r w:rsidR="003558D5">
        <w:rPr>
          <w:lang w:val="ru-RU"/>
        </w:rPr>
        <w:t xml:space="preserve"> </w:t>
      </w:r>
      <w:r w:rsidR="00C20875">
        <w:rPr>
          <w:lang w:val="ru-RU"/>
        </w:rPr>
        <w:t>-</w:t>
      </w:r>
      <w:r w:rsidR="003558D5">
        <w:rPr>
          <w:lang w:val="ru-RU"/>
        </w:rPr>
        <w:t xml:space="preserve"> Перенесено из 12 уровня</w:t>
      </w:r>
    </w:p>
    <w:p w14:paraId="158618C0" w14:textId="183FFBC8" w:rsidR="00A37DA5" w:rsidRPr="006427B6" w:rsidRDefault="00A37DA5">
      <w:pPr>
        <w:pStyle w:val="a9"/>
        <w:numPr>
          <w:ilvl w:val="3"/>
          <w:numId w:val="35"/>
        </w:numPr>
      </w:pPr>
      <w:proofErr w:type="spellStart"/>
      <w:r w:rsidRPr="00A37DA5">
        <w:t>Атаки</w:t>
      </w:r>
      <w:proofErr w:type="spellEnd"/>
      <w:r w:rsidRPr="00A37DA5">
        <w:t xml:space="preserve">, </w:t>
      </w:r>
      <w:proofErr w:type="spellStart"/>
      <w:r w:rsidRPr="00A37DA5">
        <w:t>губящие</w:t>
      </w:r>
      <w:proofErr w:type="spellEnd"/>
      <w:r w:rsidRPr="00A37DA5">
        <w:t xml:space="preserve"> </w:t>
      </w:r>
      <w:proofErr w:type="spellStart"/>
      <w:r w:rsidRPr="00A37DA5">
        <w:t>душу</w:t>
      </w:r>
      <w:proofErr w:type="spellEnd"/>
      <w:r w:rsidR="002B0D30" w:rsidRPr="006427B6">
        <w:t xml:space="preserve"> (</w:t>
      </w:r>
      <w:proofErr w:type="spellStart"/>
      <w:r w:rsidR="006427B6" w:rsidRPr="006427B6">
        <w:t>Souldraining</w:t>
      </w:r>
      <w:proofErr w:type="spellEnd"/>
      <w:r w:rsidR="006427B6" w:rsidRPr="006427B6">
        <w:t xml:space="preserve"> Strikes</w:t>
      </w:r>
      <w:r w:rsidR="002B0D30" w:rsidRPr="006427B6">
        <w:t>)</w:t>
      </w:r>
    </w:p>
    <w:p w14:paraId="031445F5" w14:textId="78050F3A" w:rsidR="00A37DA5" w:rsidRDefault="00C012AC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C012AC">
        <w:t>Ядовитые</w:t>
      </w:r>
      <w:proofErr w:type="spellEnd"/>
      <w:r w:rsidRPr="00C012AC">
        <w:t xml:space="preserve"> </w:t>
      </w:r>
      <w:proofErr w:type="spellStart"/>
      <w:r w:rsidRPr="00C012AC">
        <w:t>атаки</w:t>
      </w:r>
      <w:proofErr w:type="spellEnd"/>
      <w:r w:rsidR="002B0D30">
        <w:rPr>
          <w:lang w:val="ru-RU"/>
        </w:rPr>
        <w:t xml:space="preserve"> (</w:t>
      </w:r>
      <w:r w:rsidR="006427B6" w:rsidRPr="006427B6">
        <w:t>Blight Strikes</w:t>
      </w:r>
      <w:r w:rsidR="002B0D30">
        <w:rPr>
          <w:lang w:val="ru-RU"/>
        </w:rPr>
        <w:t>)</w:t>
      </w:r>
    </w:p>
    <w:p w14:paraId="54BF805A" w14:textId="3786B9E1" w:rsidR="003D6ADE" w:rsidRPr="003558D5" w:rsidRDefault="003D6ADE">
      <w:pPr>
        <w:pStyle w:val="a9"/>
        <w:numPr>
          <w:ilvl w:val="2"/>
          <w:numId w:val="35"/>
        </w:numPr>
        <w:rPr>
          <w:lang w:val="ru-RU"/>
        </w:rPr>
      </w:pPr>
      <w:r w:rsidRPr="003558D5">
        <w:rPr>
          <w:lang w:val="ru-RU"/>
        </w:rPr>
        <w:t>Тело порока</w:t>
      </w:r>
      <w:r w:rsidR="002B0D30" w:rsidRPr="003558D5">
        <w:rPr>
          <w:lang w:val="ru-RU"/>
        </w:rPr>
        <w:t xml:space="preserve"> (</w:t>
      </w:r>
      <w:r w:rsidR="00DF2454" w:rsidRPr="00DF2454">
        <w:t>Profane</w:t>
      </w:r>
      <w:r w:rsidR="00DF2454" w:rsidRPr="003558D5">
        <w:rPr>
          <w:lang w:val="ru-RU"/>
        </w:rPr>
        <w:t xml:space="preserve"> </w:t>
      </w:r>
      <w:r w:rsidR="00DF2454" w:rsidRPr="00DF2454">
        <w:t>Body</w:t>
      </w:r>
      <w:r w:rsidR="00DF2454" w:rsidRPr="003558D5">
        <w:rPr>
          <w:lang w:val="ru-RU"/>
        </w:rPr>
        <w:t xml:space="preserve"> </w:t>
      </w:r>
      <w:r w:rsidR="00DF2454" w:rsidRPr="00DF2454">
        <w:t>Mastery</w:t>
      </w:r>
      <w:r w:rsidR="002B0D30" w:rsidRPr="003558D5">
        <w:rPr>
          <w:lang w:val="ru-RU"/>
        </w:rPr>
        <w:t>)</w:t>
      </w:r>
      <w:r w:rsidR="003558D5">
        <w:rPr>
          <w:lang w:val="ru-RU"/>
        </w:rPr>
        <w:t xml:space="preserve"> </w:t>
      </w:r>
      <w:r w:rsidR="00C20875">
        <w:rPr>
          <w:lang w:val="ru-RU"/>
        </w:rPr>
        <w:t>-</w:t>
      </w:r>
      <w:r w:rsidR="003558D5">
        <w:rPr>
          <w:lang w:val="ru-RU"/>
        </w:rPr>
        <w:t xml:space="preserve"> Перенесено из 8 уровня</w:t>
      </w:r>
    </w:p>
    <w:p w14:paraId="06C6B593" w14:textId="61C59FCE" w:rsidR="00C012AC" w:rsidRDefault="00C012AC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C012AC">
        <w:t>Ледяные</w:t>
      </w:r>
      <w:proofErr w:type="spellEnd"/>
      <w:r w:rsidRPr="00C012AC">
        <w:t xml:space="preserve"> </w:t>
      </w:r>
      <w:proofErr w:type="spellStart"/>
      <w:r w:rsidRPr="00C012AC">
        <w:t>атаки</w:t>
      </w:r>
      <w:proofErr w:type="spellEnd"/>
      <w:r w:rsidR="002B0D30">
        <w:rPr>
          <w:lang w:val="ru-RU"/>
        </w:rPr>
        <w:t xml:space="preserve"> (</w:t>
      </w:r>
      <w:r w:rsidR="00DF2454" w:rsidRPr="00DF2454">
        <w:t>Frost Strikes</w:t>
      </w:r>
      <w:r w:rsidR="002B0D30">
        <w:rPr>
          <w:lang w:val="ru-RU"/>
        </w:rPr>
        <w:t>)</w:t>
      </w:r>
    </w:p>
    <w:p w14:paraId="701A0AEC" w14:textId="085127BD" w:rsidR="00C012AC" w:rsidRDefault="00C012AC">
      <w:pPr>
        <w:pStyle w:val="a9"/>
        <w:numPr>
          <w:ilvl w:val="3"/>
          <w:numId w:val="35"/>
        </w:numPr>
        <w:rPr>
          <w:lang w:val="ru-RU"/>
        </w:rPr>
      </w:pPr>
      <w:r w:rsidRPr="00C012AC">
        <w:t xml:space="preserve">Вожак </w:t>
      </w:r>
      <w:proofErr w:type="spellStart"/>
      <w:r w:rsidRPr="00C012AC">
        <w:t>стаи</w:t>
      </w:r>
      <w:proofErr w:type="spellEnd"/>
      <w:r w:rsidR="002B0D30">
        <w:rPr>
          <w:lang w:val="ru-RU"/>
        </w:rPr>
        <w:t xml:space="preserve"> (</w:t>
      </w:r>
      <w:r w:rsidR="00DF2454" w:rsidRPr="00DF2454">
        <w:t>Pack Leader</w:t>
      </w:r>
      <w:r w:rsidR="002B0D30">
        <w:rPr>
          <w:lang w:val="ru-RU"/>
        </w:rPr>
        <w:t>)</w:t>
      </w:r>
    </w:p>
    <w:p w14:paraId="583A720E" w14:textId="797A3E3F" w:rsidR="003D6ADE" w:rsidRDefault="003D6ADE">
      <w:pPr>
        <w:pStyle w:val="a9"/>
        <w:numPr>
          <w:ilvl w:val="2"/>
          <w:numId w:val="35"/>
        </w:numPr>
        <w:rPr>
          <w:lang w:val="ru-RU"/>
        </w:rPr>
      </w:pPr>
      <w:r w:rsidRPr="00DF2454">
        <w:rPr>
          <w:lang w:val="ru-RU"/>
        </w:rPr>
        <w:t>Пожиратель костного мозга</w:t>
      </w:r>
      <w:r w:rsidR="002B0D30">
        <w:rPr>
          <w:lang w:val="ru-RU"/>
        </w:rPr>
        <w:t xml:space="preserve"> (</w:t>
      </w:r>
      <w:r w:rsidR="00DF2454" w:rsidRPr="00DF2454">
        <w:t>Marrow</w:t>
      </w:r>
      <w:r w:rsidR="00DF2454" w:rsidRPr="00DF2454">
        <w:rPr>
          <w:lang w:val="ru-RU"/>
        </w:rPr>
        <w:t xml:space="preserve"> </w:t>
      </w:r>
      <w:r w:rsidR="00DF2454" w:rsidRPr="00DF2454">
        <w:t>Drinker</w:t>
      </w:r>
      <w:r w:rsidR="002B0D30">
        <w:rPr>
          <w:lang w:val="ru-RU"/>
        </w:rPr>
        <w:t>)</w:t>
      </w:r>
      <w:r w:rsidR="003558D5">
        <w:rPr>
          <w:lang w:val="ru-RU"/>
        </w:rPr>
        <w:t xml:space="preserve"> </w:t>
      </w:r>
      <w:r w:rsidR="00C20875">
        <w:rPr>
          <w:lang w:val="ru-RU"/>
        </w:rPr>
        <w:t>-</w:t>
      </w:r>
      <w:r w:rsidR="003558D5">
        <w:rPr>
          <w:lang w:val="ru-RU"/>
        </w:rPr>
        <w:t xml:space="preserve"> Перенесено из 8 уровня</w:t>
      </w:r>
    </w:p>
    <w:p w14:paraId="11FBF730" w14:textId="232E3678" w:rsidR="00C012AC" w:rsidRPr="00375EBF" w:rsidRDefault="00C012AC">
      <w:pPr>
        <w:pStyle w:val="a9"/>
        <w:numPr>
          <w:ilvl w:val="3"/>
          <w:numId w:val="35"/>
        </w:numPr>
      </w:pPr>
      <w:proofErr w:type="spellStart"/>
      <w:r w:rsidRPr="00C012AC">
        <w:t>Атаки</w:t>
      </w:r>
      <w:proofErr w:type="spellEnd"/>
      <w:r w:rsidRPr="00C012AC">
        <w:t xml:space="preserve">, </w:t>
      </w:r>
      <w:proofErr w:type="spellStart"/>
      <w:r w:rsidRPr="00C012AC">
        <w:t>губящие</w:t>
      </w:r>
      <w:proofErr w:type="spellEnd"/>
      <w:r w:rsidRPr="00C012AC">
        <w:t xml:space="preserve"> </w:t>
      </w:r>
      <w:proofErr w:type="spellStart"/>
      <w:r w:rsidRPr="00C012AC">
        <w:t>душу</w:t>
      </w:r>
      <w:proofErr w:type="spellEnd"/>
      <w:r w:rsidR="002B0D30" w:rsidRPr="00375EBF">
        <w:t xml:space="preserve"> (</w:t>
      </w:r>
      <w:proofErr w:type="spellStart"/>
      <w:r w:rsidR="00DF2454" w:rsidRPr="00DF2454">
        <w:t>Souldraining</w:t>
      </w:r>
      <w:proofErr w:type="spellEnd"/>
      <w:r w:rsidR="00DF2454" w:rsidRPr="00DF2454">
        <w:t xml:space="preserve"> Strikes</w:t>
      </w:r>
      <w:r w:rsidR="002B0D30" w:rsidRPr="00375EBF">
        <w:t>)</w:t>
      </w:r>
    </w:p>
    <w:p w14:paraId="60214D1D" w14:textId="6CC2EF06" w:rsidR="00C012AC" w:rsidRPr="00375EBF" w:rsidRDefault="00C012AC">
      <w:pPr>
        <w:pStyle w:val="a9"/>
        <w:numPr>
          <w:ilvl w:val="3"/>
          <w:numId w:val="35"/>
        </w:numPr>
      </w:pPr>
      <w:proofErr w:type="spellStart"/>
      <w:r w:rsidRPr="00C012AC">
        <w:t>Щит</w:t>
      </w:r>
      <w:proofErr w:type="spellEnd"/>
      <w:r w:rsidRPr="00C012AC">
        <w:t xml:space="preserve"> </w:t>
      </w:r>
      <w:proofErr w:type="spellStart"/>
      <w:r w:rsidRPr="00C012AC">
        <w:t>веры</w:t>
      </w:r>
      <w:proofErr w:type="spellEnd"/>
      <w:r w:rsidR="002B0D30" w:rsidRPr="00375EBF">
        <w:t xml:space="preserve"> (</w:t>
      </w:r>
      <w:r w:rsidR="00375EBF" w:rsidRPr="00375EBF">
        <w:t>Shield of Faith</w:t>
      </w:r>
      <w:r w:rsidR="002B0D30" w:rsidRPr="00375EBF">
        <w:t>)</w:t>
      </w:r>
    </w:p>
    <w:p w14:paraId="7CC1F3F4" w14:textId="73D6C702" w:rsidR="005C61A5" w:rsidRDefault="005C61A5">
      <w:pPr>
        <w:pStyle w:val="a9"/>
        <w:numPr>
          <w:ilvl w:val="1"/>
          <w:numId w:val="35"/>
        </w:numPr>
        <w:rPr>
          <w:lang w:val="ru-RU"/>
        </w:rPr>
      </w:pPr>
      <w:r>
        <w:rPr>
          <w:lang w:val="ru-RU"/>
        </w:rPr>
        <w:t>8 уровень</w:t>
      </w:r>
    </w:p>
    <w:p w14:paraId="7F83A56A" w14:textId="784765FB" w:rsidR="005C61A5" w:rsidRDefault="005C61A5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5C61A5">
        <w:t>Владыка</w:t>
      </w:r>
      <w:proofErr w:type="spellEnd"/>
      <w:r w:rsidRPr="005C61A5">
        <w:t xml:space="preserve"> </w:t>
      </w:r>
      <w:proofErr w:type="spellStart"/>
      <w:r w:rsidRPr="005C61A5">
        <w:t>ночи</w:t>
      </w:r>
      <w:proofErr w:type="spellEnd"/>
      <w:r w:rsidR="002B0D30">
        <w:rPr>
          <w:lang w:val="ru-RU"/>
        </w:rPr>
        <w:t xml:space="preserve"> (</w:t>
      </w:r>
      <w:proofErr w:type="spellStart"/>
      <w:r w:rsidR="00375EBF" w:rsidRPr="00375EBF">
        <w:t>Nightlord</w:t>
      </w:r>
      <w:proofErr w:type="spellEnd"/>
      <w:r w:rsidR="002B0D30">
        <w:rPr>
          <w:lang w:val="ru-RU"/>
        </w:rPr>
        <w:t>)</w:t>
      </w:r>
    </w:p>
    <w:p w14:paraId="1F2AF010" w14:textId="22290646" w:rsidR="00BF3C96" w:rsidRDefault="00BF3C96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BF3C96">
        <w:t>Скачок</w:t>
      </w:r>
      <w:proofErr w:type="spellEnd"/>
      <w:r w:rsidR="002B0D30">
        <w:rPr>
          <w:lang w:val="ru-RU"/>
        </w:rPr>
        <w:t xml:space="preserve"> (</w:t>
      </w:r>
      <w:r w:rsidR="00375EBF" w:rsidRPr="00375EBF">
        <w:t>Blink</w:t>
      </w:r>
      <w:r w:rsidR="002B0D30">
        <w:rPr>
          <w:lang w:val="ru-RU"/>
        </w:rPr>
        <w:t>)</w:t>
      </w:r>
    </w:p>
    <w:p w14:paraId="4563A650" w14:textId="76C3A29A" w:rsidR="00BF3C96" w:rsidRDefault="00BF3C96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BF3C96">
        <w:t>Предводитель</w:t>
      </w:r>
      <w:proofErr w:type="spellEnd"/>
      <w:r w:rsidRPr="00BF3C96">
        <w:t xml:space="preserve"> </w:t>
      </w:r>
      <w:proofErr w:type="spellStart"/>
      <w:r w:rsidRPr="00BF3C96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2603A922" w14:textId="29790235" w:rsidR="00BF3C96" w:rsidRDefault="00BF3C96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7F132A">
        <w:rPr>
          <w:lang w:val="ru-RU"/>
        </w:rPr>
        <w:t>Гемомант</w:t>
      </w:r>
      <w:proofErr w:type="spellEnd"/>
      <w:r w:rsidR="002B0D30">
        <w:rPr>
          <w:lang w:val="ru-RU"/>
        </w:rPr>
        <w:t xml:space="preserve"> (</w:t>
      </w:r>
      <w:proofErr w:type="spellStart"/>
      <w:r w:rsidR="00D113CB" w:rsidRPr="00D113CB">
        <w:t>Hemomancer</w:t>
      </w:r>
      <w:proofErr w:type="spellEnd"/>
      <w:r w:rsidR="002B0D30">
        <w:rPr>
          <w:lang w:val="ru-RU"/>
        </w:rPr>
        <w:t>)</w:t>
      </w:r>
      <w:r w:rsidR="007F132A">
        <w:rPr>
          <w:lang w:val="ru-RU"/>
        </w:rPr>
        <w:t xml:space="preserve"> </w:t>
      </w:r>
      <w:r w:rsidR="00C20875">
        <w:rPr>
          <w:lang w:val="ru-RU"/>
        </w:rPr>
        <w:t>-</w:t>
      </w:r>
      <w:r w:rsidR="007F132A">
        <w:rPr>
          <w:lang w:val="ru-RU"/>
        </w:rPr>
        <w:t xml:space="preserve"> Перенесено из 4 уровня</w:t>
      </w:r>
    </w:p>
    <w:p w14:paraId="7F52F2B2" w14:textId="2B818FF9" w:rsidR="00BF3C96" w:rsidRDefault="00BF1781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BF1781">
        <w:t>Алая</w:t>
      </w:r>
      <w:proofErr w:type="spellEnd"/>
      <w:r w:rsidRPr="00BF1781">
        <w:t xml:space="preserve"> </w:t>
      </w:r>
      <w:proofErr w:type="spellStart"/>
      <w:r w:rsidRPr="00BF1781">
        <w:t>чума</w:t>
      </w:r>
      <w:proofErr w:type="spellEnd"/>
      <w:r w:rsidR="002B0D30">
        <w:rPr>
          <w:lang w:val="ru-RU"/>
        </w:rPr>
        <w:t xml:space="preserve"> (</w:t>
      </w:r>
      <w:r w:rsidR="00D113CB" w:rsidRPr="00D113CB">
        <w:t>Scarlet Plague</w:t>
      </w:r>
      <w:r w:rsidR="002B0D30">
        <w:rPr>
          <w:lang w:val="ru-RU"/>
        </w:rPr>
        <w:t>)</w:t>
      </w:r>
    </w:p>
    <w:p w14:paraId="7071822A" w14:textId="0EBA0074" w:rsidR="00BF1781" w:rsidRDefault="00BF1781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BF1781">
        <w:lastRenderedPageBreak/>
        <w:t>Предводитель</w:t>
      </w:r>
      <w:proofErr w:type="spellEnd"/>
      <w:r w:rsidRPr="00BF1781">
        <w:t xml:space="preserve"> </w:t>
      </w:r>
      <w:proofErr w:type="spellStart"/>
      <w:r w:rsidRPr="00BF1781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099026CE" w14:textId="6AC9EC12" w:rsidR="00BF1781" w:rsidRDefault="00BF1781">
      <w:pPr>
        <w:pStyle w:val="a9"/>
        <w:numPr>
          <w:ilvl w:val="2"/>
          <w:numId w:val="35"/>
        </w:numPr>
        <w:rPr>
          <w:lang w:val="ru-RU"/>
        </w:rPr>
      </w:pPr>
      <w:r w:rsidRPr="007F132A">
        <w:rPr>
          <w:lang w:val="ru-RU"/>
        </w:rPr>
        <w:t>Служитель ночи</w:t>
      </w:r>
      <w:r w:rsidR="002B0D30">
        <w:rPr>
          <w:lang w:val="ru-RU"/>
        </w:rPr>
        <w:t xml:space="preserve"> (</w:t>
      </w:r>
      <w:proofErr w:type="spellStart"/>
      <w:r w:rsidR="00D113CB" w:rsidRPr="00D113CB">
        <w:t>Nightsworn</w:t>
      </w:r>
      <w:proofErr w:type="spellEnd"/>
      <w:r w:rsidR="002B0D30">
        <w:rPr>
          <w:lang w:val="ru-RU"/>
        </w:rPr>
        <w:t>)</w:t>
      </w:r>
      <w:r w:rsidR="007F132A">
        <w:rPr>
          <w:lang w:val="ru-RU"/>
        </w:rPr>
        <w:t xml:space="preserve"> </w:t>
      </w:r>
      <w:r w:rsidR="00C20875">
        <w:rPr>
          <w:lang w:val="ru-RU"/>
        </w:rPr>
        <w:t>-</w:t>
      </w:r>
      <w:r w:rsidR="007F132A">
        <w:rPr>
          <w:lang w:val="ru-RU"/>
        </w:rPr>
        <w:t xml:space="preserve"> Перенесено из 4 уровня</w:t>
      </w:r>
    </w:p>
    <w:p w14:paraId="5797BDF8" w14:textId="19723B05" w:rsidR="00BF1781" w:rsidRPr="006B6627" w:rsidRDefault="00BF1781">
      <w:pPr>
        <w:pStyle w:val="a9"/>
        <w:numPr>
          <w:ilvl w:val="3"/>
          <w:numId w:val="35"/>
        </w:numPr>
      </w:pPr>
      <w:proofErr w:type="spellStart"/>
      <w:r w:rsidRPr="00BF1781">
        <w:t>Песнь</w:t>
      </w:r>
      <w:proofErr w:type="spellEnd"/>
      <w:r w:rsidRPr="00BF1781">
        <w:t xml:space="preserve"> </w:t>
      </w:r>
      <w:proofErr w:type="spellStart"/>
      <w:r w:rsidRPr="00BF1781">
        <w:t>бойни</w:t>
      </w:r>
      <w:proofErr w:type="spellEnd"/>
      <w:r w:rsidR="002B0D30" w:rsidRPr="006B6627">
        <w:t xml:space="preserve"> (</w:t>
      </w:r>
      <w:r w:rsidR="006B6627" w:rsidRPr="006B6627">
        <w:t>Song of Carnage</w:t>
      </w:r>
      <w:r w:rsidR="002B0D30" w:rsidRPr="006B6627">
        <w:t>)</w:t>
      </w:r>
    </w:p>
    <w:p w14:paraId="338A21E1" w14:textId="236A2E0B" w:rsidR="00BF1781" w:rsidRDefault="002538B5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2538B5">
        <w:t>Предводитель</w:t>
      </w:r>
      <w:proofErr w:type="spellEnd"/>
      <w:r w:rsidRPr="002538B5">
        <w:t xml:space="preserve"> </w:t>
      </w:r>
      <w:proofErr w:type="spellStart"/>
      <w:r w:rsidRPr="002538B5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348CAF69" w14:textId="432C2AEA" w:rsidR="002538B5" w:rsidRDefault="002538B5">
      <w:pPr>
        <w:pStyle w:val="a9"/>
        <w:numPr>
          <w:ilvl w:val="2"/>
          <w:numId w:val="35"/>
        </w:numPr>
        <w:rPr>
          <w:lang w:val="ru-RU"/>
        </w:rPr>
      </w:pPr>
      <w:r w:rsidRPr="007F132A">
        <w:rPr>
          <w:lang w:val="ru-RU"/>
        </w:rPr>
        <w:t>Ужас</w:t>
      </w:r>
      <w:r w:rsidR="002B0D30">
        <w:rPr>
          <w:lang w:val="ru-RU"/>
        </w:rPr>
        <w:t xml:space="preserve"> (</w:t>
      </w:r>
      <w:r w:rsidR="006B6627" w:rsidRPr="006B6627">
        <w:t>Dreadful</w:t>
      </w:r>
      <w:r w:rsidR="002B0D30">
        <w:rPr>
          <w:lang w:val="ru-RU"/>
        </w:rPr>
        <w:t>)</w:t>
      </w:r>
      <w:r w:rsidR="007F132A">
        <w:rPr>
          <w:lang w:val="ru-RU"/>
        </w:rPr>
        <w:t xml:space="preserve"> </w:t>
      </w:r>
      <w:r w:rsidR="00C20875">
        <w:rPr>
          <w:lang w:val="ru-RU"/>
        </w:rPr>
        <w:t>-</w:t>
      </w:r>
      <w:r w:rsidR="007F132A">
        <w:rPr>
          <w:lang w:val="ru-RU"/>
        </w:rPr>
        <w:t xml:space="preserve"> Перенесено из 4 уровня</w:t>
      </w:r>
    </w:p>
    <w:p w14:paraId="1E7226A5" w14:textId="45FB7C74" w:rsidR="002538B5" w:rsidRDefault="002538B5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2538B5">
        <w:t>Иссушающий</w:t>
      </w:r>
      <w:proofErr w:type="spellEnd"/>
      <w:r w:rsidRPr="002538B5">
        <w:t xml:space="preserve"> </w:t>
      </w:r>
      <w:proofErr w:type="spellStart"/>
      <w:r w:rsidRPr="002538B5">
        <w:t>взрыв</w:t>
      </w:r>
      <w:proofErr w:type="spellEnd"/>
      <w:r w:rsidR="002B0D30">
        <w:rPr>
          <w:lang w:val="ru-RU"/>
        </w:rPr>
        <w:t xml:space="preserve"> (</w:t>
      </w:r>
      <w:r w:rsidR="006B6627" w:rsidRPr="006B6627">
        <w:t>Draining Burst</w:t>
      </w:r>
      <w:r w:rsidR="002B0D30">
        <w:rPr>
          <w:lang w:val="ru-RU"/>
        </w:rPr>
        <w:t>)</w:t>
      </w:r>
    </w:p>
    <w:p w14:paraId="35FE50E6" w14:textId="1FEF3E18" w:rsidR="002538B5" w:rsidRDefault="002538B5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2538B5">
        <w:t>Предводитель</w:t>
      </w:r>
      <w:proofErr w:type="spellEnd"/>
      <w:r w:rsidRPr="002538B5">
        <w:t xml:space="preserve"> </w:t>
      </w:r>
      <w:proofErr w:type="spellStart"/>
      <w:r w:rsidRPr="002538B5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02EE19BE" w14:textId="5F4DBC46" w:rsidR="002538B5" w:rsidRDefault="002538B5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2538B5">
        <w:t>Кощунник</w:t>
      </w:r>
      <w:proofErr w:type="spellEnd"/>
      <w:r w:rsidR="002B0D30">
        <w:rPr>
          <w:lang w:val="ru-RU"/>
        </w:rPr>
        <w:t xml:space="preserve"> (</w:t>
      </w:r>
      <w:r w:rsidR="006B6627" w:rsidRPr="006B6627">
        <w:t>Defiler</w:t>
      </w:r>
      <w:r w:rsidR="002B0D30">
        <w:rPr>
          <w:lang w:val="ru-RU"/>
        </w:rPr>
        <w:t>)</w:t>
      </w:r>
    </w:p>
    <w:p w14:paraId="7A067E00" w14:textId="3A866A88" w:rsidR="002538B5" w:rsidRDefault="0006587B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06587B">
        <w:t>Предводитель</w:t>
      </w:r>
      <w:proofErr w:type="spellEnd"/>
      <w:r w:rsidRPr="0006587B">
        <w:t xml:space="preserve"> </w:t>
      </w:r>
      <w:proofErr w:type="spellStart"/>
      <w:r w:rsidRPr="0006587B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216A6063" w14:textId="4DA400C1" w:rsidR="0006587B" w:rsidRPr="00A77CD6" w:rsidRDefault="0006587B">
      <w:pPr>
        <w:pStyle w:val="a9"/>
        <w:numPr>
          <w:ilvl w:val="3"/>
          <w:numId w:val="35"/>
        </w:numPr>
      </w:pPr>
      <w:proofErr w:type="spellStart"/>
      <w:r w:rsidRPr="0006587B">
        <w:t>Помазанник</w:t>
      </w:r>
      <w:proofErr w:type="spellEnd"/>
      <w:r w:rsidRPr="0006587B">
        <w:t xml:space="preserve"> </w:t>
      </w:r>
      <w:proofErr w:type="spellStart"/>
      <w:r w:rsidRPr="0006587B">
        <w:t>хаоса</w:t>
      </w:r>
      <w:proofErr w:type="spellEnd"/>
      <w:r w:rsidR="002B0D30" w:rsidRPr="00A77CD6">
        <w:t xml:space="preserve"> (</w:t>
      </w:r>
      <w:r w:rsidR="00A77CD6" w:rsidRPr="00A77CD6">
        <w:t>Investiture of Chaos</w:t>
      </w:r>
      <w:r w:rsidR="002B0D30" w:rsidRPr="00A77CD6">
        <w:t>)</w:t>
      </w:r>
    </w:p>
    <w:p w14:paraId="047EC2E7" w14:textId="43FB154B" w:rsidR="0006587B" w:rsidRDefault="0006587B">
      <w:pPr>
        <w:pStyle w:val="a9"/>
        <w:numPr>
          <w:ilvl w:val="2"/>
          <w:numId w:val="35"/>
        </w:numPr>
        <w:rPr>
          <w:lang w:val="ru-RU"/>
        </w:rPr>
      </w:pPr>
      <w:r w:rsidRPr="007F132A">
        <w:rPr>
          <w:lang w:val="ru-RU"/>
        </w:rPr>
        <w:t>Осквернитель</w:t>
      </w:r>
      <w:r w:rsidR="002B0D30">
        <w:rPr>
          <w:lang w:val="ru-RU"/>
        </w:rPr>
        <w:t xml:space="preserve"> (</w:t>
      </w:r>
      <w:r w:rsidR="00A77CD6" w:rsidRPr="00A77CD6">
        <w:t>Desecrator</w:t>
      </w:r>
      <w:r w:rsidR="002B0D30">
        <w:rPr>
          <w:lang w:val="ru-RU"/>
        </w:rPr>
        <w:t>)</w:t>
      </w:r>
      <w:r w:rsidR="007F132A">
        <w:rPr>
          <w:lang w:val="ru-RU"/>
        </w:rPr>
        <w:t xml:space="preserve"> </w:t>
      </w:r>
      <w:r w:rsidR="00C20875">
        <w:rPr>
          <w:lang w:val="ru-RU"/>
        </w:rPr>
        <w:t>-</w:t>
      </w:r>
      <w:r w:rsidR="007F132A">
        <w:rPr>
          <w:lang w:val="ru-RU"/>
        </w:rPr>
        <w:t xml:space="preserve"> Перенесено из 4 уровня</w:t>
      </w:r>
    </w:p>
    <w:p w14:paraId="798F12EB" w14:textId="1D1C9E3D" w:rsidR="0006587B" w:rsidRPr="008E6074" w:rsidRDefault="0006587B">
      <w:pPr>
        <w:pStyle w:val="a9"/>
        <w:numPr>
          <w:ilvl w:val="3"/>
          <w:numId w:val="35"/>
        </w:numPr>
      </w:pPr>
      <w:proofErr w:type="spellStart"/>
      <w:r w:rsidRPr="0006587B">
        <w:t>Вопль</w:t>
      </w:r>
      <w:proofErr w:type="spellEnd"/>
      <w:r w:rsidRPr="0006587B">
        <w:t xml:space="preserve"> </w:t>
      </w:r>
      <w:proofErr w:type="spellStart"/>
      <w:r w:rsidRPr="0006587B">
        <w:t>баньши</w:t>
      </w:r>
      <w:proofErr w:type="spellEnd"/>
      <w:r w:rsidR="002B0D30" w:rsidRPr="008E6074">
        <w:t xml:space="preserve"> (</w:t>
      </w:r>
      <w:r w:rsidR="00A77CD6" w:rsidRPr="00A77CD6">
        <w:t>Wail of the Banshee</w:t>
      </w:r>
      <w:r w:rsidR="002B0D30" w:rsidRPr="008E6074">
        <w:t>)</w:t>
      </w:r>
    </w:p>
    <w:p w14:paraId="1B29549C" w14:textId="3B495A94" w:rsidR="0006587B" w:rsidRDefault="0006587B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06587B">
        <w:t>Предводитель</w:t>
      </w:r>
      <w:proofErr w:type="spellEnd"/>
      <w:r w:rsidRPr="0006587B">
        <w:t xml:space="preserve"> </w:t>
      </w:r>
      <w:proofErr w:type="spellStart"/>
      <w:r w:rsidRPr="0006587B">
        <w:t>нечисти</w:t>
      </w:r>
      <w:proofErr w:type="spellEnd"/>
      <w:r w:rsidR="002B0D30">
        <w:rPr>
          <w:lang w:val="ru-RU"/>
        </w:rPr>
        <w:t xml:space="preserve"> (</w:t>
      </w:r>
      <w:r w:rsidR="00375EBF" w:rsidRPr="00375EBF">
        <w:t>Unholy Leader</w:t>
      </w:r>
      <w:r w:rsidR="002B0D30">
        <w:rPr>
          <w:lang w:val="ru-RU"/>
        </w:rPr>
        <w:t>)</w:t>
      </w:r>
    </w:p>
    <w:p w14:paraId="6351ADC5" w14:textId="119D8041" w:rsidR="0006587B" w:rsidRDefault="0006587B">
      <w:pPr>
        <w:pStyle w:val="a9"/>
        <w:numPr>
          <w:ilvl w:val="1"/>
          <w:numId w:val="35"/>
        </w:numPr>
        <w:rPr>
          <w:lang w:val="ru-RU"/>
        </w:rPr>
      </w:pPr>
      <w:r>
        <w:rPr>
          <w:lang w:val="ru-RU"/>
        </w:rPr>
        <w:t>12 уровень</w:t>
      </w:r>
    </w:p>
    <w:p w14:paraId="1B90E9BA" w14:textId="51EAECC0" w:rsidR="0006587B" w:rsidRDefault="00277ED7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277ED7">
        <w:t>Кровопотеря</w:t>
      </w:r>
      <w:proofErr w:type="spellEnd"/>
      <w:r w:rsidR="002B0D30">
        <w:rPr>
          <w:lang w:val="ru-RU"/>
        </w:rPr>
        <w:t xml:space="preserve"> (</w:t>
      </w:r>
      <w:r w:rsidR="008E6074" w:rsidRPr="008E6074">
        <w:t>Exsanguinate</w:t>
      </w:r>
      <w:r w:rsidR="002B0D30">
        <w:rPr>
          <w:lang w:val="ru-RU"/>
        </w:rPr>
        <w:t>)</w:t>
      </w:r>
    </w:p>
    <w:p w14:paraId="0C866769" w14:textId="49B61F26" w:rsidR="00277ED7" w:rsidRDefault="00277ED7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277ED7">
        <w:t>Заживление</w:t>
      </w:r>
      <w:proofErr w:type="spellEnd"/>
      <w:r w:rsidR="002B0D30">
        <w:rPr>
          <w:lang w:val="ru-RU"/>
        </w:rPr>
        <w:t xml:space="preserve"> (</w:t>
      </w:r>
      <w:r w:rsidR="008E6074" w:rsidRPr="008E6074">
        <w:t>Adaptive Vigor</w:t>
      </w:r>
      <w:r w:rsidR="002B0D30">
        <w:rPr>
          <w:lang w:val="ru-RU"/>
        </w:rPr>
        <w:t>)</w:t>
      </w:r>
    </w:p>
    <w:p w14:paraId="2F34F836" w14:textId="6F355D4B" w:rsidR="00277ED7" w:rsidRDefault="00277ED7">
      <w:pPr>
        <w:pStyle w:val="a9"/>
        <w:numPr>
          <w:ilvl w:val="2"/>
          <w:numId w:val="35"/>
        </w:numPr>
        <w:rPr>
          <w:lang w:val="ru-RU"/>
        </w:rPr>
      </w:pPr>
      <w:r w:rsidRPr="009A6990">
        <w:rPr>
          <w:lang w:val="ru-RU"/>
        </w:rPr>
        <w:t>Аристократ роз</w:t>
      </w:r>
      <w:r w:rsidR="002B0D30">
        <w:rPr>
          <w:lang w:val="ru-RU"/>
        </w:rPr>
        <w:t xml:space="preserve"> (</w:t>
      </w:r>
      <w:proofErr w:type="spellStart"/>
      <w:r w:rsidR="008E6074" w:rsidRPr="008E6074">
        <w:t>Rosebound</w:t>
      </w:r>
      <w:proofErr w:type="spellEnd"/>
      <w:r w:rsidR="008E6074" w:rsidRPr="009A6990">
        <w:rPr>
          <w:lang w:val="ru-RU"/>
        </w:rPr>
        <w:t xml:space="preserve"> </w:t>
      </w:r>
      <w:r w:rsidR="008E6074" w:rsidRPr="008E6074">
        <w:t>Noble</w:t>
      </w:r>
      <w:r w:rsidR="002B0D30">
        <w:rPr>
          <w:lang w:val="ru-RU"/>
        </w:rPr>
        <w:t>)</w:t>
      </w:r>
      <w:r w:rsidR="009A6990">
        <w:rPr>
          <w:lang w:val="ru-RU"/>
        </w:rPr>
        <w:t xml:space="preserve"> </w:t>
      </w:r>
      <w:r w:rsidR="00C20875">
        <w:rPr>
          <w:lang w:val="ru-RU"/>
        </w:rPr>
        <w:t>-</w:t>
      </w:r>
      <w:r w:rsidR="009A6990">
        <w:rPr>
          <w:lang w:val="ru-RU"/>
        </w:rPr>
        <w:t xml:space="preserve"> Перенесено из 16 уровня</w:t>
      </w:r>
    </w:p>
    <w:p w14:paraId="485F5B30" w14:textId="108CCB8E" w:rsidR="00277ED7" w:rsidRDefault="00277ED7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277ED7">
        <w:t>Оберегающая</w:t>
      </w:r>
      <w:proofErr w:type="spellEnd"/>
      <w:r w:rsidRPr="00277ED7">
        <w:t xml:space="preserve"> </w:t>
      </w:r>
      <w:proofErr w:type="spellStart"/>
      <w:r w:rsidRPr="00277ED7">
        <w:t>аура</w:t>
      </w:r>
      <w:proofErr w:type="spellEnd"/>
      <w:r w:rsidR="002B0D30">
        <w:rPr>
          <w:lang w:val="ru-RU"/>
        </w:rPr>
        <w:t xml:space="preserve"> (</w:t>
      </w:r>
      <w:r w:rsidR="008E6074" w:rsidRPr="008E6074">
        <w:t>Warding Aura</w:t>
      </w:r>
      <w:r w:rsidR="002B0D30">
        <w:rPr>
          <w:lang w:val="ru-RU"/>
        </w:rPr>
        <w:t>)</w:t>
      </w:r>
    </w:p>
    <w:p w14:paraId="20DFE3ED" w14:textId="171EB98F" w:rsidR="00277ED7" w:rsidRDefault="00277ED7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277ED7">
        <w:t>Порченая</w:t>
      </w:r>
      <w:proofErr w:type="spellEnd"/>
      <w:r w:rsidRPr="00277ED7">
        <w:t xml:space="preserve"> </w:t>
      </w:r>
      <w:proofErr w:type="spellStart"/>
      <w:r w:rsidRPr="00277ED7">
        <w:t>кровь</w:t>
      </w:r>
      <w:proofErr w:type="spellEnd"/>
      <w:r w:rsidR="002B0D30">
        <w:rPr>
          <w:lang w:val="ru-RU"/>
        </w:rPr>
        <w:t xml:space="preserve"> (</w:t>
      </w:r>
      <w:proofErr w:type="spellStart"/>
      <w:r w:rsidR="003E0804" w:rsidRPr="003E0804">
        <w:t>Bloodblight</w:t>
      </w:r>
      <w:proofErr w:type="spellEnd"/>
      <w:r w:rsidR="002B0D30">
        <w:rPr>
          <w:lang w:val="ru-RU"/>
        </w:rPr>
        <w:t>)</w:t>
      </w:r>
    </w:p>
    <w:p w14:paraId="3AA949FF" w14:textId="3B32753C" w:rsidR="00277ED7" w:rsidRDefault="0033560B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33560B">
        <w:t>Ослабляющая</w:t>
      </w:r>
      <w:proofErr w:type="spellEnd"/>
      <w:r w:rsidRPr="0033560B">
        <w:t xml:space="preserve"> </w:t>
      </w:r>
      <w:proofErr w:type="spellStart"/>
      <w:r w:rsidRPr="0033560B">
        <w:t>аура</w:t>
      </w:r>
      <w:proofErr w:type="spellEnd"/>
      <w:r w:rsidR="002B0D30">
        <w:rPr>
          <w:lang w:val="ru-RU"/>
        </w:rPr>
        <w:t xml:space="preserve"> (</w:t>
      </w:r>
      <w:r w:rsidR="003E0804" w:rsidRPr="003E0804">
        <w:t>Debilitating Aura</w:t>
      </w:r>
      <w:r w:rsidR="002B0D30">
        <w:rPr>
          <w:lang w:val="ru-RU"/>
        </w:rPr>
        <w:t>)</w:t>
      </w:r>
    </w:p>
    <w:p w14:paraId="544527AA" w14:textId="5AD11748" w:rsidR="0033560B" w:rsidRDefault="0033560B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33560B">
        <w:t>Мучительный</w:t>
      </w:r>
      <w:proofErr w:type="spellEnd"/>
      <w:r w:rsidRPr="0033560B">
        <w:t xml:space="preserve"> </w:t>
      </w:r>
      <w:proofErr w:type="spellStart"/>
      <w:r w:rsidRPr="0033560B">
        <w:t>туман</w:t>
      </w:r>
      <w:proofErr w:type="spellEnd"/>
      <w:r w:rsidR="002B0D30">
        <w:rPr>
          <w:lang w:val="ru-RU"/>
        </w:rPr>
        <w:t xml:space="preserve"> (</w:t>
      </w:r>
      <w:r w:rsidR="003E0804" w:rsidRPr="003E0804">
        <w:t>Tormenting Mist</w:t>
      </w:r>
      <w:r w:rsidR="002B0D30">
        <w:rPr>
          <w:lang w:val="ru-RU"/>
        </w:rPr>
        <w:t>)</w:t>
      </w:r>
    </w:p>
    <w:p w14:paraId="72FA98C9" w14:textId="0F5C12F0" w:rsidR="0033560B" w:rsidRDefault="0033560B">
      <w:pPr>
        <w:pStyle w:val="a9"/>
        <w:numPr>
          <w:ilvl w:val="3"/>
          <w:numId w:val="35"/>
        </w:numPr>
        <w:rPr>
          <w:lang w:val="ru-RU"/>
        </w:rPr>
      </w:pPr>
      <w:r w:rsidRPr="00911D1C">
        <w:rPr>
          <w:lang w:val="ru-RU"/>
        </w:rPr>
        <w:t>Аура сломленного духа</w:t>
      </w:r>
      <w:r w:rsidR="002B0D30">
        <w:rPr>
          <w:lang w:val="ru-RU"/>
        </w:rPr>
        <w:t xml:space="preserve"> (</w:t>
      </w:r>
      <w:proofErr w:type="spellStart"/>
      <w:r w:rsidR="00911D1C" w:rsidRPr="00911D1C">
        <w:t>Spiritbreaker</w:t>
      </w:r>
      <w:proofErr w:type="spellEnd"/>
      <w:r w:rsidR="00911D1C" w:rsidRPr="00911D1C">
        <w:rPr>
          <w:lang w:val="ru-RU"/>
        </w:rPr>
        <w:t xml:space="preserve"> </w:t>
      </w:r>
      <w:r w:rsidR="00911D1C" w:rsidRPr="00911D1C">
        <w:t>Aura</w:t>
      </w:r>
      <w:r w:rsidR="002B0D30">
        <w:rPr>
          <w:lang w:val="ru-RU"/>
        </w:rPr>
        <w:t>)</w:t>
      </w:r>
    </w:p>
    <w:p w14:paraId="7C4EDF01" w14:textId="1DDEBB62" w:rsidR="0033560B" w:rsidRDefault="0033560B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33560B">
        <w:t>Гноящийся</w:t>
      </w:r>
      <w:proofErr w:type="spellEnd"/>
      <w:r w:rsidRPr="0033560B">
        <w:t xml:space="preserve"> </w:t>
      </w:r>
      <w:proofErr w:type="spellStart"/>
      <w:r w:rsidRPr="0033560B">
        <w:t>шип</w:t>
      </w:r>
      <w:proofErr w:type="spellEnd"/>
      <w:r w:rsidR="002B0D30">
        <w:rPr>
          <w:lang w:val="ru-RU"/>
        </w:rPr>
        <w:t xml:space="preserve"> (</w:t>
      </w:r>
      <w:r w:rsidR="00911D1C" w:rsidRPr="00911D1C">
        <w:t>Festering Spine</w:t>
      </w:r>
      <w:r w:rsidR="002B0D30">
        <w:rPr>
          <w:lang w:val="ru-RU"/>
        </w:rPr>
        <w:t>)</w:t>
      </w:r>
    </w:p>
    <w:p w14:paraId="7E3FE906" w14:textId="0854D244" w:rsidR="0033560B" w:rsidRDefault="0015400F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15400F">
        <w:t>Гниение</w:t>
      </w:r>
      <w:proofErr w:type="spellEnd"/>
      <w:r w:rsidRPr="0015400F">
        <w:t xml:space="preserve"> </w:t>
      </w:r>
      <w:proofErr w:type="spellStart"/>
      <w:r w:rsidRPr="0015400F">
        <w:t>распада</w:t>
      </w:r>
      <w:proofErr w:type="spellEnd"/>
      <w:r w:rsidR="002B0D30">
        <w:rPr>
          <w:lang w:val="ru-RU"/>
        </w:rPr>
        <w:t xml:space="preserve"> (</w:t>
      </w:r>
      <w:r w:rsidR="00911D1C" w:rsidRPr="00911D1C">
        <w:t>Withering Decay</w:t>
      </w:r>
      <w:r w:rsidR="002B0D30">
        <w:rPr>
          <w:lang w:val="ru-RU"/>
        </w:rPr>
        <w:t>)</w:t>
      </w:r>
    </w:p>
    <w:p w14:paraId="19BB7B41" w14:textId="279FAA90" w:rsidR="0015400F" w:rsidRDefault="0015400F">
      <w:pPr>
        <w:pStyle w:val="a9"/>
        <w:numPr>
          <w:ilvl w:val="2"/>
          <w:numId w:val="35"/>
        </w:numPr>
        <w:rPr>
          <w:lang w:val="ru-RU"/>
        </w:rPr>
      </w:pPr>
      <w:proofErr w:type="spellStart"/>
      <w:r w:rsidRPr="0015400F">
        <w:t>Марш</w:t>
      </w:r>
      <w:proofErr w:type="spellEnd"/>
      <w:r w:rsidRPr="0015400F">
        <w:t xml:space="preserve"> </w:t>
      </w:r>
      <w:proofErr w:type="spellStart"/>
      <w:r w:rsidRPr="0015400F">
        <w:t>могил</w:t>
      </w:r>
      <w:proofErr w:type="spellEnd"/>
      <w:r w:rsidR="002B0D30">
        <w:rPr>
          <w:lang w:val="ru-RU"/>
        </w:rPr>
        <w:t xml:space="preserve"> (</w:t>
      </w:r>
      <w:proofErr w:type="spellStart"/>
      <w:r w:rsidR="00911D1C" w:rsidRPr="00911D1C">
        <w:t>Gravemarch</w:t>
      </w:r>
      <w:proofErr w:type="spellEnd"/>
      <w:r w:rsidR="002B0D30">
        <w:rPr>
          <w:lang w:val="ru-RU"/>
        </w:rPr>
        <w:t>)</w:t>
      </w:r>
    </w:p>
    <w:p w14:paraId="4AB39AA7" w14:textId="3880179B" w:rsidR="0015400F" w:rsidRDefault="0015400F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15400F">
        <w:t>Обездвиживающее</w:t>
      </w:r>
      <w:proofErr w:type="spellEnd"/>
      <w:r w:rsidRPr="0015400F">
        <w:t xml:space="preserve"> </w:t>
      </w:r>
      <w:proofErr w:type="spellStart"/>
      <w:r w:rsidRPr="0015400F">
        <w:t>присутствие</w:t>
      </w:r>
      <w:proofErr w:type="spellEnd"/>
      <w:r w:rsidR="002B0D30">
        <w:rPr>
          <w:lang w:val="ru-RU"/>
        </w:rPr>
        <w:t xml:space="preserve"> (</w:t>
      </w:r>
      <w:r w:rsidR="00911D1C" w:rsidRPr="00911D1C">
        <w:t>Immobilizing Presence</w:t>
      </w:r>
      <w:r w:rsidR="002B0D30">
        <w:rPr>
          <w:lang w:val="ru-RU"/>
        </w:rPr>
        <w:t>)</w:t>
      </w:r>
    </w:p>
    <w:p w14:paraId="3996A80F" w14:textId="624E0013" w:rsidR="0015400F" w:rsidRDefault="00186591">
      <w:pPr>
        <w:pStyle w:val="a9"/>
        <w:numPr>
          <w:ilvl w:val="1"/>
          <w:numId w:val="35"/>
        </w:numPr>
        <w:rPr>
          <w:lang w:val="ru-RU"/>
        </w:rPr>
      </w:pPr>
      <w:r>
        <w:rPr>
          <w:lang w:val="ru-RU"/>
        </w:rPr>
        <w:t>16 уровень</w:t>
      </w:r>
    </w:p>
    <w:p w14:paraId="1A4CE25B" w14:textId="21A98838" w:rsidR="00166470" w:rsidRDefault="009D2AEB">
      <w:pPr>
        <w:pStyle w:val="a9"/>
        <w:numPr>
          <w:ilvl w:val="2"/>
          <w:numId w:val="35"/>
        </w:numPr>
        <w:rPr>
          <w:lang w:val="ru-RU"/>
        </w:rPr>
      </w:pPr>
      <w:r w:rsidRPr="008E3A6A">
        <w:rPr>
          <w:lang w:val="ru-RU"/>
        </w:rPr>
        <w:t>Паразитическое причастие</w:t>
      </w:r>
      <w:r w:rsidR="002B0D30">
        <w:rPr>
          <w:lang w:val="ru-RU"/>
        </w:rPr>
        <w:t xml:space="preserve"> (</w:t>
      </w:r>
      <w:r w:rsidR="00AB7604" w:rsidRPr="00AB7604">
        <w:t>Parasitic</w:t>
      </w:r>
      <w:r w:rsidR="00AB7604" w:rsidRPr="00AB7604">
        <w:rPr>
          <w:lang w:val="ru-RU"/>
        </w:rPr>
        <w:t xml:space="preserve"> </w:t>
      </w:r>
      <w:r w:rsidR="00AB7604" w:rsidRPr="00AB7604">
        <w:t>Communion</w:t>
      </w:r>
      <w:r w:rsidR="002B0D30">
        <w:rPr>
          <w:lang w:val="ru-RU"/>
        </w:rPr>
        <w:t>)</w:t>
      </w:r>
      <w:r w:rsidR="00166470">
        <w:rPr>
          <w:lang w:val="ru-RU"/>
        </w:rPr>
        <w:t xml:space="preserve"> </w:t>
      </w:r>
      <w:r w:rsidR="00C20875">
        <w:rPr>
          <w:lang w:val="ru-RU"/>
        </w:rPr>
        <w:t>-</w:t>
      </w:r>
      <w:r w:rsidR="00166470">
        <w:rPr>
          <w:lang w:val="ru-RU"/>
        </w:rPr>
        <w:t xml:space="preserve"> </w:t>
      </w:r>
      <w:r w:rsidR="008E3A6A">
        <w:rPr>
          <w:lang w:val="ru-RU"/>
        </w:rPr>
        <w:t>(</w:t>
      </w:r>
      <w:r w:rsidR="00166470">
        <w:rPr>
          <w:lang w:val="ru-RU"/>
        </w:rPr>
        <w:t xml:space="preserve">Улучшение </w:t>
      </w:r>
      <w:r w:rsidR="00166470" w:rsidRPr="008E3A6A">
        <w:rPr>
          <w:lang w:val="ru-RU"/>
        </w:rPr>
        <w:t>Кровавое причастие</w:t>
      </w:r>
      <w:r w:rsidR="002B0D30">
        <w:rPr>
          <w:lang w:val="ru-RU"/>
        </w:rPr>
        <w:t xml:space="preserve"> (</w:t>
      </w:r>
      <w:r w:rsidR="006427B6" w:rsidRPr="006427B6">
        <w:t>Blood</w:t>
      </w:r>
      <w:r w:rsidR="006427B6" w:rsidRPr="00DF2454">
        <w:rPr>
          <w:lang w:val="ru-RU"/>
        </w:rPr>
        <w:t xml:space="preserve"> </w:t>
      </w:r>
      <w:r w:rsidR="006427B6" w:rsidRPr="006427B6">
        <w:t>Communion</w:t>
      </w:r>
      <w:r w:rsidR="002B0D30">
        <w:rPr>
          <w:lang w:val="ru-RU"/>
        </w:rPr>
        <w:t>)</w:t>
      </w:r>
      <w:r w:rsidR="008E3A6A">
        <w:rPr>
          <w:lang w:val="ru-RU"/>
        </w:rPr>
        <w:t>)</w:t>
      </w:r>
    </w:p>
    <w:p w14:paraId="574C6A1F" w14:textId="0ED9951C" w:rsidR="00186591" w:rsidRDefault="008E3A6A">
      <w:pPr>
        <w:pStyle w:val="a9"/>
        <w:numPr>
          <w:ilvl w:val="3"/>
          <w:numId w:val="35"/>
        </w:numPr>
        <w:rPr>
          <w:lang w:val="ru-RU"/>
        </w:rPr>
      </w:pPr>
      <w:r w:rsidRPr="00AB7604">
        <w:rPr>
          <w:lang w:val="ru-RU"/>
        </w:rPr>
        <w:t>Призыв матриарха пауков-вампиров</w:t>
      </w:r>
      <w:r w:rsidR="002B0D30">
        <w:rPr>
          <w:lang w:val="ru-RU"/>
        </w:rPr>
        <w:t xml:space="preserve"> (</w:t>
      </w:r>
      <w:r w:rsidR="00AB7604" w:rsidRPr="00AB7604">
        <w:t>Conjure</w:t>
      </w:r>
      <w:r w:rsidR="00AB7604" w:rsidRPr="00AB7604">
        <w:rPr>
          <w:lang w:val="ru-RU"/>
        </w:rPr>
        <w:t xml:space="preserve"> </w:t>
      </w:r>
      <w:r w:rsidR="00AB7604" w:rsidRPr="00AB7604">
        <w:t>Vampire</w:t>
      </w:r>
      <w:r w:rsidR="00AB7604" w:rsidRPr="00AB7604">
        <w:rPr>
          <w:lang w:val="ru-RU"/>
        </w:rPr>
        <w:t xml:space="preserve"> </w:t>
      </w:r>
      <w:r w:rsidR="00AB7604" w:rsidRPr="00AB7604">
        <w:t>Spider</w:t>
      </w:r>
      <w:r w:rsidR="00AB7604" w:rsidRPr="00AB7604">
        <w:rPr>
          <w:lang w:val="ru-RU"/>
        </w:rPr>
        <w:t xml:space="preserve"> </w:t>
      </w:r>
      <w:r w:rsidR="00AB7604" w:rsidRPr="00AB7604">
        <w:t>Matriarch</w:t>
      </w:r>
      <w:r w:rsidR="002B0D30">
        <w:rPr>
          <w:lang w:val="ru-RU"/>
        </w:rPr>
        <w:t>)</w:t>
      </w:r>
    </w:p>
    <w:p w14:paraId="76A917E3" w14:textId="55DB9DDF" w:rsidR="008E3A6A" w:rsidRDefault="008E3A6A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8E3A6A">
        <w:t>Магический</w:t>
      </w:r>
      <w:proofErr w:type="spellEnd"/>
      <w:r w:rsidRPr="008E3A6A">
        <w:t xml:space="preserve"> </w:t>
      </w:r>
      <w:proofErr w:type="spellStart"/>
      <w:r w:rsidRPr="008E3A6A">
        <w:t>выброс</w:t>
      </w:r>
      <w:proofErr w:type="spellEnd"/>
      <w:r w:rsidR="002B0D30">
        <w:rPr>
          <w:lang w:val="ru-RU"/>
        </w:rPr>
        <w:t xml:space="preserve"> (</w:t>
      </w:r>
      <w:r w:rsidR="008833A0" w:rsidRPr="008833A0">
        <w:t>Arcane Surge</w:t>
      </w:r>
      <w:r w:rsidR="002B0D30">
        <w:rPr>
          <w:lang w:val="ru-RU"/>
        </w:rPr>
        <w:t>)</w:t>
      </w:r>
    </w:p>
    <w:p w14:paraId="1A2120FA" w14:textId="1002D79A" w:rsidR="008E3A6A" w:rsidRDefault="000805B4">
      <w:pPr>
        <w:pStyle w:val="a9"/>
        <w:numPr>
          <w:ilvl w:val="2"/>
          <w:numId w:val="35"/>
        </w:numPr>
        <w:rPr>
          <w:lang w:val="ru-RU"/>
        </w:rPr>
      </w:pPr>
      <w:r w:rsidRPr="000805B4">
        <w:rPr>
          <w:lang w:val="ru-RU"/>
        </w:rPr>
        <w:t>Жестокая кровопотеря</w:t>
      </w:r>
      <w:r w:rsidR="002B0D30">
        <w:rPr>
          <w:lang w:val="ru-RU"/>
        </w:rPr>
        <w:t xml:space="preserve"> (</w:t>
      </w:r>
      <w:r w:rsidR="0017618F" w:rsidRPr="0017618F">
        <w:t>Violent</w:t>
      </w:r>
      <w:r w:rsidR="0017618F" w:rsidRPr="00130ACD">
        <w:rPr>
          <w:lang w:val="ru-RU"/>
        </w:rPr>
        <w:t xml:space="preserve"> </w:t>
      </w:r>
      <w:r w:rsidR="0017618F" w:rsidRPr="0017618F">
        <w:t>Exsanguination</w:t>
      </w:r>
      <w:r w:rsidR="002B0D30">
        <w:rPr>
          <w:lang w:val="ru-RU"/>
        </w:rPr>
        <w:t>)</w:t>
      </w:r>
      <w:r>
        <w:rPr>
          <w:lang w:val="ru-RU"/>
        </w:rPr>
        <w:t xml:space="preserve"> - (Улучшение </w:t>
      </w:r>
      <w:r w:rsidRPr="00130ACD">
        <w:rPr>
          <w:lang w:val="ru-RU"/>
        </w:rPr>
        <w:t>Кровопотеря</w:t>
      </w:r>
      <w:r w:rsidR="002B0D30">
        <w:rPr>
          <w:lang w:val="ru-RU"/>
        </w:rPr>
        <w:t xml:space="preserve"> (</w:t>
      </w:r>
      <w:r w:rsidR="0017618F" w:rsidRPr="0017618F">
        <w:t>Exsanguinate</w:t>
      </w:r>
      <w:r w:rsidR="002B0D30">
        <w:rPr>
          <w:lang w:val="ru-RU"/>
        </w:rPr>
        <w:t>)</w:t>
      </w:r>
      <w:r w:rsidRPr="000805B4">
        <w:rPr>
          <w:lang w:val="ru-RU"/>
        </w:rPr>
        <w:t>)</w:t>
      </w:r>
    </w:p>
    <w:p w14:paraId="7A9DC565" w14:textId="349CDBDA" w:rsidR="00166BE4" w:rsidRDefault="00166BE4">
      <w:pPr>
        <w:pStyle w:val="a9"/>
        <w:numPr>
          <w:ilvl w:val="3"/>
          <w:numId w:val="35"/>
        </w:numPr>
        <w:rPr>
          <w:lang w:val="ru-RU"/>
        </w:rPr>
      </w:pPr>
      <w:r w:rsidRPr="00AB7604">
        <w:rPr>
          <w:lang w:val="ru-RU"/>
        </w:rPr>
        <w:t>Призыв матриарха пауков-вампиров</w:t>
      </w:r>
      <w:r w:rsidR="002B0D30">
        <w:rPr>
          <w:lang w:val="ru-RU"/>
        </w:rPr>
        <w:t xml:space="preserve"> (</w:t>
      </w:r>
      <w:r w:rsidR="00AB7604" w:rsidRPr="00AB7604">
        <w:t>Conjure</w:t>
      </w:r>
      <w:r w:rsidR="00AB7604" w:rsidRPr="00AB7604">
        <w:rPr>
          <w:lang w:val="ru-RU"/>
        </w:rPr>
        <w:t xml:space="preserve"> </w:t>
      </w:r>
      <w:r w:rsidR="00AB7604" w:rsidRPr="00AB7604">
        <w:t>Vampire</w:t>
      </w:r>
      <w:r w:rsidR="00AB7604" w:rsidRPr="00AB7604">
        <w:rPr>
          <w:lang w:val="ru-RU"/>
        </w:rPr>
        <w:t xml:space="preserve"> </w:t>
      </w:r>
      <w:r w:rsidR="00AB7604" w:rsidRPr="00AB7604">
        <w:t>Spider</w:t>
      </w:r>
      <w:r w:rsidR="00AB7604" w:rsidRPr="00AB7604">
        <w:rPr>
          <w:lang w:val="ru-RU"/>
        </w:rPr>
        <w:t xml:space="preserve"> </w:t>
      </w:r>
      <w:r w:rsidR="00AB7604" w:rsidRPr="00AB7604">
        <w:t>Matriarch</w:t>
      </w:r>
      <w:r w:rsidR="002B0D30">
        <w:rPr>
          <w:lang w:val="ru-RU"/>
        </w:rPr>
        <w:t>)</w:t>
      </w:r>
    </w:p>
    <w:p w14:paraId="039C0A55" w14:textId="13F31B91" w:rsidR="000805B4" w:rsidRDefault="00166BE4">
      <w:pPr>
        <w:pStyle w:val="a9"/>
        <w:numPr>
          <w:ilvl w:val="3"/>
          <w:numId w:val="35"/>
        </w:numPr>
        <w:rPr>
          <w:lang w:val="ru-RU"/>
        </w:rPr>
      </w:pPr>
      <w:proofErr w:type="spellStart"/>
      <w:r w:rsidRPr="008E3A6A">
        <w:t>Магический</w:t>
      </w:r>
      <w:proofErr w:type="spellEnd"/>
      <w:r w:rsidRPr="008E3A6A">
        <w:t xml:space="preserve"> </w:t>
      </w:r>
      <w:proofErr w:type="spellStart"/>
      <w:r w:rsidRPr="008E3A6A">
        <w:t>выброс</w:t>
      </w:r>
      <w:proofErr w:type="spellEnd"/>
      <w:r w:rsidR="002B0D30">
        <w:rPr>
          <w:lang w:val="ru-RU"/>
        </w:rPr>
        <w:t xml:space="preserve"> (</w:t>
      </w:r>
      <w:r w:rsidR="008833A0" w:rsidRPr="008833A0">
        <w:t>Arcane Surge</w:t>
      </w:r>
      <w:r w:rsidR="002B0D30">
        <w:rPr>
          <w:lang w:val="ru-RU"/>
        </w:rPr>
        <w:t>)</w:t>
      </w:r>
    </w:p>
    <w:p w14:paraId="20960985" w14:textId="3643A98F" w:rsidR="00166BE4" w:rsidRPr="00166BE4" w:rsidRDefault="00166BE4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 w:rsidRPr="00166BE4">
        <w:rPr>
          <w:lang w:val="ru-RU"/>
        </w:rPr>
        <w:t>Разрастающаяся порча</w:t>
      </w:r>
      <w:r w:rsidR="002B0D30">
        <w:rPr>
          <w:lang w:val="ru-RU"/>
        </w:rPr>
        <w:t xml:space="preserve"> (</w:t>
      </w:r>
      <w:r w:rsidR="00130ACD" w:rsidRPr="00130ACD">
        <w:t>Spreading</w:t>
      </w:r>
      <w:r w:rsidR="00130ACD" w:rsidRPr="00130ACD">
        <w:rPr>
          <w:lang w:val="ru-RU"/>
        </w:rPr>
        <w:t xml:space="preserve"> </w:t>
      </w:r>
      <w:r w:rsidR="00130ACD" w:rsidRPr="00130ACD">
        <w:t>Blight</w:t>
      </w:r>
      <w:r w:rsidR="002B0D30">
        <w:rPr>
          <w:lang w:val="ru-RU"/>
        </w:rPr>
        <w:t>)</w:t>
      </w:r>
      <w:r w:rsidRPr="00166BE4">
        <w:rPr>
          <w:lang w:val="ru-RU"/>
        </w:rPr>
        <w:t xml:space="preserve"> - (Улучшение </w:t>
      </w:r>
      <w:r w:rsidRPr="00166BE4">
        <w:rPr>
          <w:rFonts w:asciiTheme="minorHAnsi" w:hAnsiTheme="minorHAnsi"/>
          <w:lang w:val="ru-RU"/>
        </w:rPr>
        <w:t>Порченая кровь</w:t>
      </w:r>
      <w:r w:rsidR="002B0D30">
        <w:rPr>
          <w:lang w:val="ru-RU"/>
        </w:rPr>
        <w:t xml:space="preserve"> (</w:t>
      </w:r>
      <w:proofErr w:type="spellStart"/>
      <w:r w:rsidR="00130ACD" w:rsidRPr="00130ACD">
        <w:t>Bloodblight</w:t>
      </w:r>
      <w:proofErr w:type="spellEnd"/>
      <w:r w:rsidR="002B0D30">
        <w:rPr>
          <w:lang w:val="ru-RU"/>
        </w:rPr>
        <w:t>)</w:t>
      </w:r>
      <w:r w:rsidRPr="00166BE4">
        <w:rPr>
          <w:lang w:val="ru-RU"/>
        </w:rPr>
        <w:t>)</w:t>
      </w:r>
    </w:p>
    <w:p w14:paraId="68C1CF60" w14:textId="3768BA48" w:rsidR="00166BE4" w:rsidRPr="00166BE4" w:rsidRDefault="00166BE4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r w:rsidRPr="00166BE4">
        <w:rPr>
          <w:rFonts w:asciiTheme="minorHAnsi" w:hAnsiTheme="minorHAnsi"/>
          <w:lang w:val="ru-RU"/>
        </w:rPr>
        <w:t>Призыв матриарха пауков-вампиров</w:t>
      </w:r>
      <w:r w:rsidR="002B0D30">
        <w:rPr>
          <w:lang w:val="ru-RU"/>
        </w:rPr>
        <w:t xml:space="preserve"> (</w:t>
      </w:r>
      <w:r w:rsidR="00AB7604" w:rsidRPr="00AB7604">
        <w:t>Conjure</w:t>
      </w:r>
      <w:r w:rsidR="00AB7604" w:rsidRPr="008833A0">
        <w:rPr>
          <w:lang w:val="ru-RU"/>
        </w:rPr>
        <w:t xml:space="preserve"> </w:t>
      </w:r>
      <w:r w:rsidR="00AB7604" w:rsidRPr="00AB7604">
        <w:t>Vampire</w:t>
      </w:r>
      <w:r w:rsidR="00AB7604" w:rsidRPr="008833A0">
        <w:rPr>
          <w:lang w:val="ru-RU"/>
        </w:rPr>
        <w:t xml:space="preserve"> </w:t>
      </w:r>
      <w:r w:rsidR="00AB7604" w:rsidRPr="00AB7604">
        <w:t>Spider</w:t>
      </w:r>
      <w:r w:rsidR="00AB7604" w:rsidRPr="008833A0">
        <w:rPr>
          <w:lang w:val="ru-RU"/>
        </w:rPr>
        <w:t xml:space="preserve"> </w:t>
      </w:r>
      <w:r w:rsidR="00AB7604" w:rsidRPr="00AB7604">
        <w:t>Matriarch</w:t>
      </w:r>
      <w:r w:rsidR="002B0D30">
        <w:rPr>
          <w:lang w:val="ru-RU"/>
        </w:rPr>
        <w:t>)</w:t>
      </w:r>
    </w:p>
    <w:p w14:paraId="32B4E949" w14:textId="01DBF84E" w:rsidR="00166BE4" w:rsidRDefault="00166BE4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166BE4">
        <w:rPr>
          <w:rFonts w:asciiTheme="minorHAnsi" w:hAnsiTheme="minorHAnsi"/>
        </w:rPr>
        <w:t>Древний</w:t>
      </w:r>
      <w:proofErr w:type="spellEnd"/>
      <w:r w:rsidR="002B0D30">
        <w:rPr>
          <w:lang w:val="ru-RU"/>
        </w:rPr>
        <w:t xml:space="preserve"> (</w:t>
      </w:r>
      <w:r w:rsidR="00130ACD" w:rsidRPr="00130ACD">
        <w:t>Ancient One</w:t>
      </w:r>
      <w:r w:rsidR="002B0D30">
        <w:rPr>
          <w:lang w:val="ru-RU"/>
        </w:rPr>
        <w:t>)</w:t>
      </w:r>
    </w:p>
    <w:p w14:paraId="6777DD41" w14:textId="4F12BF5F" w:rsidR="001676D1" w:rsidRDefault="001676D1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 w:rsidRPr="001676D1">
        <w:rPr>
          <w:rFonts w:asciiTheme="minorHAnsi" w:hAnsiTheme="minorHAnsi"/>
          <w:lang w:val="ru-RU"/>
        </w:rPr>
        <w:t>Аура мучений</w:t>
      </w:r>
      <w:r w:rsidR="002B0D30">
        <w:rPr>
          <w:lang w:val="ru-RU"/>
        </w:rPr>
        <w:t xml:space="preserve"> (</w:t>
      </w:r>
      <w:r w:rsidR="00E327F7" w:rsidRPr="00E327F7">
        <w:t>Aura of Torment</w:t>
      </w:r>
      <w:r w:rsidR="002B0D30">
        <w:rPr>
          <w:lang w:val="ru-RU"/>
        </w:rPr>
        <w:t>)</w:t>
      </w:r>
      <w:r w:rsidRPr="001676D1">
        <w:rPr>
          <w:rFonts w:asciiTheme="minorHAnsi" w:hAnsiTheme="minorHAnsi"/>
          <w:lang w:val="ru-RU"/>
        </w:rPr>
        <w:t xml:space="preserve"> - </w:t>
      </w:r>
      <w:r w:rsidRPr="001676D1">
        <w:rPr>
          <w:lang w:val="ru-RU"/>
        </w:rPr>
        <w:t xml:space="preserve">(Улучшение </w:t>
      </w:r>
      <w:r w:rsidRPr="001676D1">
        <w:rPr>
          <w:rFonts w:asciiTheme="minorHAnsi" w:hAnsiTheme="minorHAnsi"/>
          <w:lang w:val="ru-RU"/>
        </w:rPr>
        <w:t>Мучительный туман</w:t>
      </w:r>
      <w:r w:rsidR="002B0D30">
        <w:rPr>
          <w:lang w:val="ru-RU"/>
        </w:rPr>
        <w:t xml:space="preserve"> (</w:t>
      </w:r>
      <w:r w:rsidR="00E327F7" w:rsidRPr="00E327F7">
        <w:t>Tormenting Mist</w:t>
      </w:r>
      <w:r w:rsidR="002B0D30">
        <w:rPr>
          <w:lang w:val="ru-RU"/>
        </w:rPr>
        <w:t>)</w:t>
      </w:r>
      <w:r>
        <w:rPr>
          <w:rFonts w:asciiTheme="minorHAnsi" w:hAnsiTheme="minorHAnsi"/>
          <w:lang w:val="ru-RU"/>
        </w:rPr>
        <w:t>)</w:t>
      </w:r>
    </w:p>
    <w:p w14:paraId="38B1C469" w14:textId="7D5B43D4" w:rsidR="001676D1" w:rsidRDefault="00750033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750033">
        <w:rPr>
          <w:rFonts w:asciiTheme="minorHAnsi" w:hAnsiTheme="minorHAnsi"/>
        </w:rPr>
        <w:t>Фазовый</w:t>
      </w:r>
      <w:proofErr w:type="spellEnd"/>
      <w:r w:rsidRPr="00750033">
        <w:rPr>
          <w:rFonts w:asciiTheme="minorHAnsi" w:hAnsiTheme="minorHAnsi"/>
        </w:rPr>
        <w:t xml:space="preserve"> </w:t>
      </w:r>
      <w:proofErr w:type="spellStart"/>
      <w:r w:rsidRPr="00750033">
        <w:rPr>
          <w:rFonts w:asciiTheme="minorHAnsi" w:hAnsiTheme="minorHAnsi"/>
        </w:rPr>
        <w:t>блок</w:t>
      </w:r>
      <w:proofErr w:type="spellEnd"/>
      <w:r w:rsidR="002B0D30">
        <w:rPr>
          <w:lang w:val="ru-RU"/>
        </w:rPr>
        <w:t xml:space="preserve"> (</w:t>
      </w:r>
      <w:proofErr w:type="spellStart"/>
      <w:r w:rsidR="00E327F7" w:rsidRPr="00E327F7">
        <w:t>Phaselock</w:t>
      </w:r>
      <w:proofErr w:type="spellEnd"/>
      <w:r w:rsidR="002B0D30">
        <w:rPr>
          <w:lang w:val="ru-RU"/>
        </w:rPr>
        <w:t>)</w:t>
      </w:r>
    </w:p>
    <w:p w14:paraId="268DDC4D" w14:textId="12011D7F" w:rsidR="00750033" w:rsidRDefault="00750033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r w:rsidRPr="00750033">
        <w:rPr>
          <w:rFonts w:asciiTheme="minorHAnsi" w:hAnsiTheme="minorHAnsi"/>
        </w:rPr>
        <w:t xml:space="preserve">Управляемый </w:t>
      </w:r>
      <w:proofErr w:type="spellStart"/>
      <w:r w:rsidRPr="00750033">
        <w:rPr>
          <w:rFonts w:asciiTheme="minorHAnsi" w:hAnsiTheme="minorHAnsi"/>
        </w:rPr>
        <w:t>хаос</w:t>
      </w:r>
      <w:proofErr w:type="spellEnd"/>
      <w:r w:rsidR="002B0D30">
        <w:rPr>
          <w:lang w:val="ru-RU"/>
        </w:rPr>
        <w:t xml:space="preserve"> (</w:t>
      </w:r>
      <w:r w:rsidR="009056FA" w:rsidRPr="009056FA">
        <w:t>Controlled Chaos</w:t>
      </w:r>
      <w:r w:rsidR="002B0D30">
        <w:rPr>
          <w:lang w:val="ru-RU"/>
        </w:rPr>
        <w:t>)</w:t>
      </w:r>
    </w:p>
    <w:p w14:paraId="7744B561" w14:textId="2524D18C" w:rsidR="00750033" w:rsidRDefault="00750033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 w:rsidRPr="00C5448D">
        <w:rPr>
          <w:rFonts w:asciiTheme="minorHAnsi" w:hAnsiTheme="minorHAnsi"/>
          <w:lang w:val="ru-RU"/>
        </w:rPr>
        <w:lastRenderedPageBreak/>
        <w:t>Зловонный шип</w:t>
      </w:r>
      <w:r w:rsidR="002B0D30">
        <w:rPr>
          <w:lang w:val="ru-RU"/>
        </w:rPr>
        <w:t xml:space="preserve"> (</w:t>
      </w:r>
      <w:r w:rsidR="007C110E" w:rsidRPr="007C110E">
        <w:t>Miasmic</w:t>
      </w:r>
      <w:r w:rsidR="007C110E" w:rsidRPr="00514879">
        <w:rPr>
          <w:lang w:val="ru-RU"/>
        </w:rPr>
        <w:t xml:space="preserve"> </w:t>
      </w:r>
      <w:r w:rsidR="007C110E" w:rsidRPr="007C110E">
        <w:t>Spine</w:t>
      </w:r>
      <w:r w:rsidR="002B0D30">
        <w:rPr>
          <w:lang w:val="ru-RU"/>
        </w:rPr>
        <w:t>)</w:t>
      </w:r>
      <w:r>
        <w:rPr>
          <w:rFonts w:asciiTheme="minorHAnsi" w:hAnsiTheme="minorHAnsi"/>
          <w:lang w:val="ru-RU"/>
        </w:rPr>
        <w:t xml:space="preserve"> </w:t>
      </w:r>
      <w:r w:rsidR="00C20875"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  <w:lang w:val="ru-RU"/>
        </w:rPr>
        <w:t xml:space="preserve"> (</w:t>
      </w:r>
      <w:r w:rsidRPr="001676D1">
        <w:rPr>
          <w:lang w:val="ru-RU"/>
        </w:rPr>
        <w:t>Улучшение</w:t>
      </w:r>
      <w:r>
        <w:rPr>
          <w:lang w:val="ru-RU"/>
        </w:rPr>
        <w:t xml:space="preserve"> </w:t>
      </w:r>
      <w:r w:rsidR="00C5448D" w:rsidRPr="00C5448D">
        <w:rPr>
          <w:lang w:val="ru-RU"/>
        </w:rPr>
        <w:t>Гноящийся шип</w:t>
      </w:r>
      <w:r w:rsidR="002B0D30">
        <w:rPr>
          <w:lang w:val="ru-RU"/>
        </w:rPr>
        <w:t xml:space="preserve"> (</w:t>
      </w:r>
      <w:r w:rsidR="007C110E" w:rsidRPr="007C110E">
        <w:t>Festering</w:t>
      </w:r>
      <w:r w:rsidR="007C110E" w:rsidRPr="00514879">
        <w:rPr>
          <w:lang w:val="ru-RU"/>
        </w:rPr>
        <w:t xml:space="preserve"> </w:t>
      </w:r>
      <w:r w:rsidR="007C110E" w:rsidRPr="007C110E">
        <w:t>Spine</w:t>
      </w:r>
      <w:r w:rsidR="002B0D30">
        <w:rPr>
          <w:lang w:val="ru-RU"/>
        </w:rPr>
        <w:t>)</w:t>
      </w:r>
      <w:r>
        <w:rPr>
          <w:rFonts w:asciiTheme="minorHAnsi" w:hAnsiTheme="minorHAnsi"/>
          <w:lang w:val="ru-RU"/>
        </w:rPr>
        <w:t>)</w:t>
      </w:r>
    </w:p>
    <w:p w14:paraId="69B31C59" w14:textId="6FD52110" w:rsidR="00C5448D" w:rsidRDefault="00C5448D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r w:rsidRPr="00514879">
        <w:rPr>
          <w:rFonts w:asciiTheme="minorHAnsi" w:hAnsiTheme="minorHAnsi"/>
          <w:lang w:val="ru-RU"/>
        </w:rPr>
        <w:t>Призыв кошмарного матриарха</w:t>
      </w:r>
      <w:r w:rsidR="002B0D30">
        <w:rPr>
          <w:lang w:val="ru-RU"/>
        </w:rPr>
        <w:t xml:space="preserve"> (</w:t>
      </w:r>
      <w:r w:rsidR="00514879" w:rsidRPr="00514879">
        <w:t>Conjure</w:t>
      </w:r>
      <w:r w:rsidR="00514879" w:rsidRPr="00514879">
        <w:rPr>
          <w:lang w:val="ru-RU"/>
        </w:rPr>
        <w:t xml:space="preserve"> </w:t>
      </w:r>
      <w:r w:rsidR="00514879" w:rsidRPr="00514879">
        <w:t>Dread</w:t>
      </w:r>
      <w:r w:rsidR="00514879" w:rsidRPr="00514879">
        <w:rPr>
          <w:lang w:val="ru-RU"/>
        </w:rPr>
        <w:t xml:space="preserve"> </w:t>
      </w:r>
      <w:r w:rsidR="00514879" w:rsidRPr="00514879">
        <w:t>Matriarch</w:t>
      </w:r>
      <w:r w:rsidR="002B0D30">
        <w:rPr>
          <w:lang w:val="ru-RU"/>
        </w:rPr>
        <w:t>)</w:t>
      </w:r>
    </w:p>
    <w:p w14:paraId="61D10EAB" w14:textId="271CF18A" w:rsidR="00C5448D" w:rsidRDefault="00C5448D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C5448D">
        <w:rPr>
          <w:rFonts w:asciiTheme="minorHAnsi" w:hAnsiTheme="minorHAnsi"/>
        </w:rPr>
        <w:t>Древний</w:t>
      </w:r>
      <w:proofErr w:type="spellEnd"/>
      <w:r w:rsidR="002B0D30">
        <w:rPr>
          <w:lang w:val="ru-RU"/>
        </w:rPr>
        <w:t xml:space="preserve"> (</w:t>
      </w:r>
      <w:r w:rsidR="00130ACD" w:rsidRPr="00130ACD">
        <w:t>Ancient One</w:t>
      </w:r>
      <w:r w:rsidR="002B0D30">
        <w:rPr>
          <w:lang w:val="ru-RU"/>
        </w:rPr>
        <w:t>)</w:t>
      </w:r>
    </w:p>
    <w:p w14:paraId="14504F4D" w14:textId="3EA0F56E" w:rsidR="009C59BF" w:rsidRDefault="009C59BF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 w:rsidRPr="00B65926">
        <w:rPr>
          <w:rFonts w:asciiTheme="minorHAnsi" w:hAnsiTheme="minorHAnsi"/>
          <w:lang w:val="ru-RU"/>
        </w:rPr>
        <w:t>Марш элиты</w:t>
      </w:r>
      <w:r w:rsidR="002B0D30">
        <w:rPr>
          <w:lang w:val="ru-RU"/>
        </w:rPr>
        <w:t xml:space="preserve"> (</w:t>
      </w:r>
      <w:r w:rsidR="00514879" w:rsidRPr="00514879">
        <w:t>Elite</w:t>
      </w:r>
      <w:r w:rsidR="00514879" w:rsidRPr="00514879">
        <w:rPr>
          <w:lang w:val="ru-RU"/>
        </w:rPr>
        <w:t xml:space="preserve"> </w:t>
      </w:r>
      <w:r w:rsidR="00514879" w:rsidRPr="00514879">
        <w:t>March</w:t>
      </w:r>
      <w:r w:rsidR="002B0D30">
        <w:rPr>
          <w:lang w:val="ru-RU"/>
        </w:rPr>
        <w:t>)</w:t>
      </w:r>
      <w:r>
        <w:rPr>
          <w:rFonts w:asciiTheme="minorHAnsi" w:hAnsiTheme="minorHAnsi"/>
          <w:lang w:val="ru-RU"/>
        </w:rPr>
        <w:t xml:space="preserve"> </w:t>
      </w:r>
      <w:r w:rsidR="00C20875"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  <w:lang w:val="ru-RU"/>
        </w:rPr>
        <w:t xml:space="preserve"> (</w:t>
      </w:r>
      <w:r w:rsidRPr="001676D1">
        <w:rPr>
          <w:lang w:val="ru-RU"/>
        </w:rPr>
        <w:t>Улучшение</w:t>
      </w:r>
      <w:r>
        <w:rPr>
          <w:lang w:val="ru-RU"/>
        </w:rPr>
        <w:t xml:space="preserve"> </w:t>
      </w:r>
      <w:r w:rsidR="00B65926" w:rsidRPr="00B65926">
        <w:rPr>
          <w:lang w:val="ru-RU"/>
        </w:rPr>
        <w:t>Марш могил</w:t>
      </w:r>
      <w:r w:rsidR="002B0D30">
        <w:rPr>
          <w:lang w:val="ru-RU"/>
        </w:rPr>
        <w:t xml:space="preserve"> (</w:t>
      </w:r>
      <w:proofErr w:type="spellStart"/>
      <w:r w:rsidR="00514879" w:rsidRPr="00514879">
        <w:t>Gravemarch</w:t>
      </w:r>
      <w:proofErr w:type="spellEnd"/>
      <w:r w:rsidR="002B0D30">
        <w:rPr>
          <w:lang w:val="ru-RU"/>
        </w:rPr>
        <w:t>)</w:t>
      </w:r>
      <w:r>
        <w:rPr>
          <w:rFonts w:asciiTheme="minorHAnsi" w:hAnsiTheme="minorHAnsi"/>
          <w:lang w:val="ru-RU"/>
        </w:rPr>
        <w:t>)</w:t>
      </w:r>
    </w:p>
    <w:p w14:paraId="1A38CE36" w14:textId="1D883DF8" w:rsidR="00B65926" w:rsidRDefault="00E86853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E86853">
        <w:rPr>
          <w:rFonts w:asciiTheme="minorHAnsi" w:hAnsiTheme="minorHAnsi"/>
        </w:rPr>
        <w:t>Эксгумация</w:t>
      </w:r>
      <w:proofErr w:type="spellEnd"/>
      <w:r w:rsidRPr="00E86853">
        <w:rPr>
          <w:rFonts w:asciiTheme="minorHAnsi" w:hAnsiTheme="minorHAnsi"/>
        </w:rPr>
        <w:t xml:space="preserve"> </w:t>
      </w:r>
      <w:proofErr w:type="spellStart"/>
      <w:r w:rsidRPr="00E86853">
        <w:rPr>
          <w:rFonts w:asciiTheme="minorHAnsi" w:hAnsiTheme="minorHAnsi"/>
        </w:rPr>
        <w:t>нежити</w:t>
      </w:r>
      <w:proofErr w:type="spellEnd"/>
      <w:r w:rsidR="002B0D30">
        <w:rPr>
          <w:lang w:val="ru-RU"/>
        </w:rPr>
        <w:t xml:space="preserve"> (</w:t>
      </w:r>
      <w:r w:rsidR="00514879" w:rsidRPr="00514879">
        <w:t>Exhume Undead</w:t>
      </w:r>
      <w:r w:rsidR="002B0D30">
        <w:rPr>
          <w:lang w:val="ru-RU"/>
        </w:rPr>
        <w:t>)</w:t>
      </w:r>
    </w:p>
    <w:p w14:paraId="13926791" w14:textId="20044C0A" w:rsidR="00E86853" w:rsidRDefault="00E86853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E86853">
        <w:rPr>
          <w:rFonts w:asciiTheme="minorHAnsi" w:hAnsiTheme="minorHAnsi"/>
        </w:rPr>
        <w:t>Вечный</w:t>
      </w:r>
      <w:proofErr w:type="spellEnd"/>
      <w:r w:rsidR="002B0D30">
        <w:rPr>
          <w:lang w:val="ru-RU"/>
        </w:rPr>
        <w:t xml:space="preserve"> (</w:t>
      </w:r>
      <w:r w:rsidR="004D1AD5" w:rsidRPr="004D1AD5">
        <w:t>Eternal One</w:t>
      </w:r>
      <w:r w:rsidR="002B0D30">
        <w:rPr>
          <w:lang w:val="ru-RU"/>
        </w:rPr>
        <w:t>)</w:t>
      </w:r>
    </w:p>
    <w:p w14:paraId="3D7B16D9" w14:textId="09397871" w:rsidR="00773DDC" w:rsidRDefault="00773DDC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proofErr w:type="spellStart"/>
      <w:r w:rsidRPr="00773DDC">
        <w:rPr>
          <w:rFonts w:asciiTheme="minorHAnsi" w:hAnsiTheme="minorHAnsi"/>
        </w:rPr>
        <w:t>Сверхъестественная</w:t>
      </w:r>
      <w:proofErr w:type="spellEnd"/>
      <w:r w:rsidRPr="00773DDC">
        <w:rPr>
          <w:rFonts w:asciiTheme="minorHAnsi" w:hAnsiTheme="minorHAnsi"/>
        </w:rPr>
        <w:t xml:space="preserve"> </w:t>
      </w:r>
      <w:proofErr w:type="spellStart"/>
      <w:r w:rsidRPr="00773DDC">
        <w:rPr>
          <w:rFonts w:asciiTheme="minorHAnsi" w:hAnsiTheme="minorHAnsi"/>
        </w:rPr>
        <w:t>быстрота</w:t>
      </w:r>
      <w:proofErr w:type="spellEnd"/>
      <w:r w:rsidR="002B0D30">
        <w:rPr>
          <w:lang w:val="ru-RU"/>
        </w:rPr>
        <w:t xml:space="preserve"> (</w:t>
      </w:r>
      <w:r w:rsidR="00013584" w:rsidRPr="00013584">
        <w:t>Supernatural Speed</w:t>
      </w:r>
      <w:r w:rsidR="002B0D30">
        <w:rPr>
          <w:lang w:val="ru-RU"/>
        </w:rPr>
        <w:t>)</w:t>
      </w:r>
    </w:p>
    <w:p w14:paraId="70690BEB" w14:textId="3523AA4E" w:rsidR="0025207B" w:rsidRDefault="0025207B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750033">
        <w:rPr>
          <w:rFonts w:asciiTheme="minorHAnsi" w:hAnsiTheme="minorHAnsi"/>
        </w:rPr>
        <w:t>Фазовый</w:t>
      </w:r>
      <w:proofErr w:type="spellEnd"/>
      <w:r w:rsidRPr="00750033">
        <w:rPr>
          <w:rFonts w:asciiTheme="minorHAnsi" w:hAnsiTheme="minorHAnsi"/>
        </w:rPr>
        <w:t xml:space="preserve"> </w:t>
      </w:r>
      <w:proofErr w:type="spellStart"/>
      <w:r w:rsidRPr="00750033">
        <w:rPr>
          <w:rFonts w:asciiTheme="minorHAnsi" w:hAnsiTheme="minorHAnsi"/>
        </w:rPr>
        <w:t>блок</w:t>
      </w:r>
      <w:proofErr w:type="spellEnd"/>
      <w:r w:rsidR="002B0D30">
        <w:rPr>
          <w:lang w:val="ru-RU"/>
        </w:rPr>
        <w:t xml:space="preserve"> (</w:t>
      </w:r>
      <w:proofErr w:type="spellStart"/>
      <w:r w:rsidR="00E327F7" w:rsidRPr="00E327F7">
        <w:t>Phaselock</w:t>
      </w:r>
      <w:proofErr w:type="spellEnd"/>
      <w:r w:rsidR="002B0D30">
        <w:rPr>
          <w:lang w:val="ru-RU"/>
        </w:rPr>
        <w:t>)</w:t>
      </w:r>
    </w:p>
    <w:p w14:paraId="08FB3AC6" w14:textId="698189B0" w:rsidR="0025207B" w:rsidRDefault="0025207B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r w:rsidRPr="00750033">
        <w:rPr>
          <w:rFonts w:asciiTheme="minorHAnsi" w:hAnsiTheme="minorHAnsi"/>
        </w:rPr>
        <w:t xml:space="preserve">Управляемый </w:t>
      </w:r>
      <w:proofErr w:type="spellStart"/>
      <w:r w:rsidRPr="00750033">
        <w:rPr>
          <w:rFonts w:asciiTheme="minorHAnsi" w:hAnsiTheme="minorHAnsi"/>
        </w:rPr>
        <w:t>хаос</w:t>
      </w:r>
      <w:proofErr w:type="spellEnd"/>
      <w:r w:rsidR="002B0D30">
        <w:rPr>
          <w:lang w:val="ru-RU"/>
        </w:rPr>
        <w:t xml:space="preserve"> (</w:t>
      </w:r>
      <w:r w:rsidR="009056FA" w:rsidRPr="009056FA">
        <w:t>Controlled Chaos</w:t>
      </w:r>
      <w:r w:rsidR="002B0D30">
        <w:rPr>
          <w:lang w:val="ru-RU"/>
        </w:rPr>
        <w:t>)</w:t>
      </w:r>
    </w:p>
    <w:p w14:paraId="57659876" w14:textId="1B738AFE" w:rsidR="0025207B" w:rsidRDefault="008E4008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 w:rsidRPr="009A6990">
        <w:rPr>
          <w:rFonts w:asciiTheme="minorHAnsi" w:hAnsiTheme="minorHAnsi"/>
          <w:lang w:val="ru-RU"/>
        </w:rPr>
        <w:t>Жнец</w:t>
      </w:r>
      <w:r w:rsidR="002B0D30">
        <w:rPr>
          <w:lang w:val="ru-RU"/>
        </w:rPr>
        <w:t xml:space="preserve"> (</w:t>
      </w:r>
      <w:r w:rsidR="004306FB" w:rsidRPr="004306FB">
        <w:t>Reaper</w:t>
      </w:r>
      <w:r w:rsidR="002B0D30">
        <w:rPr>
          <w:lang w:val="ru-RU"/>
        </w:rPr>
        <w:t>)</w:t>
      </w:r>
      <w:r w:rsidR="009A6990">
        <w:rPr>
          <w:lang w:val="ru-RU"/>
        </w:rPr>
        <w:t xml:space="preserve"> </w:t>
      </w:r>
      <w:r w:rsidR="00C20875">
        <w:rPr>
          <w:lang w:val="ru-RU"/>
        </w:rPr>
        <w:t>-</w:t>
      </w:r>
      <w:r w:rsidR="009A6990">
        <w:rPr>
          <w:lang w:val="ru-RU"/>
        </w:rPr>
        <w:t xml:space="preserve"> Перенесено из 8 уровня</w:t>
      </w:r>
    </w:p>
    <w:p w14:paraId="03FF2B62" w14:textId="6C87D1D5" w:rsidR="008E4008" w:rsidRDefault="008E4008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8E4008">
        <w:rPr>
          <w:rFonts w:asciiTheme="minorHAnsi" w:hAnsiTheme="minorHAnsi"/>
        </w:rPr>
        <w:t>Древний</w:t>
      </w:r>
      <w:proofErr w:type="spellEnd"/>
      <w:r w:rsidR="002B0D30">
        <w:rPr>
          <w:lang w:val="ru-RU"/>
        </w:rPr>
        <w:t xml:space="preserve"> (</w:t>
      </w:r>
      <w:r w:rsidR="00130ACD" w:rsidRPr="00130ACD">
        <w:t>Ancient One</w:t>
      </w:r>
      <w:r w:rsidR="002B0D30">
        <w:rPr>
          <w:lang w:val="ru-RU"/>
        </w:rPr>
        <w:t>)</w:t>
      </w:r>
    </w:p>
    <w:p w14:paraId="233C8088" w14:textId="131A51BE" w:rsidR="008E4008" w:rsidRDefault="00486899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486899">
        <w:rPr>
          <w:rFonts w:asciiTheme="minorHAnsi" w:hAnsiTheme="minorHAnsi"/>
        </w:rPr>
        <w:t>Эксгумация</w:t>
      </w:r>
      <w:proofErr w:type="spellEnd"/>
      <w:r w:rsidRPr="00486899">
        <w:rPr>
          <w:rFonts w:asciiTheme="minorHAnsi" w:hAnsiTheme="minorHAnsi"/>
        </w:rPr>
        <w:t xml:space="preserve"> </w:t>
      </w:r>
      <w:proofErr w:type="spellStart"/>
      <w:r w:rsidRPr="00486899">
        <w:rPr>
          <w:rFonts w:asciiTheme="minorHAnsi" w:hAnsiTheme="minorHAnsi"/>
        </w:rPr>
        <w:t>нежити</w:t>
      </w:r>
      <w:proofErr w:type="spellEnd"/>
      <w:r w:rsidR="002B0D30">
        <w:rPr>
          <w:lang w:val="ru-RU"/>
        </w:rPr>
        <w:t xml:space="preserve"> (</w:t>
      </w:r>
      <w:r w:rsidR="00514879" w:rsidRPr="00514879">
        <w:t>Exhume Undead</w:t>
      </w:r>
      <w:r w:rsidR="002B0D30">
        <w:rPr>
          <w:lang w:val="ru-RU"/>
        </w:rPr>
        <w:t>)</w:t>
      </w:r>
    </w:p>
    <w:p w14:paraId="673AD400" w14:textId="0934FE84" w:rsidR="007037E0" w:rsidRDefault="007037E0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proofErr w:type="spellStart"/>
      <w:r w:rsidRPr="007037E0">
        <w:rPr>
          <w:rFonts w:asciiTheme="minorHAnsi" w:hAnsiTheme="minorHAnsi"/>
        </w:rPr>
        <w:t>Посмертное</w:t>
      </w:r>
      <w:proofErr w:type="spellEnd"/>
      <w:r w:rsidRPr="007037E0">
        <w:rPr>
          <w:rFonts w:asciiTheme="minorHAnsi" w:hAnsiTheme="minorHAnsi"/>
        </w:rPr>
        <w:t xml:space="preserve"> </w:t>
      </w:r>
      <w:proofErr w:type="spellStart"/>
      <w:r w:rsidRPr="007037E0">
        <w:rPr>
          <w:rFonts w:asciiTheme="minorHAnsi" w:hAnsiTheme="minorHAnsi"/>
        </w:rPr>
        <w:t>проклятие</w:t>
      </w:r>
      <w:proofErr w:type="spellEnd"/>
      <w:r w:rsidR="002B0D30">
        <w:rPr>
          <w:lang w:val="ru-RU"/>
        </w:rPr>
        <w:t xml:space="preserve"> (</w:t>
      </w:r>
      <w:r w:rsidR="004306FB" w:rsidRPr="004306FB">
        <w:t>Curse to Undeath</w:t>
      </w:r>
      <w:r w:rsidR="002B0D30">
        <w:rPr>
          <w:lang w:val="ru-RU"/>
        </w:rPr>
        <w:t>)</w:t>
      </w:r>
    </w:p>
    <w:p w14:paraId="0EEC7C69" w14:textId="7245410E" w:rsidR="007037E0" w:rsidRDefault="007037E0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7037E0">
        <w:rPr>
          <w:rFonts w:asciiTheme="minorHAnsi" w:hAnsiTheme="minorHAnsi"/>
        </w:rPr>
        <w:t>Эксгумация</w:t>
      </w:r>
      <w:proofErr w:type="spellEnd"/>
      <w:r w:rsidRPr="007037E0">
        <w:rPr>
          <w:rFonts w:asciiTheme="minorHAnsi" w:hAnsiTheme="minorHAnsi"/>
        </w:rPr>
        <w:t xml:space="preserve"> </w:t>
      </w:r>
      <w:proofErr w:type="spellStart"/>
      <w:r w:rsidRPr="007037E0">
        <w:rPr>
          <w:rFonts w:asciiTheme="minorHAnsi" w:hAnsiTheme="minorHAnsi"/>
        </w:rPr>
        <w:t>нежити</w:t>
      </w:r>
      <w:proofErr w:type="spellEnd"/>
      <w:r w:rsidR="002B0D30">
        <w:rPr>
          <w:lang w:val="ru-RU"/>
        </w:rPr>
        <w:t xml:space="preserve"> (</w:t>
      </w:r>
      <w:r w:rsidR="00514879" w:rsidRPr="00514879">
        <w:t>Exhume Undead</w:t>
      </w:r>
      <w:r w:rsidR="002B0D30">
        <w:rPr>
          <w:lang w:val="ru-RU"/>
        </w:rPr>
        <w:t>)</w:t>
      </w:r>
    </w:p>
    <w:p w14:paraId="597EE6F9" w14:textId="2E159834" w:rsidR="007037E0" w:rsidRPr="00801698" w:rsidRDefault="007037E0">
      <w:pPr>
        <w:pStyle w:val="ae"/>
        <w:numPr>
          <w:ilvl w:val="3"/>
          <w:numId w:val="35"/>
        </w:numPr>
        <w:rPr>
          <w:rFonts w:asciiTheme="minorHAnsi" w:hAnsiTheme="minorHAnsi"/>
          <w:lang w:val="ru-RU"/>
        </w:rPr>
      </w:pPr>
      <w:proofErr w:type="spellStart"/>
      <w:r w:rsidRPr="007037E0">
        <w:rPr>
          <w:rFonts w:asciiTheme="minorHAnsi" w:hAnsiTheme="minorHAnsi"/>
        </w:rPr>
        <w:t>Вечный</w:t>
      </w:r>
      <w:proofErr w:type="spellEnd"/>
      <w:r w:rsidR="002B0D30">
        <w:rPr>
          <w:lang w:val="ru-RU"/>
        </w:rPr>
        <w:t xml:space="preserve"> (</w:t>
      </w:r>
      <w:r w:rsidR="004D1AD5" w:rsidRPr="004D1AD5">
        <w:t>Eternal One</w:t>
      </w:r>
      <w:r w:rsidR="002B0D30">
        <w:rPr>
          <w:lang w:val="ru-RU"/>
        </w:rPr>
        <w:t>)</w:t>
      </w:r>
    </w:p>
    <w:p w14:paraId="61C02F6D" w14:textId="6565B729" w:rsidR="00801698" w:rsidRPr="004F405A" w:rsidRDefault="004F405A">
      <w:pPr>
        <w:pStyle w:val="ae"/>
        <w:numPr>
          <w:ilvl w:val="0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Особая способность приверженности - </w:t>
      </w:r>
      <w:r w:rsidRPr="00B65926">
        <w:rPr>
          <w:lang w:val="ru-RU"/>
        </w:rPr>
        <w:t>Марш могил</w:t>
      </w:r>
      <w:r>
        <w:rPr>
          <w:lang w:val="ru-RU"/>
        </w:rPr>
        <w:t xml:space="preserve"> (</w:t>
      </w:r>
      <w:proofErr w:type="spellStart"/>
      <w:r w:rsidRPr="00514879">
        <w:t>Gravemarch</w:t>
      </w:r>
      <w:proofErr w:type="spellEnd"/>
      <w:r>
        <w:rPr>
          <w:lang w:val="ru-RU"/>
        </w:rPr>
        <w:t>)</w:t>
      </w:r>
    </w:p>
    <w:p w14:paraId="7599B93B" w14:textId="5B913CBB" w:rsidR="004F405A" w:rsidRPr="00FE01B6" w:rsidRDefault="00FE01B6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Теперь один раз за бой</w:t>
      </w:r>
    </w:p>
    <w:p w14:paraId="6C99DACA" w14:textId="23B52B1E" w:rsidR="00FE01B6" w:rsidRPr="00EA089E" w:rsidRDefault="00FE01B6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 w:rsidRPr="00FE01B6">
        <w:rPr>
          <w:rFonts w:asciiTheme="minorHAnsi" w:hAnsiTheme="minorHAnsi"/>
          <w:lang w:val="ru-RU"/>
        </w:rPr>
        <w:t>Не работает на трупах героев, призванных в бою</w:t>
      </w:r>
      <w:r w:rsidR="000F79C0">
        <w:rPr>
          <w:rFonts w:asciiTheme="minorHAnsi" w:hAnsiTheme="minorHAnsi"/>
          <w:lang w:val="ru-RU"/>
        </w:rPr>
        <w:t xml:space="preserve"> </w:t>
      </w:r>
      <w:r w:rsidR="000F79C0" w:rsidRPr="00EA089E">
        <w:rPr>
          <w:rFonts w:asciiTheme="minorHAnsi" w:hAnsiTheme="minorHAnsi"/>
          <w:lang w:val="ru-RU"/>
        </w:rPr>
        <w:t>(</w:t>
      </w:r>
      <w:r w:rsidR="000F79C0" w:rsidRPr="00C564D3">
        <w:rPr>
          <w:rFonts w:asciiTheme="minorHAnsi" w:hAnsiTheme="minorHAnsi"/>
        </w:rPr>
        <w:t>Combat</w:t>
      </w:r>
      <w:r w:rsidR="000F79C0" w:rsidRPr="00EA089E">
        <w:rPr>
          <w:rFonts w:asciiTheme="minorHAnsi" w:hAnsiTheme="minorHAnsi"/>
          <w:lang w:val="ru-RU"/>
        </w:rPr>
        <w:t xml:space="preserve"> </w:t>
      </w:r>
      <w:r w:rsidR="000F79C0" w:rsidRPr="00C564D3">
        <w:rPr>
          <w:rFonts w:asciiTheme="minorHAnsi" w:hAnsiTheme="minorHAnsi"/>
        </w:rPr>
        <w:t>Summons</w:t>
      </w:r>
      <w:r w:rsidR="000F79C0" w:rsidRPr="00EA089E">
        <w:rPr>
          <w:rFonts w:asciiTheme="minorHAnsi" w:hAnsiTheme="minorHAnsi"/>
          <w:lang w:val="ru-RU"/>
        </w:rPr>
        <w:t>)</w:t>
      </w:r>
      <w:r w:rsidRPr="00EA089E">
        <w:rPr>
          <w:rFonts w:asciiTheme="minorHAnsi" w:hAnsiTheme="minorHAnsi"/>
          <w:lang w:val="ru-RU"/>
        </w:rPr>
        <w:t xml:space="preserve">, </w:t>
      </w:r>
      <w:r w:rsidRPr="00FE01B6">
        <w:rPr>
          <w:rFonts w:asciiTheme="minorHAnsi" w:hAnsiTheme="minorHAnsi"/>
          <w:lang w:val="ru-RU"/>
        </w:rPr>
        <w:t>осадных</w:t>
      </w:r>
      <w:r w:rsidRPr="00EA089E">
        <w:rPr>
          <w:rFonts w:asciiTheme="minorHAnsi" w:hAnsiTheme="minorHAnsi"/>
          <w:lang w:val="ru-RU"/>
        </w:rPr>
        <w:t xml:space="preserve"> </w:t>
      </w:r>
      <w:r w:rsidRPr="00FE01B6">
        <w:rPr>
          <w:rFonts w:asciiTheme="minorHAnsi" w:hAnsiTheme="minorHAnsi"/>
          <w:lang w:val="ru-RU"/>
        </w:rPr>
        <w:t>орудий</w:t>
      </w:r>
      <w:r w:rsidR="003D7C20" w:rsidRPr="00EA089E">
        <w:rPr>
          <w:rFonts w:asciiTheme="minorHAnsi" w:hAnsiTheme="minorHAnsi"/>
          <w:lang w:val="ru-RU"/>
        </w:rPr>
        <w:t xml:space="preserve"> (</w:t>
      </w:r>
      <w:proofErr w:type="spellStart"/>
      <w:r w:rsidR="003D7C20" w:rsidRPr="00EA089E">
        <w:rPr>
          <w:rFonts w:asciiTheme="minorHAnsi" w:hAnsiTheme="minorHAnsi"/>
        </w:rPr>
        <w:t>Siegecraft</w:t>
      </w:r>
      <w:proofErr w:type="spellEnd"/>
      <w:r w:rsidR="003D7C20" w:rsidRPr="00EA089E">
        <w:rPr>
          <w:rFonts w:asciiTheme="minorHAnsi" w:hAnsiTheme="minorHAnsi"/>
          <w:lang w:val="ru-RU"/>
        </w:rPr>
        <w:t>)</w:t>
      </w:r>
      <w:r w:rsidRPr="00EA089E">
        <w:rPr>
          <w:rFonts w:asciiTheme="minorHAnsi" w:hAnsiTheme="minorHAnsi"/>
          <w:lang w:val="ru-RU"/>
        </w:rPr>
        <w:t xml:space="preserve">, </w:t>
      </w:r>
      <w:r w:rsidRPr="00FE01B6">
        <w:rPr>
          <w:rFonts w:asciiTheme="minorHAnsi" w:hAnsiTheme="minorHAnsi"/>
          <w:lang w:val="ru-RU"/>
        </w:rPr>
        <w:t>башен</w:t>
      </w:r>
      <w:r w:rsidR="003D7C20" w:rsidRPr="00EA089E">
        <w:rPr>
          <w:rFonts w:asciiTheme="minorHAnsi" w:hAnsiTheme="minorHAnsi"/>
          <w:lang w:val="ru-RU"/>
        </w:rPr>
        <w:t xml:space="preserve"> (</w:t>
      </w:r>
      <w:r w:rsidR="003D7C20">
        <w:rPr>
          <w:rFonts w:asciiTheme="minorHAnsi" w:hAnsiTheme="minorHAnsi"/>
        </w:rPr>
        <w:t>Tower</w:t>
      </w:r>
      <w:r w:rsidR="003D7C20" w:rsidRPr="00EA089E">
        <w:rPr>
          <w:rFonts w:asciiTheme="minorHAnsi" w:hAnsiTheme="minorHAnsi"/>
          <w:lang w:val="ru-RU"/>
        </w:rPr>
        <w:t>)</w:t>
      </w:r>
      <w:r w:rsidRPr="00EA089E">
        <w:rPr>
          <w:rFonts w:asciiTheme="minorHAnsi" w:hAnsiTheme="minorHAnsi"/>
          <w:lang w:val="ru-RU"/>
        </w:rPr>
        <w:t xml:space="preserve"> </w:t>
      </w:r>
      <w:r w:rsidRPr="00FE01B6">
        <w:rPr>
          <w:rFonts w:asciiTheme="minorHAnsi" w:hAnsiTheme="minorHAnsi"/>
          <w:lang w:val="ru-RU"/>
        </w:rPr>
        <w:t>и</w:t>
      </w:r>
      <w:r w:rsidRPr="00EA089E">
        <w:rPr>
          <w:rFonts w:asciiTheme="minorHAnsi" w:hAnsiTheme="minorHAnsi"/>
          <w:lang w:val="ru-RU"/>
        </w:rPr>
        <w:t xml:space="preserve"> </w:t>
      </w:r>
      <w:r w:rsidR="00EA089E">
        <w:rPr>
          <w:rFonts w:asciiTheme="minorHAnsi" w:hAnsiTheme="minorHAnsi"/>
          <w:lang w:val="ru-RU"/>
        </w:rPr>
        <w:t>конструкций</w:t>
      </w:r>
      <w:r w:rsidR="008B553A" w:rsidRPr="00EA089E">
        <w:rPr>
          <w:rFonts w:asciiTheme="minorHAnsi" w:hAnsiTheme="minorHAnsi"/>
          <w:lang w:val="ru-RU"/>
        </w:rPr>
        <w:t xml:space="preserve"> (</w:t>
      </w:r>
      <w:r w:rsidR="008B553A" w:rsidRPr="00EA089E">
        <w:rPr>
          <w:rFonts w:asciiTheme="minorHAnsi" w:hAnsiTheme="minorHAnsi"/>
        </w:rPr>
        <w:t>Construct</w:t>
      </w:r>
      <w:r w:rsidR="008B553A" w:rsidRPr="00EA089E">
        <w:rPr>
          <w:rFonts w:asciiTheme="minorHAnsi" w:hAnsiTheme="minorHAnsi"/>
          <w:lang w:val="ru-RU"/>
        </w:rPr>
        <w:t>)</w:t>
      </w:r>
    </w:p>
    <w:p w14:paraId="61CB0C5D" w14:textId="3D0B32AE" w:rsidR="00FE01B6" w:rsidRPr="00065C46" w:rsidRDefault="00FE01B6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 w:rsidRPr="00FE01B6">
        <w:rPr>
          <w:rFonts w:asciiTheme="minorHAnsi" w:hAnsiTheme="minorHAnsi"/>
          <w:lang w:val="ru-RU"/>
        </w:rPr>
        <w:t>Созданные способностью трупы не имеют тега Призванные в бою</w:t>
      </w:r>
      <w:r w:rsidR="00C564D3" w:rsidRPr="00C564D3">
        <w:rPr>
          <w:rFonts w:asciiTheme="minorHAnsi" w:hAnsiTheme="minorHAnsi"/>
          <w:lang w:val="ru-RU"/>
        </w:rPr>
        <w:t xml:space="preserve"> </w:t>
      </w:r>
      <w:r w:rsidR="00C564D3">
        <w:rPr>
          <w:rFonts w:asciiTheme="minorHAnsi" w:hAnsiTheme="minorHAnsi"/>
        </w:rPr>
        <w:t>(</w:t>
      </w:r>
      <w:r w:rsidR="00C564D3" w:rsidRPr="00C564D3">
        <w:rPr>
          <w:rFonts w:asciiTheme="minorHAnsi" w:hAnsiTheme="minorHAnsi"/>
        </w:rPr>
        <w:t>Combat Summons</w:t>
      </w:r>
      <w:r w:rsidR="00C564D3">
        <w:rPr>
          <w:rFonts w:asciiTheme="minorHAnsi" w:hAnsiTheme="minorHAnsi"/>
        </w:rPr>
        <w:t>)</w:t>
      </w:r>
    </w:p>
    <w:p w14:paraId="504083A9" w14:textId="582B3124" w:rsidR="00065C46" w:rsidRPr="000D5A67" w:rsidRDefault="00065C46">
      <w:pPr>
        <w:pStyle w:val="ae"/>
        <w:numPr>
          <w:ilvl w:val="0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Особая способность приверженности </w:t>
      </w:r>
      <w:r w:rsidR="00C20875">
        <w:rPr>
          <w:lang w:val="ru-RU"/>
        </w:rPr>
        <w:t>-</w:t>
      </w:r>
      <w:r w:rsidR="000D5A67" w:rsidRPr="000D5A67">
        <w:rPr>
          <w:rFonts w:asciiTheme="minorHAnsi" w:hAnsiTheme="minorHAnsi"/>
          <w:lang w:val="ru-RU"/>
        </w:rPr>
        <w:t xml:space="preserve"> </w:t>
      </w:r>
      <w:r w:rsidR="000D5A67" w:rsidRPr="00B65926">
        <w:rPr>
          <w:rFonts w:asciiTheme="minorHAnsi" w:hAnsiTheme="minorHAnsi"/>
          <w:lang w:val="ru-RU"/>
        </w:rPr>
        <w:t>Марш элиты</w:t>
      </w:r>
      <w:r w:rsidR="000D5A67">
        <w:rPr>
          <w:lang w:val="ru-RU"/>
        </w:rPr>
        <w:t xml:space="preserve"> (</w:t>
      </w:r>
      <w:r w:rsidR="000D5A67" w:rsidRPr="00514879">
        <w:t>Elite</w:t>
      </w:r>
      <w:r w:rsidR="000D5A67" w:rsidRPr="00514879">
        <w:rPr>
          <w:lang w:val="ru-RU"/>
        </w:rPr>
        <w:t xml:space="preserve"> </w:t>
      </w:r>
      <w:r w:rsidR="000D5A67" w:rsidRPr="00514879">
        <w:t>March</w:t>
      </w:r>
      <w:r w:rsidR="000D5A67">
        <w:rPr>
          <w:lang w:val="ru-RU"/>
        </w:rPr>
        <w:t>)</w:t>
      </w:r>
    </w:p>
    <w:p w14:paraId="268CD597" w14:textId="7204736A" w:rsidR="00776C46" w:rsidRPr="00776C46" w:rsidRDefault="00776C46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 w:rsidRPr="00776C46">
        <w:rPr>
          <w:rFonts w:asciiTheme="minorHAnsi" w:hAnsiTheme="minorHAnsi"/>
          <w:lang w:val="ru-RU"/>
        </w:rPr>
        <w:t xml:space="preserve">Не </w:t>
      </w:r>
      <w:r w:rsidR="00D22669">
        <w:rPr>
          <w:rFonts w:asciiTheme="minorHAnsi" w:hAnsiTheme="minorHAnsi"/>
          <w:lang w:val="ru-RU"/>
        </w:rPr>
        <w:t>уменьшает</w:t>
      </w:r>
      <w:r w:rsidRPr="00776C46">
        <w:rPr>
          <w:rFonts w:asciiTheme="minorHAnsi" w:hAnsiTheme="minorHAnsi"/>
          <w:lang w:val="ru-RU"/>
        </w:rPr>
        <w:t xml:space="preserve"> время </w:t>
      </w:r>
      <w:r w:rsidR="00DA7F72">
        <w:rPr>
          <w:rFonts w:asciiTheme="minorHAnsi" w:hAnsiTheme="minorHAnsi"/>
          <w:lang w:val="ru-RU"/>
        </w:rPr>
        <w:t>восстановления способности</w:t>
      </w:r>
    </w:p>
    <w:p w14:paraId="048C0665" w14:textId="1AAE0E50" w:rsidR="00065C46" w:rsidRPr="00933085" w:rsidRDefault="00065C46">
      <w:pPr>
        <w:pStyle w:val="ae"/>
        <w:numPr>
          <w:ilvl w:val="0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Особая способность приверженности -</w:t>
      </w:r>
      <w:r w:rsidR="00933085">
        <w:rPr>
          <w:lang w:val="ru-RU"/>
        </w:rPr>
        <w:t xml:space="preserve"> </w:t>
      </w:r>
      <w:proofErr w:type="spellStart"/>
      <w:r w:rsidR="00933085" w:rsidRPr="007F132A">
        <w:rPr>
          <w:lang w:val="ru-RU"/>
        </w:rPr>
        <w:t>Гемомант</w:t>
      </w:r>
      <w:proofErr w:type="spellEnd"/>
      <w:r w:rsidR="00933085">
        <w:rPr>
          <w:lang w:val="ru-RU"/>
        </w:rPr>
        <w:t xml:space="preserve"> (</w:t>
      </w:r>
      <w:proofErr w:type="spellStart"/>
      <w:r w:rsidR="00933085" w:rsidRPr="00D113CB">
        <w:t>Hemomancer</w:t>
      </w:r>
      <w:proofErr w:type="spellEnd"/>
      <w:r w:rsidR="00933085">
        <w:rPr>
          <w:lang w:val="ru-RU"/>
        </w:rPr>
        <w:t>)</w:t>
      </w:r>
    </w:p>
    <w:p w14:paraId="02AB68A3" w14:textId="575F5DDD" w:rsidR="00933085" w:rsidRPr="001F6394" w:rsidRDefault="00933085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="00050E18">
        <w:rPr>
          <w:lang w:val="ru-RU"/>
        </w:rPr>
        <w:t xml:space="preserve"> </w:t>
      </w:r>
      <w:r w:rsidR="00C20875">
        <w:rPr>
          <w:lang w:val="ru-RU"/>
        </w:rPr>
        <w:t>-</w:t>
      </w:r>
      <w:r w:rsidR="00050E18">
        <w:rPr>
          <w:lang w:val="ru-RU"/>
        </w:rPr>
        <w:t xml:space="preserve"> Усиление крови (</w:t>
      </w:r>
      <w:r w:rsidR="001F6394" w:rsidRPr="001F6394">
        <w:t>Blood</w:t>
      </w:r>
      <w:r w:rsidR="001F6394" w:rsidRPr="001F6394">
        <w:rPr>
          <w:lang w:val="ru-RU"/>
        </w:rPr>
        <w:t xml:space="preserve"> </w:t>
      </w:r>
      <w:r w:rsidR="001F6394" w:rsidRPr="001F6394">
        <w:t>Empowerment</w:t>
      </w:r>
      <w:r w:rsidR="00050E18">
        <w:rPr>
          <w:lang w:val="ru-RU"/>
        </w:rPr>
        <w:t>)</w:t>
      </w:r>
    </w:p>
    <w:p w14:paraId="5B9A052C" w14:textId="60E234BA" w:rsidR="001F6394" w:rsidRPr="00A9466B" w:rsidRDefault="001F6394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Время восстановления способности не может быть </w:t>
      </w:r>
      <w:r w:rsidR="0064593A">
        <w:rPr>
          <w:lang w:val="ru-RU"/>
        </w:rPr>
        <w:t>сокращено</w:t>
      </w:r>
    </w:p>
    <w:p w14:paraId="3A427ABE" w14:textId="4CF8A311" w:rsidR="00A9466B" w:rsidRPr="009C7E22" w:rsidRDefault="00386B2A" w:rsidP="00A9466B">
      <w:pPr>
        <w:pStyle w:val="ae"/>
        <w:numPr>
          <w:ilvl w:val="0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Стратегическое заклинание - </w:t>
      </w:r>
      <w:r w:rsidR="009C7E22" w:rsidRPr="009C7E22">
        <w:rPr>
          <w:lang w:val="ru-RU"/>
        </w:rPr>
        <w:t>Ритуал осквернения</w:t>
      </w:r>
      <w:r w:rsidR="009C7E22">
        <w:rPr>
          <w:lang w:val="ru-RU"/>
        </w:rPr>
        <w:t xml:space="preserve"> (</w:t>
      </w:r>
      <w:proofErr w:type="spellStart"/>
      <w:r w:rsidR="009C7E22" w:rsidRPr="009C7E22">
        <w:rPr>
          <w:lang w:val="ru-RU"/>
        </w:rPr>
        <w:t>Desecration</w:t>
      </w:r>
      <w:proofErr w:type="spellEnd"/>
      <w:r w:rsidR="009C7E22" w:rsidRPr="009C7E22">
        <w:rPr>
          <w:lang w:val="ru-RU"/>
        </w:rPr>
        <w:t xml:space="preserve"> </w:t>
      </w:r>
      <w:proofErr w:type="spellStart"/>
      <w:r w:rsidR="009C7E22" w:rsidRPr="009C7E22">
        <w:rPr>
          <w:lang w:val="ru-RU"/>
        </w:rPr>
        <w:t>Ritual</w:t>
      </w:r>
      <w:proofErr w:type="spellEnd"/>
      <w:r w:rsidR="009C7E22">
        <w:rPr>
          <w:lang w:val="ru-RU"/>
        </w:rPr>
        <w:t>)</w:t>
      </w:r>
    </w:p>
    <w:p w14:paraId="555E33DE" w14:textId="3D4E8EB1" w:rsidR="009C7E22" w:rsidRPr="00D94658" w:rsidRDefault="00D94658" w:rsidP="009C7E22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Теперь применяется только на выбранный сектор</w:t>
      </w:r>
    </w:p>
    <w:p w14:paraId="662EBD36" w14:textId="6EE922B0" w:rsidR="00D94658" w:rsidRPr="00D94658" w:rsidRDefault="00D94658" w:rsidP="009C7E22">
      <w:pPr>
        <w:pStyle w:val="ae"/>
        <w:numPr>
          <w:ilvl w:val="1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Уменьшен урон по армии</w:t>
      </w:r>
    </w:p>
    <w:p w14:paraId="5FA96123" w14:textId="20F15737" w:rsidR="00D94658" w:rsidRPr="00084B8E" w:rsidRDefault="00BD01D4" w:rsidP="00D94658">
      <w:pPr>
        <w:pStyle w:val="ae"/>
        <w:numPr>
          <w:ilvl w:val="2"/>
          <w:numId w:val="35"/>
        </w:numPr>
        <w:rPr>
          <w:rFonts w:asciiTheme="minorHAnsi" w:hAnsiTheme="minorHAnsi"/>
          <w:lang w:val="ru-RU"/>
        </w:rPr>
      </w:pPr>
      <w:r>
        <w:rPr>
          <w:lang w:val="ru-RU"/>
        </w:rPr>
        <w:t>20 -</w:t>
      </w:r>
      <w:r>
        <w:t xml:space="preserve">&gt; 3 </w:t>
      </w:r>
      <w:r w:rsidR="00A86045" w:rsidRPr="00A86045">
        <w:t>[cold]</w:t>
      </w:r>
    </w:p>
    <w:p w14:paraId="55AC3A1D" w14:textId="1F6867DC" w:rsidR="00084B8E" w:rsidRDefault="00084B8E" w:rsidP="002A52B5">
      <w:pPr>
        <w:pStyle w:val="1"/>
        <w:rPr>
          <w:lang w:val="ru-RU"/>
        </w:rPr>
      </w:pPr>
      <w:r>
        <w:rPr>
          <w:lang w:val="ru-RU"/>
        </w:rPr>
        <w:t>Лидеры (</w:t>
      </w:r>
      <w:proofErr w:type="spellStart"/>
      <w:r w:rsidR="00BE4870" w:rsidRPr="00BE4870">
        <w:rPr>
          <w:lang w:val="ru-RU"/>
        </w:rPr>
        <w:t>Lords</w:t>
      </w:r>
      <w:proofErr w:type="spellEnd"/>
      <w:r>
        <w:rPr>
          <w:lang w:val="ru-RU"/>
        </w:rPr>
        <w:t>)</w:t>
      </w:r>
    </w:p>
    <w:p w14:paraId="4A23D1BB" w14:textId="2BB35DE0" w:rsidR="00BE4870" w:rsidRDefault="00066ACE" w:rsidP="00066ACE">
      <w:pPr>
        <w:pStyle w:val="21"/>
        <w:rPr>
          <w:lang w:val="ru-RU"/>
        </w:rPr>
      </w:pPr>
      <w:r w:rsidRPr="006F25A8">
        <w:rPr>
          <w:lang w:val="ru-RU"/>
        </w:rPr>
        <w:t>Созданн</w:t>
      </w:r>
      <w:r>
        <w:rPr>
          <w:lang w:val="ru-RU"/>
        </w:rPr>
        <w:t>ые</w:t>
      </w:r>
      <w:r w:rsidRPr="006F25A8">
        <w:rPr>
          <w:lang w:val="ru-RU"/>
        </w:rPr>
        <w:t xml:space="preserve"> лидер</w:t>
      </w:r>
      <w:r>
        <w:rPr>
          <w:lang w:val="ru-RU"/>
        </w:rPr>
        <w:t>ы (</w:t>
      </w:r>
      <w:proofErr w:type="spellStart"/>
      <w:r w:rsidRPr="00066ACE">
        <w:rPr>
          <w:lang w:val="ru-RU"/>
        </w:rPr>
        <w:t>Created</w:t>
      </w:r>
      <w:proofErr w:type="spellEnd"/>
      <w:r w:rsidRPr="00066ACE">
        <w:rPr>
          <w:lang w:val="ru-RU"/>
        </w:rPr>
        <w:t xml:space="preserve"> </w:t>
      </w:r>
      <w:proofErr w:type="spellStart"/>
      <w:r w:rsidRPr="00066ACE">
        <w:rPr>
          <w:lang w:val="ru-RU"/>
        </w:rPr>
        <w:t>leaders</w:t>
      </w:r>
      <w:proofErr w:type="spellEnd"/>
      <w:r>
        <w:rPr>
          <w:lang w:val="ru-RU"/>
        </w:rPr>
        <w:t>)</w:t>
      </w:r>
    </w:p>
    <w:p w14:paraId="25B28F57" w14:textId="0A308D12" w:rsidR="006F25A8" w:rsidRPr="006F25A8" w:rsidRDefault="006F25A8" w:rsidP="00926753">
      <w:pPr>
        <w:pStyle w:val="31"/>
        <w:rPr>
          <w:lang w:val="ru-RU"/>
        </w:rPr>
      </w:pPr>
      <w:r w:rsidRPr="006F25A8">
        <w:rPr>
          <w:lang w:val="ru-RU"/>
        </w:rPr>
        <w:t>Наблюдатель (Observer)</w:t>
      </w:r>
    </w:p>
    <w:p w14:paraId="4E31B759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Лидер не изменяемый</w:t>
      </w:r>
    </w:p>
    <w:p w14:paraId="6453BAC1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Лидер может быть выбран в любой игре (не рекомендуется использовать в сюжетных мирах)</w:t>
      </w:r>
    </w:p>
    <w:p w14:paraId="7B306DC1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Может быть выбрано несколько наблюдателей</w:t>
      </w:r>
    </w:p>
    <w:p w14:paraId="0BEF77AF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Если под контролем ИИ, проигрывает на старте</w:t>
      </w:r>
    </w:p>
    <w:p w14:paraId="7CCF1DB5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lastRenderedPageBreak/>
        <w:t>На старте теряет стартовый город и армию (не проигрывает)</w:t>
      </w:r>
    </w:p>
    <w:p w14:paraId="30B39E3E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Нет дополнительного свободного города той же фракции на карте</w:t>
      </w:r>
    </w:p>
    <w:p w14:paraId="75CA832B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 попадает в случайном выборе</w:t>
      </w:r>
    </w:p>
    <w:p w14:paraId="7516EFDF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 может использовать заклинания и ритуалы</w:t>
      </w:r>
    </w:p>
    <w:p w14:paraId="0BFD238B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Поступление всех ресурсов в ход = 0</w:t>
      </w:r>
    </w:p>
    <w:p w14:paraId="094943C5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 имеет шепчущих камней</w:t>
      </w:r>
    </w:p>
    <w:p w14:paraId="5AB99FDA" w14:textId="03A0919B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На старте разово получает ресурсы</w:t>
      </w:r>
    </w:p>
    <w:p w14:paraId="1E364C62" w14:textId="360B2E1E" w:rsidR="006F25A8" w:rsidRPr="006F25A8" w:rsidRDefault="006F25A8">
      <w:pPr>
        <w:pStyle w:val="a9"/>
        <w:numPr>
          <w:ilvl w:val="1"/>
          <w:numId w:val="37"/>
        </w:numPr>
        <w:rPr>
          <w:lang w:val="ru-RU"/>
        </w:rPr>
      </w:pPr>
      <w:r w:rsidRPr="006F25A8">
        <w:rPr>
          <w:lang w:val="ru-RU"/>
        </w:rPr>
        <w:t xml:space="preserve">999999 </w:t>
      </w:r>
      <w:r w:rsidR="00A963FC" w:rsidRPr="00A963FC">
        <w:rPr>
          <w:lang w:val="ru-RU"/>
        </w:rPr>
        <w:t>[</w:t>
      </w:r>
      <w:proofErr w:type="spellStart"/>
      <w:r w:rsidR="00A963FC" w:rsidRPr="00A963FC">
        <w:rPr>
          <w:lang w:val="ru-RU"/>
        </w:rPr>
        <w:t>gold</w:t>
      </w:r>
      <w:proofErr w:type="spellEnd"/>
      <w:r w:rsidR="00A963FC" w:rsidRPr="00A963FC">
        <w:rPr>
          <w:lang w:val="ru-RU"/>
        </w:rPr>
        <w:t>]</w:t>
      </w:r>
    </w:p>
    <w:p w14:paraId="241D0B71" w14:textId="5421B6A6" w:rsidR="006F25A8" w:rsidRPr="006F25A8" w:rsidRDefault="006F25A8">
      <w:pPr>
        <w:pStyle w:val="a9"/>
        <w:numPr>
          <w:ilvl w:val="1"/>
          <w:numId w:val="37"/>
        </w:numPr>
        <w:rPr>
          <w:lang w:val="ru-RU"/>
        </w:rPr>
      </w:pPr>
      <w:r w:rsidRPr="006F25A8">
        <w:rPr>
          <w:lang w:val="ru-RU"/>
        </w:rPr>
        <w:t xml:space="preserve">999999 </w:t>
      </w:r>
      <w:r w:rsidR="00D86772" w:rsidRPr="00D86772">
        <w:rPr>
          <w:lang w:val="ru-RU"/>
        </w:rPr>
        <w:t>[</w:t>
      </w:r>
      <w:proofErr w:type="spellStart"/>
      <w:r w:rsidR="00D86772" w:rsidRPr="00D86772">
        <w:rPr>
          <w:lang w:val="ru-RU"/>
        </w:rPr>
        <w:t>mana</w:t>
      </w:r>
      <w:proofErr w:type="spellEnd"/>
      <w:r w:rsidR="00D86772" w:rsidRPr="00D86772">
        <w:rPr>
          <w:lang w:val="ru-RU"/>
        </w:rPr>
        <w:t>]</w:t>
      </w:r>
    </w:p>
    <w:p w14:paraId="094CBE9A" w14:textId="598CD767" w:rsidR="006F25A8" w:rsidRPr="006F25A8" w:rsidRDefault="006F25A8">
      <w:pPr>
        <w:pStyle w:val="a9"/>
        <w:numPr>
          <w:ilvl w:val="1"/>
          <w:numId w:val="37"/>
        </w:numPr>
        <w:rPr>
          <w:lang w:val="ru-RU"/>
        </w:rPr>
      </w:pPr>
      <w:r w:rsidRPr="006F25A8">
        <w:rPr>
          <w:lang w:val="ru-RU"/>
        </w:rPr>
        <w:t xml:space="preserve">99999 </w:t>
      </w:r>
      <w:r w:rsidR="00FB79B4" w:rsidRPr="00FB79B4">
        <w:rPr>
          <w:lang w:val="ru-RU"/>
        </w:rPr>
        <w:t>[</w:t>
      </w:r>
      <w:proofErr w:type="spellStart"/>
      <w:r w:rsidR="00FB79B4" w:rsidRPr="00FB79B4">
        <w:rPr>
          <w:lang w:val="ru-RU"/>
        </w:rPr>
        <w:t>fragments</w:t>
      </w:r>
      <w:proofErr w:type="spellEnd"/>
      <w:r w:rsidR="00FB79B4" w:rsidRPr="00FB79B4">
        <w:rPr>
          <w:lang w:val="ru-RU"/>
        </w:rPr>
        <w:t>]</w:t>
      </w:r>
    </w:p>
    <w:p w14:paraId="5F956318" w14:textId="77777777" w:rsidR="00E70B7C" w:rsidRDefault="006F25A8">
      <w:pPr>
        <w:pStyle w:val="a9"/>
        <w:numPr>
          <w:ilvl w:val="1"/>
          <w:numId w:val="37"/>
        </w:numPr>
        <w:rPr>
          <w:lang w:val="ru-RU"/>
        </w:rPr>
      </w:pPr>
      <w:r w:rsidRPr="00E70B7C">
        <w:rPr>
          <w:lang w:val="ru-RU"/>
        </w:rPr>
        <w:t xml:space="preserve">99999 </w:t>
      </w:r>
      <w:r w:rsidR="00E70B7C" w:rsidRPr="00E70B7C">
        <w:rPr>
          <w:lang w:val="ru-RU"/>
        </w:rPr>
        <w:t>[</w:t>
      </w:r>
      <w:proofErr w:type="spellStart"/>
      <w:r w:rsidR="00E70B7C" w:rsidRPr="00E70B7C">
        <w:rPr>
          <w:lang w:val="ru-RU"/>
        </w:rPr>
        <w:t>essence</w:t>
      </w:r>
      <w:proofErr w:type="spellEnd"/>
      <w:r w:rsidR="00E70B7C" w:rsidRPr="00E70B7C">
        <w:rPr>
          <w:lang w:val="ru-RU"/>
        </w:rPr>
        <w:t>]</w:t>
      </w:r>
    </w:p>
    <w:p w14:paraId="7FB18872" w14:textId="2422A15E" w:rsidR="006F25A8" w:rsidRPr="00E70B7C" w:rsidRDefault="006F25A8">
      <w:pPr>
        <w:pStyle w:val="a9"/>
        <w:numPr>
          <w:ilvl w:val="1"/>
          <w:numId w:val="37"/>
        </w:numPr>
        <w:rPr>
          <w:lang w:val="ru-RU"/>
        </w:rPr>
      </w:pPr>
      <w:r w:rsidRPr="00E70B7C">
        <w:rPr>
          <w:lang w:val="ru-RU"/>
        </w:rPr>
        <w:t>10 всех магических материалов</w:t>
      </w:r>
    </w:p>
    <w:p w14:paraId="58CC69E9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Открыт функционал кузни</w:t>
      </w:r>
    </w:p>
    <w:p w14:paraId="3507EA15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 может объявить войну/договор/пакт/альянс игрокам</w:t>
      </w:r>
    </w:p>
    <w:p w14:paraId="0BAC0AB0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Игроки не могут объявить Наблюдателю войну/договор/пакт/альянс</w:t>
      </w:r>
    </w:p>
    <w:p w14:paraId="6222BA5B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Дипломатический статус с другими игроками статично нейтральный</w:t>
      </w:r>
    </w:p>
    <w:p w14:paraId="69542CA4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В дипломатии доступен обмен ресурсами и артефактами</w:t>
      </w:r>
    </w:p>
    <w:p w14:paraId="5D418BE2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Доступно создание заданий</w:t>
      </w:r>
    </w:p>
    <w:p w14:paraId="36A0440E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Открыт обзор всей карты</w:t>
      </w:r>
    </w:p>
    <w:p w14:paraId="3D5F9697" w14:textId="77777777" w:rsidR="006F25A8" w:rsidRP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Видит скрытых юнитов игроков</w:t>
      </w:r>
    </w:p>
    <w:p w14:paraId="1720FFF7" w14:textId="77777777" w:rsidR="006F25A8" w:rsidRDefault="006F25A8">
      <w:pPr>
        <w:pStyle w:val="a9"/>
        <w:numPr>
          <w:ilvl w:val="0"/>
          <w:numId w:val="37"/>
        </w:numPr>
        <w:rPr>
          <w:lang w:val="ru-RU"/>
        </w:rPr>
      </w:pPr>
      <w:r w:rsidRPr="006F25A8">
        <w:rPr>
          <w:lang w:val="ru-RU"/>
        </w:rPr>
        <w:t>Не видит скрытых нейтральных юнитов</w:t>
      </w:r>
    </w:p>
    <w:p w14:paraId="41849F40" w14:textId="47FB0515" w:rsidR="00434724" w:rsidRDefault="00FD69DF" w:rsidP="00434724">
      <w:pPr>
        <w:pStyle w:val="1"/>
      </w:pPr>
      <w:r>
        <w:rPr>
          <w:lang w:val="ru-RU"/>
        </w:rPr>
        <w:t xml:space="preserve">Действия </w:t>
      </w:r>
      <w:r w:rsidR="00FE72B1">
        <w:rPr>
          <w:lang w:val="ru-RU"/>
        </w:rPr>
        <w:t>над</w:t>
      </w:r>
      <w:r>
        <w:rPr>
          <w:lang w:val="ru-RU"/>
        </w:rPr>
        <w:t xml:space="preserve"> г</w:t>
      </w:r>
      <w:r w:rsidR="00434724">
        <w:rPr>
          <w:lang w:val="ru-RU"/>
        </w:rPr>
        <w:t>еро</w:t>
      </w:r>
      <w:r>
        <w:rPr>
          <w:lang w:val="ru-RU"/>
        </w:rPr>
        <w:t>ями</w:t>
      </w:r>
      <w:r w:rsidR="00434724">
        <w:rPr>
          <w:lang w:val="ru-RU"/>
        </w:rPr>
        <w:t xml:space="preserve"> (</w:t>
      </w:r>
      <w:r w:rsidR="006B49E1" w:rsidRPr="006B49E1">
        <w:t>Actions on heroes</w:t>
      </w:r>
      <w:r w:rsidR="00434724">
        <w:rPr>
          <w:lang w:val="ru-RU"/>
        </w:rPr>
        <w:t>)</w:t>
      </w:r>
    </w:p>
    <w:p w14:paraId="4D38B632" w14:textId="41441CE1" w:rsidR="001A5EB5" w:rsidRDefault="001A5EB5">
      <w:pPr>
        <w:pStyle w:val="a9"/>
        <w:numPr>
          <w:ilvl w:val="0"/>
          <w:numId w:val="67"/>
        </w:numPr>
        <w:rPr>
          <w:lang w:val="ru-RU"/>
        </w:rPr>
      </w:pPr>
      <w:r>
        <w:rPr>
          <w:lang w:val="ru-RU"/>
        </w:rPr>
        <w:t>О</w:t>
      </w:r>
      <w:r w:rsidR="00E94A8F">
        <w:rPr>
          <w:lang w:val="ru-RU"/>
        </w:rPr>
        <w:t>бно</w:t>
      </w:r>
      <w:r>
        <w:rPr>
          <w:lang w:val="ru-RU"/>
        </w:rPr>
        <w:t>в</w:t>
      </w:r>
      <w:r w:rsidR="00E94A8F">
        <w:rPr>
          <w:lang w:val="ru-RU"/>
        </w:rPr>
        <w:t>лени</w:t>
      </w:r>
      <w:r>
        <w:rPr>
          <w:lang w:val="ru-RU"/>
        </w:rPr>
        <w:t>е</w:t>
      </w:r>
      <w:r w:rsidR="00E94A8F">
        <w:rPr>
          <w:lang w:val="ru-RU"/>
        </w:rPr>
        <w:t xml:space="preserve"> списка нанимаемых героев</w:t>
      </w:r>
    </w:p>
    <w:p w14:paraId="0348C8D6" w14:textId="32CED8E3" w:rsidR="000F4957" w:rsidRDefault="001A5EB5">
      <w:pPr>
        <w:pStyle w:val="a9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Снижена цена </w:t>
      </w:r>
      <w:r w:rsidR="00E94A8F">
        <w:rPr>
          <w:lang w:val="ru-RU"/>
        </w:rPr>
        <w:t>100 -</w:t>
      </w:r>
      <w:r w:rsidR="00E94A8F" w:rsidRPr="00E94A8F">
        <w:rPr>
          <w:lang w:val="ru-RU"/>
        </w:rPr>
        <w:t>&gt; 30</w:t>
      </w:r>
      <w:r w:rsidR="005E06F5" w:rsidRPr="005E06F5">
        <w:rPr>
          <w:lang w:val="ru-RU"/>
        </w:rPr>
        <w:t xml:space="preserve"> [</w:t>
      </w:r>
      <w:proofErr w:type="spellStart"/>
      <w:r w:rsidR="005E06F5" w:rsidRPr="005E06F5">
        <w:rPr>
          <w:lang w:val="ru-RU"/>
        </w:rPr>
        <w:t>gold</w:t>
      </w:r>
      <w:proofErr w:type="spellEnd"/>
      <w:r w:rsidR="005E06F5" w:rsidRPr="005E06F5">
        <w:rPr>
          <w:lang w:val="ru-RU"/>
        </w:rPr>
        <w:t>]</w:t>
      </w:r>
    </w:p>
    <w:p w14:paraId="2FA57A85" w14:textId="055F5426" w:rsidR="001A5EB5" w:rsidRPr="003F4B51" w:rsidRDefault="001A5EB5">
      <w:pPr>
        <w:pStyle w:val="a9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Снижен период </w:t>
      </w:r>
      <w:r w:rsidR="002726D9">
        <w:rPr>
          <w:lang w:val="ru-RU"/>
        </w:rPr>
        <w:t xml:space="preserve">восстановления </w:t>
      </w:r>
      <w:r w:rsidR="004A56AD">
        <w:rPr>
          <w:lang w:val="ru-RU"/>
        </w:rPr>
        <w:t>5 -</w:t>
      </w:r>
      <w:r w:rsidR="004A56AD">
        <w:t xml:space="preserve">&gt; 3 </w:t>
      </w:r>
      <w:r w:rsidR="004E50BF" w:rsidRPr="004E50BF">
        <w:t>[turn]</w:t>
      </w:r>
    </w:p>
    <w:p w14:paraId="7C960F4D" w14:textId="2CC7431D" w:rsidR="003F4B51" w:rsidRDefault="003F4B51">
      <w:pPr>
        <w:pStyle w:val="a9"/>
        <w:numPr>
          <w:ilvl w:val="0"/>
          <w:numId w:val="67"/>
        </w:numPr>
        <w:rPr>
          <w:lang w:val="ru-RU"/>
        </w:rPr>
      </w:pPr>
      <w:r>
        <w:rPr>
          <w:lang w:val="ru-RU"/>
        </w:rPr>
        <w:t>Воскрешение героя</w:t>
      </w:r>
    </w:p>
    <w:p w14:paraId="3F57DD8E" w14:textId="3B6A1E59" w:rsidR="003F4B51" w:rsidRDefault="00317FAC">
      <w:pPr>
        <w:pStyle w:val="a9"/>
        <w:numPr>
          <w:ilvl w:val="1"/>
          <w:numId w:val="67"/>
        </w:numPr>
        <w:rPr>
          <w:lang w:val="ru-RU"/>
        </w:rPr>
      </w:pPr>
      <w:r>
        <w:rPr>
          <w:lang w:val="ru-RU"/>
        </w:rPr>
        <w:t>Изменена стоимость</w:t>
      </w:r>
    </w:p>
    <w:p w14:paraId="3431CA0F" w14:textId="3D1E7A28" w:rsidR="00317FAC" w:rsidRPr="00060D51" w:rsidRDefault="00060D51">
      <w:pPr>
        <w:pStyle w:val="a9"/>
        <w:numPr>
          <w:ilvl w:val="2"/>
          <w:numId w:val="67"/>
        </w:numPr>
        <w:rPr>
          <w:lang w:val="ru-RU"/>
        </w:rPr>
      </w:pPr>
      <w:r w:rsidRPr="00060D51">
        <w:rPr>
          <w:lang w:val="ru-RU"/>
        </w:rPr>
        <w:t>10</w:t>
      </w:r>
      <w:r>
        <w:rPr>
          <w:lang w:val="ru-RU"/>
        </w:rPr>
        <w:t xml:space="preserve">0 </w:t>
      </w:r>
      <w:r w:rsidRPr="00060D51">
        <w:rPr>
          <w:lang w:val="ru-RU"/>
        </w:rPr>
        <w:t>[</w:t>
      </w:r>
      <w:r>
        <w:t>mana</w:t>
      </w:r>
      <w:r w:rsidRPr="00060D51">
        <w:rPr>
          <w:lang w:val="ru-RU"/>
        </w:rPr>
        <w:t>] + 50 [</w:t>
      </w:r>
      <w:r>
        <w:t>mana</w:t>
      </w:r>
      <w:r w:rsidRPr="00060D51">
        <w:rPr>
          <w:lang w:val="ru-RU"/>
        </w:rPr>
        <w:t xml:space="preserve">] </w:t>
      </w:r>
      <w:r>
        <w:rPr>
          <w:lang w:val="ru-RU"/>
        </w:rPr>
        <w:t>за уровень</w:t>
      </w:r>
      <w:r w:rsidRPr="00060D51">
        <w:rPr>
          <w:lang w:val="ru-RU"/>
        </w:rPr>
        <w:t xml:space="preserve"> </w:t>
      </w:r>
      <w:r w:rsidR="00C62E5F" w:rsidRPr="00060D51">
        <w:rPr>
          <w:lang w:val="ru-RU"/>
        </w:rPr>
        <w:t>-&gt; 50</w:t>
      </w:r>
      <w:r w:rsidR="00D9766D" w:rsidRPr="00060D51">
        <w:rPr>
          <w:lang w:val="ru-RU"/>
        </w:rPr>
        <w:t xml:space="preserve"> </w:t>
      </w:r>
      <w:r w:rsidR="00C62E5F" w:rsidRPr="00060D51">
        <w:rPr>
          <w:lang w:val="ru-RU"/>
        </w:rPr>
        <w:t>[</w:t>
      </w:r>
      <w:r w:rsidR="00C62E5F">
        <w:t>mana</w:t>
      </w:r>
      <w:r w:rsidR="00C62E5F" w:rsidRPr="00060D51">
        <w:rPr>
          <w:lang w:val="ru-RU"/>
        </w:rPr>
        <w:t>] + 25 [</w:t>
      </w:r>
      <w:r w:rsidR="00C62E5F">
        <w:t>mana</w:t>
      </w:r>
      <w:r w:rsidR="00C62E5F" w:rsidRPr="00060D51">
        <w:rPr>
          <w:lang w:val="ru-RU"/>
        </w:rPr>
        <w:t>] за уровень</w:t>
      </w:r>
    </w:p>
    <w:p w14:paraId="17738D8F" w14:textId="5DC363CF" w:rsidR="00C62E5F" w:rsidRDefault="0085662C">
      <w:pPr>
        <w:pStyle w:val="a9"/>
        <w:numPr>
          <w:ilvl w:val="2"/>
          <w:numId w:val="67"/>
        </w:numPr>
        <w:rPr>
          <w:lang w:val="ru-RU"/>
        </w:rPr>
      </w:pPr>
      <w:r w:rsidRPr="0085662C">
        <w:rPr>
          <w:lang w:val="ru-RU"/>
        </w:rPr>
        <w:t>2</w:t>
      </w:r>
      <w:r w:rsidRPr="00060D51">
        <w:rPr>
          <w:lang w:val="ru-RU"/>
        </w:rPr>
        <w:t>0</w:t>
      </w:r>
      <w:r>
        <w:rPr>
          <w:lang w:val="ru-RU"/>
        </w:rPr>
        <w:t xml:space="preserve"> </w:t>
      </w:r>
      <w:r w:rsidRPr="00D9766D">
        <w:rPr>
          <w:lang w:val="ru-RU"/>
        </w:rPr>
        <w:t>[</w:t>
      </w:r>
      <w:proofErr w:type="spellStart"/>
      <w:r w:rsidRPr="00D9766D">
        <w:rPr>
          <w:lang w:val="ru-RU"/>
        </w:rPr>
        <w:t>souls</w:t>
      </w:r>
      <w:proofErr w:type="spellEnd"/>
      <w:r w:rsidRPr="00D9766D">
        <w:rPr>
          <w:lang w:val="ru-RU"/>
        </w:rPr>
        <w:t>]</w:t>
      </w:r>
      <w:r w:rsidRPr="0085662C">
        <w:rPr>
          <w:lang w:val="ru-RU"/>
        </w:rPr>
        <w:t xml:space="preserve"> + </w:t>
      </w:r>
      <w:r w:rsidR="00060D51" w:rsidRPr="00060D51">
        <w:rPr>
          <w:lang w:val="ru-RU"/>
        </w:rPr>
        <w:t>1</w:t>
      </w:r>
      <w:r>
        <w:rPr>
          <w:lang w:val="ru-RU"/>
        </w:rPr>
        <w:t>0</w:t>
      </w:r>
      <w:r w:rsidRPr="0085662C">
        <w:rPr>
          <w:lang w:val="ru-RU"/>
        </w:rPr>
        <w:t xml:space="preserve"> [</w:t>
      </w:r>
      <w:proofErr w:type="spellStart"/>
      <w:r w:rsidRPr="00D9766D">
        <w:rPr>
          <w:lang w:val="ru-RU"/>
        </w:rPr>
        <w:t>souls</w:t>
      </w:r>
      <w:proofErr w:type="spellEnd"/>
      <w:r w:rsidRPr="0085662C">
        <w:rPr>
          <w:lang w:val="ru-RU"/>
        </w:rPr>
        <w:t xml:space="preserve">] </w:t>
      </w:r>
      <w:r>
        <w:rPr>
          <w:lang w:val="ru-RU"/>
        </w:rPr>
        <w:t>за уров</w:t>
      </w:r>
      <w:r w:rsidR="00060D51">
        <w:rPr>
          <w:lang w:val="ru-RU"/>
        </w:rPr>
        <w:t>ень</w:t>
      </w:r>
      <w:r w:rsidRPr="0085662C">
        <w:rPr>
          <w:lang w:val="ru-RU"/>
        </w:rPr>
        <w:t xml:space="preserve"> </w:t>
      </w:r>
      <w:r w:rsidR="00C62E5F" w:rsidRPr="0085662C">
        <w:rPr>
          <w:lang w:val="ru-RU"/>
        </w:rPr>
        <w:t>-&gt; 40</w:t>
      </w:r>
      <w:r w:rsidR="00D9766D">
        <w:rPr>
          <w:lang w:val="ru-RU"/>
        </w:rPr>
        <w:t xml:space="preserve"> </w:t>
      </w:r>
      <w:r w:rsidR="00D9766D" w:rsidRPr="00D9766D">
        <w:rPr>
          <w:lang w:val="ru-RU"/>
        </w:rPr>
        <w:t>[</w:t>
      </w:r>
      <w:proofErr w:type="spellStart"/>
      <w:r w:rsidR="00D9766D" w:rsidRPr="00D9766D">
        <w:rPr>
          <w:lang w:val="ru-RU"/>
        </w:rPr>
        <w:t>souls</w:t>
      </w:r>
      <w:proofErr w:type="spellEnd"/>
      <w:r w:rsidR="00D9766D" w:rsidRPr="00D9766D">
        <w:rPr>
          <w:lang w:val="ru-RU"/>
        </w:rPr>
        <w:t>]</w:t>
      </w:r>
      <w:r w:rsidR="00D9766D" w:rsidRPr="0085662C">
        <w:rPr>
          <w:lang w:val="ru-RU"/>
        </w:rPr>
        <w:t xml:space="preserve"> + 2</w:t>
      </w:r>
      <w:r w:rsidR="00D9766D">
        <w:rPr>
          <w:lang w:val="ru-RU"/>
        </w:rPr>
        <w:t>0</w:t>
      </w:r>
      <w:r w:rsidR="00D9766D" w:rsidRPr="0085662C">
        <w:rPr>
          <w:lang w:val="ru-RU"/>
        </w:rPr>
        <w:t xml:space="preserve"> [</w:t>
      </w:r>
      <w:proofErr w:type="spellStart"/>
      <w:r w:rsidR="00D9766D" w:rsidRPr="00D9766D">
        <w:rPr>
          <w:lang w:val="ru-RU"/>
        </w:rPr>
        <w:t>souls</w:t>
      </w:r>
      <w:proofErr w:type="spellEnd"/>
      <w:r w:rsidR="00D9766D" w:rsidRPr="0085662C">
        <w:rPr>
          <w:lang w:val="ru-RU"/>
        </w:rPr>
        <w:t xml:space="preserve">] </w:t>
      </w:r>
      <w:r w:rsidR="00D9766D">
        <w:rPr>
          <w:lang w:val="ru-RU"/>
        </w:rPr>
        <w:t>за уровень</w:t>
      </w:r>
    </w:p>
    <w:p w14:paraId="269EF73E" w14:textId="77777777" w:rsidR="0049779A" w:rsidRPr="0049779A" w:rsidRDefault="0049779A" w:rsidP="0049779A">
      <w:pPr>
        <w:pStyle w:val="1"/>
      </w:pPr>
      <w:r>
        <w:rPr>
          <w:lang w:val="ru-RU"/>
        </w:rPr>
        <w:t>Классы</w:t>
      </w:r>
      <w:r w:rsidRPr="00B16271">
        <w:t xml:space="preserve"> </w:t>
      </w:r>
      <w:r>
        <w:rPr>
          <w:lang w:val="ru-RU"/>
        </w:rPr>
        <w:t>героев</w:t>
      </w:r>
      <w:r w:rsidRPr="00B16271">
        <w:t xml:space="preserve"> (Hero classes)</w:t>
      </w:r>
    </w:p>
    <w:p w14:paraId="3B7FCEA7" w14:textId="77777777" w:rsidR="0049779A" w:rsidRPr="0049779A" w:rsidRDefault="0049779A" w:rsidP="0049779A">
      <w:pPr>
        <w:pStyle w:val="21"/>
      </w:pPr>
      <w:r w:rsidRPr="00BA2B9C">
        <w:t xml:space="preserve">[ranger] </w:t>
      </w:r>
      <w:proofErr w:type="spellStart"/>
      <w:r w:rsidRPr="00F7654A">
        <w:t>Рейнджер</w:t>
      </w:r>
      <w:proofErr w:type="spellEnd"/>
      <w:r>
        <w:t xml:space="preserve"> (R</w:t>
      </w:r>
      <w:r w:rsidRPr="00F7654A">
        <w:t>anger</w:t>
      </w:r>
      <w:r>
        <w:t>)</w:t>
      </w:r>
    </w:p>
    <w:p w14:paraId="3127C14C" w14:textId="77777777" w:rsidR="0049779A" w:rsidRDefault="0049779A">
      <w:pPr>
        <w:pStyle w:val="a9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Пассивная способность - </w:t>
      </w:r>
      <w:r w:rsidRPr="00597302">
        <w:rPr>
          <w:lang w:val="ru-RU"/>
        </w:rPr>
        <w:t>Смертельный выстрел</w:t>
      </w:r>
      <w:r>
        <w:rPr>
          <w:lang w:val="ru-RU"/>
        </w:rPr>
        <w:t xml:space="preserve"> (</w:t>
      </w:r>
      <w:r w:rsidRPr="00597302">
        <w:t>Kill</w:t>
      </w:r>
      <w:r w:rsidRPr="00597302">
        <w:rPr>
          <w:lang w:val="ru-RU"/>
        </w:rPr>
        <w:t xml:space="preserve"> </w:t>
      </w:r>
      <w:r w:rsidRPr="00597302">
        <w:t>Shot</w:t>
      </w:r>
      <w:r>
        <w:rPr>
          <w:lang w:val="ru-RU"/>
        </w:rPr>
        <w:t>)</w:t>
      </w:r>
    </w:p>
    <w:p w14:paraId="5D2F5846" w14:textId="36124627" w:rsidR="0049779A" w:rsidRDefault="0049779A">
      <w:pPr>
        <w:pStyle w:val="a9"/>
        <w:numPr>
          <w:ilvl w:val="1"/>
          <w:numId w:val="47"/>
        </w:numPr>
        <w:rPr>
          <w:lang w:val="ru-RU"/>
        </w:rPr>
      </w:pPr>
      <w:r>
        <w:rPr>
          <w:lang w:val="ru-RU"/>
        </w:rPr>
        <w:t xml:space="preserve">Теперь не перезаряжает </w:t>
      </w:r>
      <w:r w:rsidR="00557D95">
        <w:rPr>
          <w:lang w:val="ru-RU"/>
        </w:rPr>
        <w:t>способности,</w:t>
      </w:r>
      <w:r>
        <w:rPr>
          <w:lang w:val="ru-RU"/>
        </w:rPr>
        <w:t xml:space="preserve"> работающие один раз за бой</w:t>
      </w:r>
    </w:p>
    <w:p w14:paraId="7C5A6332" w14:textId="47EBB2EA" w:rsidR="0049779A" w:rsidRDefault="0049779A">
      <w:pPr>
        <w:pStyle w:val="a9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222F32">
        <w:rPr>
          <w:lang w:val="ru-RU"/>
        </w:rPr>
        <w:t xml:space="preserve">Универсальный застрельщик </w:t>
      </w:r>
      <w:r>
        <w:rPr>
          <w:lang w:val="ru-RU"/>
        </w:rPr>
        <w:t>(</w:t>
      </w:r>
      <w:r w:rsidRPr="006428D6">
        <w:t>Versatile</w:t>
      </w:r>
      <w:r w:rsidRPr="00222F32">
        <w:rPr>
          <w:lang w:val="ru-RU"/>
        </w:rPr>
        <w:t xml:space="preserve"> </w:t>
      </w:r>
      <w:r w:rsidRPr="006428D6">
        <w:t>Skirmisher</w:t>
      </w:r>
      <w:r>
        <w:rPr>
          <w:lang w:val="ru-RU"/>
        </w:rPr>
        <w:t>)</w:t>
      </w:r>
    </w:p>
    <w:p w14:paraId="329C7957" w14:textId="77777777" w:rsidR="0049779A" w:rsidRDefault="0049779A">
      <w:pPr>
        <w:pStyle w:val="a9"/>
        <w:numPr>
          <w:ilvl w:val="1"/>
          <w:numId w:val="47"/>
        </w:numPr>
        <w:rPr>
          <w:lang w:val="ru-RU"/>
        </w:rPr>
      </w:pPr>
      <w:r>
        <w:rPr>
          <w:lang w:val="ru-RU"/>
        </w:rPr>
        <w:t>Теперь не получает бонусы за атаку препятствий</w:t>
      </w:r>
    </w:p>
    <w:p w14:paraId="37E7C1F8" w14:textId="60A1DC50" w:rsidR="0049779A" w:rsidRDefault="0049779A">
      <w:pPr>
        <w:pStyle w:val="a9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834728">
        <w:rPr>
          <w:lang w:val="ru-RU"/>
        </w:rPr>
        <w:t xml:space="preserve">Снайперский выстрел </w:t>
      </w:r>
      <w:r>
        <w:rPr>
          <w:lang w:val="ru-RU"/>
        </w:rPr>
        <w:t>(</w:t>
      </w:r>
      <w:r w:rsidRPr="00795A3D">
        <w:t>Sniper</w:t>
      </w:r>
      <w:r w:rsidRPr="00834728">
        <w:rPr>
          <w:lang w:val="ru-RU"/>
        </w:rPr>
        <w:t xml:space="preserve"> </w:t>
      </w:r>
      <w:r w:rsidRPr="00795A3D">
        <w:t>Shot</w:t>
      </w:r>
      <w:r>
        <w:rPr>
          <w:lang w:val="ru-RU"/>
        </w:rPr>
        <w:t>)</w:t>
      </w:r>
    </w:p>
    <w:p w14:paraId="510905E2" w14:textId="77777777" w:rsidR="0049779A" w:rsidRDefault="0049779A">
      <w:pPr>
        <w:pStyle w:val="a9"/>
        <w:numPr>
          <w:ilvl w:val="1"/>
          <w:numId w:val="47"/>
        </w:numPr>
        <w:rPr>
          <w:lang w:val="ru-RU"/>
        </w:rPr>
      </w:pPr>
      <w:r>
        <w:rPr>
          <w:lang w:val="ru-RU"/>
        </w:rPr>
        <w:t>Убран тег - Однократная атака (</w:t>
      </w:r>
      <w:r w:rsidRPr="0022585C">
        <w:rPr>
          <w:lang w:val="ru-RU"/>
        </w:rPr>
        <w:t xml:space="preserve">Single </w:t>
      </w:r>
      <w:proofErr w:type="spellStart"/>
      <w:r w:rsidRPr="0022585C">
        <w:rPr>
          <w:lang w:val="ru-RU"/>
        </w:rPr>
        <w:t>Shot</w:t>
      </w:r>
      <w:proofErr w:type="spellEnd"/>
      <w:r>
        <w:rPr>
          <w:lang w:val="ru-RU"/>
        </w:rPr>
        <w:t>)</w:t>
      </w:r>
    </w:p>
    <w:p w14:paraId="6233912E" w14:textId="355FEAF5" w:rsidR="0049779A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 w:rsidRPr="0022585C">
        <w:rPr>
          <w:rFonts w:asciiTheme="minorHAnsi" w:hAnsiTheme="minorHAnsi"/>
          <w:lang w:val="ru-RU"/>
        </w:rPr>
        <w:t xml:space="preserve">Добавлен тег - </w:t>
      </w:r>
      <w:r w:rsidR="004D1C9F" w:rsidRPr="00127F87">
        <w:rPr>
          <w:rFonts w:asciiTheme="minorHAnsi" w:hAnsiTheme="minorHAnsi"/>
          <w:lang w:val="ru-RU"/>
        </w:rPr>
        <w:t>Не перезаряжаемые</w:t>
      </w:r>
      <w:r w:rsidRPr="00127F87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(</w:t>
      </w:r>
      <w:r w:rsidRPr="00127F87">
        <w:rPr>
          <w:rFonts w:asciiTheme="minorHAnsi" w:hAnsiTheme="minorHAnsi"/>
        </w:rPr>
        <w:t>Can</w:t>
      </w:r>
      <w:r w:rsidRPr="00127F87">
        <w:rPr>
          <w:rFonts w:asciiTheme="minorHAnsi" w:hAnsiTheme="minorHAnsi"/>
          <w:lang w:val="ru-RU"/>
        </w:rPr>
        <w:t>'</w:t>
      </w:r>
      <w:r w:rsidRPr="00127F87">
        <w:rPr>
          <w:rFonts w:asciiTheme="minorHAnsi" w:hAnsiTheme="minorHAnsi"/>
        </w:rPr>
        <w:t>t</w:t>
      </w:r>
      <w:r w:rsidRPr="00127F87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be</w:t>
      </w:r>
      <w:r w:rsidRPr="00127F87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refreshed</w:t>
      </w:r>
      <w:r>
        <w:rPr>
          <w:rFonts w:asciiTheme="minorHAnsi" w:hAnsiTheme="minorHAnsi"/>
          <w:lang w:val="ru-RU"/>
        </w:rPr>
        <w:t>)</w:t>
      </w:r>
    </w:p>
    <w:p w14:paraId="6F5588FF" w14:textId="61175096" w:rsidR="0049779A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Точность попадания изменена</w:t>
      </w:r>
    </w:p>
    <w:p w14:paraId="3F757F12" w14:textId="77777777" w:rsidR="0049779A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90% </w:t>
      </w:r>
      <w:r w:rsidRPr="008A5639">
        <w:rPr>
          <w:rFonts w:asciiTheme="minorHAnsi" w:hAnsiTheme="minorHAnsi"/>
          <w:lang w:val="ru-RU"/>
        </w:rPr>
        <w:t>[</w:t>
      </w:r>
      <w:proofErr w:type="spellStart"/>
      <w:r w:rsidRPr="008A5639">
        <w:rPr>
          <w:rFonts w:asciiTheme="minorHAnsi" w:hAnsiTheme="minorHAnsi"/>
          <w:lang w:val="ru-RU"/>
        </w:rPr>
        <w:t>accuracy</w:t>
      </w:r>
      <w:proofErr w:type="spellEnd"/>
      <w:r w:rsidRPr="008A5639">
        <w:rPr>
          <w:rFonts w:asciiTheme="minorHAnsi" w:hAnsiTheme="minorHAnsi"/>
          <w:lang w:val="ru-RU"/>
        </w:rPr>
        <w:t>]</w:t>
      </w:r>
      <w:r>
        <w:rPr>
          <w:rFonts w:asciiTheme="minorHAnsi" w:hAnsiTheme="minorHAnsi"/>
          <w:lang w:val="ru-RU"/>
        </w:rPr>
        <w:t xml:space="preserve"> -</w:t>
      </w:r>
      <w:r w:rsidRPr="0000392A">
        <w:rPr>
          <w:rFonts w:asciiTheme="minorHAnsi" w:hAnsiTheme="minorHAnsi"/>
          <w:lang w:val="ru-RU"/>
        </w:rPr>
        <w:t xml:space="preserve">&gt; </w:t>
      </w:r>
      <w:r w:rsidRPr="00E12EF4">
        <w:rPr>
          <w:rFonts w:asciiTheme="minorHAnsi" w:hAnsiTheme="minorHAnsi"/>
          <w:lang w:val="ru-RU"/>
        </w:rPr>
        <w:t>Всегда попадает в цель</w:t>
      </w:r>
      <w:r w:rsidRPr="00AC2E5B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(</w:t>
      </w:r>
      <w:r w:rsidRPr="00AC2E5B">
        <w:rPr>
          <w:rFonts w:asciiTheme="minorHAnsi" w:hAnsiTheme="minorHAnsi"/>
          <w:lang w:val="ru-RU"/>
        </w:rPr>
        <w:t xml:space="preserve">Always </w:t>
      </w:r>
      <w:proofErr w:type="spellStart"/>
      <w:r w:rsidRPr="00AC2E5B">
        <w:rPr>
          <w:rFonts w:asciiTheme="minorHAnsi" w:hAnsiTheme="minorHAnsi"/>
          <w:lang w:val="ru-RU"/>
        </w:rPr>
        <w:t>Hits</w:t>
      </w:r>
      <w:proofErr w:type="spellEnd"/>
      <w:r>
        <w:rPr>
          <w:rFonts w:asciiTheme="minorHAnsi" w:hAnsiTheme="minorHAnsi"/>
          <w:lang w:val="ru-RU"/>
        </w:rPr>
        <w:t xml:space="preserve">) </w:t>
      </w:r>
      <w:r w:rsidRPr="008A5639">
        <w:rPr>
          <w:rFonts w:asciiTheme="minorHAnsi" w:hAnsiTheme="minorHAnsi"/>
          <w:lang w:val="ru-RU"/>
        </w:rPr>
        <w:t>[</w:t>
      </w:r>
      <w:proofErr w:type="spellStart"/>
      <w:r w:rsidRPr="008A5639">
        <w:rPr>
          <w:rFonts w:asciiTheme="minorHAnsi" w:hAnsiTheme="minorHAnsi"/>
          <w:lang w:val="ru-RU"/>
        </w:rPr>
        <w:t>accuracy</w:t>
      </w:r>
      <w:proofErr w:type="spellEnd"/>
      <w:r w:rsidRPr="008A5639">
        <w:rPr>
          <w:rFonts w:asciiTheme="minorHAnsi" w:hAnsiTheme="minorHAnsi"/>
          <w:lang w:val="ru-RU"/>
        </w:rPr>
        <w:t>]</w:t>
      </w:r>
    </w:p>
    <w:p w14:paraId="1998A6B0" w14:textId="41FEA546" w:rsidR="0049779A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Перераспределены множители урона для типов предметов</w:t>
      </w:r>
    </w:p>
    <w:p w14:paraId="103F7CEA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lastRenderedPageBreak/>
        <w:t>Арбалет</w:t>
      </w:r>
      <w:r>
        <w:rPr>
          <w:rFonts w:asciiTheme="minorHAnsi" w:hAnsiTheme="minorHAnsi"/>
          <w:lang w:val="ru-RU"/>
        </w:rPr>
        <w:t xml:space="preserve"> (</w:t>
      </w:r>
      <w:r w:rsidRPr="009C6E60">
        <w:rPr>
          <w:rFonts w:asciiTheme="minorHAnsi" w:hAnsiTheme="minorHAnsi"/>
        </w:rPr>
        <w:t>Crossbow</w:t>
      </w:r>
      <w:r>
        <w:rPr>
          <w:rFonts w:asciiTheme="minorHAnsi" w:hAnsiTheme="minorHAnsi"/>
          <w:lang w:val="ru-RU"/>
        </w:rPr>
        <w:t>) = 1</w:t>
      </w:r>
    </w:p>
    <w:p w14:paraId="6EA7E1B7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Парящие кинжалы</w:t>
      </w:r>
      <w:r>
        <w:rPr>
          <w:rFonts w:asciiTheme="minorHAnsi" w:hAnsiTheme="minorHAnsi"/>
          <w:lang w:val="ru-RU"/>
        </w:rPr>
        <w:t xml:space="preserve"> (</w:t>
      </w:r>
      <w:r w:rsidRPr="00B06FD8">
        <w:rPr>
          <w:rFonts w:asciiTheme="minorHAnsi" w:hAnsiTheme="minorHAnsi"/>
        </w:rPr>
        <w:t>Floating Daggers</w:t>
      </w:r>
      <w:r>
        <w:rPr>
          <w:rFonts w:asciiTheme="minorHAnsi" w:hAnsiTheme="minorHAnsi"/>
          <w:lang w:val="ru-RU"/>
        </w:rPr>
        <w:t>) = 1</w:t>
      </w:r>
    </w:p>
    <w:p w14:paraId="398B18F9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proofErr w:type="spellStart"/>
      <w:r w:rsidRPr="000C11A7">
        <w:rPr>
          <w:rFonts w:asciiTheme="minorHAnsi" w:hAnsiTheme="minorHAnsi"/>
          <w:lang w:val="ru-RU"/>
        </w:rPr>
        <w:t>Ма</w:t>
      </w:r>
      <w:r>
        <w:rPr>
          <w:rFonts w:asciiTheme="minorHAnsi" w:hAnsiTheme="minorHAnsi"/>
          <w:lang w:val="ru-RU"/>
        </w:rPr>
        <w:t>г</w:t>
      </w:r>
      <w:r w:rsidRPr="000C11A7">
        <w:rPr>
          <w:rFonts w:asciiTheme="minorHAnsi" w:hAnsiTheme="minorHAnsi"/>
          <w:lang w:val="ru-RU"/>
        </w:rPr>
        <w:t>острел</w:t>
      </w:r>
      <w:proofErr w:type="spellEnd"/>
      <w:r>
        <w:rPr>
          <w:rFonts w:asciiTheme="minorHAnsi" w:hAnsiTheme="minorHAnsi"/>
          <w:lang w:val="ru-RU"/>
        </w:rPr>
        <w:t xml:space="preserve"> (</w:t>
      </w:r>
      <w:proofErr w:type="spellStart"/>
      <w:r w:rsidRPr="00B06FD8">
        <w:rPr>
          <w:rFonts w:asciiTheme="minorHAnsi" w:hAnsiTheme="minorHAnsi"/>
        </w:rPr>
        <w:t>Magelock</w:t>
      </w:r>
      <w:proofErr w:type="spellEnd"/>
      <w:r>
        <w:rPr>
          <w:rFonts w:asciiTheme="minorHAnsi" w:hAnsiTheme="minorHAnsi"/>
          <w:lang w:val="ru-RU"/>
        </w:rPr>
        <w:t>) = 1.3</w:t>
      </w:r>
    </w:p>
    <w:p w14:paraId="2849ED16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Великий лук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06FD8">
        <w:rPr>
          <w:rFonts w:asciiTheme="minorHAnsi" w:hAnsiTheme="minorHAnsi"/>
        </w:rPr>
        <w:t>Greatbow</w:t>
      </w:r>
      <w:proofErr w:type="spellEnd"/>
      <w:r>
        <w:rPr>
          <w:rFonts w:asciiTheme="minorHAnsi" w:hAnsiTheme="minorHAnsi"/>
          <w:lang w:val="ru-RU"/>
        </w:rPr>
        <w:t>) = 1.65</w:t>
      </w:r>
    </w:p>
    <w:p w14:paraId="37193CA9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Лук</w:t>
      </w:r>
      <w:r>
        <w:rPr>
          <w:rFonts w:asciiTheme="minorHAnsi" w:hAnsiTheme="minorHAnsi"/>
          <w:lang w:val="ru-RU"/>
        </w:rPr>
        <w:t xml:space="preserve"> (</w:t>
      </w:r>
      <w:r w:rsidRPr="00B06FD8">
        <w:rPr>
          <w:rFonts w:asciiTheme="minorHAnsi" w:hAnsiTheme="minorHAnsi"/>
        </w:rPr>
        <w:t>Bow</w:t>
      </w:r>
      <w:r>
        <w:rPr>
          <w:rFonts w:asciiTheme="minorHAnsi" w:hAnsiTheme="minorHAnsi"/>
          <w:lang w:val="ru-RU"/>
        </w:rPr>
        <w:t>) = 2.1</w:t>
      </w:r>
    </w:p>
    <w:p w14:paraId="5E38E6CD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Трубка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E9438C">
        <w:rPr>
          <w:rFonts w:asciiTheme="minorHAnsi" w:hAnsiTheme="minorHAnsi"/>
          <w:lang w:val="ru-RU"/>
        </w:rPr>
        <w:t>Blowgun</w:t>
      </w:r>
      <w:proofErr w:type="spellEnd"/>
      <w:r>
        <w:rPr>
          <w:rFonts w:asciiTheme="minorHAnsi" w:hAnsiTheme="minorHAnsi"/>
          <w:lang w:val="ru-RU"/>
        </w:rPr>
        <w:t>) = 2.1</w:t>
      </w:r>
    </w:p>
    <w:p w14:paraId="47FB2448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арбалет</w:t>
      </w:r>
      <w:r w:rsidRPr="00DE715C">
        <w:rPr>
          <w:rFonts w:asciiTheme="minorHAnsi" w:hAnsiTheme="minorHAnsi"/>
        </w:rPr>
        <w:t xml:space="preserve"> (Sword and Crossbow) = 2.1</w:t>
      </w:r>
    </w:p>
    <w:p w14:paraId="08ABC7E2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Пистоль</w:t>
      </w:r>
      <w:r w:rsidRPr="00DE715C">
        <w:rPr>
          <w:rFonts w:asciiTheme="minorHAnsi" w:hAnsiTheme="minorHAnsi"/>
        </w:rPr>
        <w:t xml:space="preserve"> (Pistol and Sword) = 2.1</w:t>
      </w:r>
    </w:p>
    <w:p w14:paraId="411FE7E4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Дротик</w:t>
      </w:r>
      <w:r>
        <w:rPr>
          <w:rFonts w:asciiTheme="minorHAnsi" w:hAnsiTheme="minorHAnsi"/>
          <w:lang w:val="ru-RU"/>
        </w:rPr>
        <w:t xml:space="preserve"> (</w:t>
      </w:r>
      <w:r w:rsidRPr="00DE715C">
        <w:rPr>
          <w:rFonts w:asciiTheme="minorHAnsi" w:hAnsiTheme="minorHAnsi"/>
          <w:lang w:val="ru-RU"/>
        </w:rPr>
        <w:t>Javelin</w:t>
      </w:r>
      <w:r>
        <w:rPr>
          <w:rFonts w:asciiTheme="minorHAnsi" w:hAnsiTheme="minorHAnsi"/>
          <w:lang w:val="ru-RU"/>
        </w:rPr>
        <w:t>) = 1.8</w:t>
      </w:r>
    </w:p>
    <w:p w14:paraId="000FF7EA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Кинжал</w:t>
      </w:r>
      <w:r w:rsidRPr="00DE715C">
        <w:rPr>
          <w:rFonts w:asciiTheme="minorHAnsi" w:hAnsiTheme="minorHAnsi"/>
        </w:rPr>
        <w:t xml:space="preserve"> (Sword and </w:t>
      </w:r>
      <w:r w:rsidRPr="004D0380">
        <w:rPr>
          <w:rFonts w:asciiTheme="minorHAnsi" w:hAnsiTheme="minorHAnsi"/>
        </w:rPr>
        <w:t>Daggers</w:t>
      </w:r>
      <w:r w:rsidRPr="00DE715C">
        <w:rPr>
          <w:rFonts w:asciiTheme="minorHAnsi" w:hAnsiTheme="minorHAnsi"/>
        </w:rPr>
        <w:t>) = 1.8</w:t>
      </w:r>
    </w:p>
    <w:p w14:paraId="7FA67690" w14:textId="77777777" w:rsidR="0049779A" w:rsidRPr="00317E7E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317E7E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Сеть</w:t>
      </w:r>
      <w:r w:rsidRPr="00317E7E">
        <w:rPr>
          <w:rFonts w:asciiTheme="minorHAnsi" w:hAnsiTheme="minorHAnsi"/>
        </w:rPr>
        <w:t xml:space="preserve"> (Sword and Net) = 1.8</w:t>
      </w:r>
    </w:p>
    <w:p w14:paraId="301F791C" w14:textId="77777777" w:rsidR="0049779A" w:rsidRPr="00C07BD3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E9438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кнут</w:t>
      </w:r>
      <w:r w:rsidRPr="00E9438C">
        <w:rPr>
          <w:rFonts w:asciiTheme="minorHAnsi" w:hAnsiTheme="minorHAnsi"/>
        </w:rPr>
        <w:t xml:space="preserve"> (Sword and Whip) = 1.8</w:t>
      </w:r>
    </w:p>
    <w:p w14:paraId="427605F5" w14:textId="284F4900" w:rsidR="0049779A" w:rsidRPr="00D430A9" w:rsidRDefault="0049779A">
      <w:pPr>
        <w:pStyle w:val="ae"/>
        <w:numPr>
          <w:ilvl w:val="0"/>
          <w:numId w:val="47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D430A9">
        <w:rPr>
          <w:lang w:val="ru-RU"/>
        </w:rPr>
        <w:t>Выстрел залпом</w:t>
      </w:r>
      <w:r>
        <w:rPr>
          <w:lang w:val="ru-RU"/>
        </w:rPr>
        <w:t xml:space="preserve"> (</w:t>
      </w:r>
      <w:r w:rsidRPr="00D430A9">
        <w:t>Scatter</w:t>
      </w:r>
      <w:r w:rsidRPr="00D430A9">
        <w:rPr>
          <w:lang w:val="ru-RU"/>
        </w:rPr>
        <w:t xml:space="preserve"> </w:t>
      </w:r>
      <w:r w:rsidRPr="00D430A9">
        <w:t>Shot</w:t>
      </w:r>
      <w:r>
        <w:rPr>
          <w:lang w:val="ru-RU"/>
        </w:rPr>
        <w:t>)</w:t>
      </w:r>
    </w:p>
    <w:p w14:paraId="44CF593A" w14:textId="0A50D2D7" w:rsidR="0049779A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 w:rsidRPr="0022585C">
        <w:rPr>
          <w:rFonts w:asciiTheme="minorHAnsi" w:hAnsiTheme="minorHAnsi"/>
          <w:lang w:val="ru-RU"/>
        </w:rPr>
        <w:t xml:space="preserve">Добавлен тег - </w:t>
      </w:r>
      <w:r w:rsidR="004D1C9F" w:rsidRPr="00127F87">
        <w:rPr>
          <w:rFonts w:asciiTheme="minorHAnsi" w:hAnsiTheme="minorHAnsi"/>
          <w:lang w:val="ru-RU"/>
        </w:rPr>
        <w:t>Не перезаряжаемые</w:t>
      </w:r>
      <w:r w:rsidRPr="00127F87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(</w:t>
      </w:r>
      <w:r w:rsidRPr="00127F87">
        <w:rPr>
          <w:rFonts w:asciiTheme="minorHAnsi" w:hAnsiTheme="minorHAnsi"/>
        </w:rPr>
        <w:t>Can</w:t>
      </w:r>
      <w:r w:rsidRPr="00127F87">
        <w:rPr>
          <w:rFonts w:asciiTheme="minorHAnsi" w:hAnsiTheme="minorHAnsi"/>
          <w:lang w:val="ru-RU"/>
        </w:rPr>
        <w:t>'</w:t>
      </w:r>
      <w:r w:rsidRPr="00127F87">
        <w:rPr>
          <w:rFonts w:asciiTheme="minorHAnsi" w:hAnsiTheme="minorHAnsi"/>
        </w:rPr>
        <w:t>t</w:t>
      </w:r>
      <w:r w:rsidRPr="00127F87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be</w:t>
      </w:r>
      <w:r w:rsidRPr="00127F87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refreshed</w:t>
      </w:r>
      <w:r>
        <w:rPr>
          <w:rFonts w:asciiTheme="minorHAnsi" w:hAnsiTheme="minorHAnsi"/>
          <w:lang w:val="ru-RU"/>
        </w:rPr>
        <w:t>)</w:t>
      </w:r>
    </w:p>
    <w:p w14:paraId="619EDC03" w14:textId="567B6262" w:rsidR="0049779A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Перераспределены множители урона для типов предметов</w:t>
      </w:r>
    </w:p>
    <w:p w14:paraId="266B460B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Арбалет</w:t>
      </w:r>
      <w:r>
        <w:rPr>
          <w:rFonts w:asciiTheme="minorHAnsi" w:hAnsiTheme="minorHAnsi"/>
          <w:lang w:val="ru-RU"/>
        </w:rPr>
        <w:t xml:space="preserve"> (</w:t>
      </w:r>
      <w:r w:rsidRPr="009C6E60">
        <w:rPr>
          <w:rFonts w:asciiTheme="minorHAnsi" w:hAnsiTheme="minorHAnsi"/>
        </w:rPr>
        <w:t>Crossbow</w:t>
      </w:r>
      <w:r>
        <w:rPr>
          <w:rFonts w:asciiTheme="minorHAnsi" w:hAnsiTheme="minorHAnsi"/>
          <w:lang w:val="ru-RU"/>
        </w:rPr>
        <w:t>) = 0</w:t>
      </w:r>
      <w:r>
        <w:rPr>
          <w:rFonts w:asciiTheme="minorHAnsi" w:hAnsiTheme="minorHAnsi"/>
        </w:rPr>
        <w:t>.5</w:t>
      </w:r>
    </w:p>
    <w:p w14:paraId="7C6ADD7F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Парящие кинжалы</w:t>
      </w:r>
      <w:r>
        <w:rPr>
          <w:rFonts w:asciiTheme="minorHAnsi" w:hAnsiTheme="minorHAnsi"/>
          <w:lang w:val="ru-RU"/>
        </w:rPr>
        <w:t xml:space="preserve"> (</w:t>
      </w:r>
      <w:r w:rsidRPr="00B06FD8">
        <w:rPr>
          <w:rFonts w:asciiTheme="minorHAnsi" w:hAnsiTheme="minorHAnsi"/>
        </w:rPr>
        <w:t>Floating Daggers</w:t>
      </w:r>
      <w:r>
        <w:rPr>
          <w:rFonts w:asciiTheme="minorHAnsi" w:hAnsiTheme="minorHAnsi"/>
          <w:lang w:val="ru-RU"/>
        </w:rPr>
        <w:t>) = 0</w:t>
      </w:r>
      <w:r>
        <w:rPr>
          <w:rFonts w:asciiTheme="minorHAnsi" w:hAnsiTheme="minorHAnsi"/>
        </w:rPr>
        <w:t>.5</w:t>
      </w:r>
    </w:p>
    <w:p w14:paraId="2AC0589C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proofErr w:type="spellStart"/>
      <w:r w:rsidRPr="000C11A7">
        <w:rPr>
          <w:rFonts w:asciiTheme="minorHAnsi" w:hAnsiTheme="minorHAnsi"/>
          <w:lang w:val="ru-RU"/>
        </w:rPr>
        <w:t>Ма</w:t>
      </w:r>
      <w:r>
        <w:rPr>
          <w:rFonts w:asciiTheme="minorHAnsi" w:hAnsiTheme="minorHAnsi"/>
          <w:lang w:val="ru-RU"/>
        </w:rPr>
        <w:t>г</w:t>
      </w:r>
      <w:r w:rsidRPr="000C11A7">
        <w:rPr>
          <w:rFonts w:asciiTheme="minorHAnsi" w:hAnsiTheme="minorHAnsi"/>
          <w:lang w:val="ru-RU"/>
        </w:rPr>
        <w:t>острел</w:t>
      </w:r>
      <w:proofErr w:type="spellEnd"/>
      <w:r>
        <w:rPr>
          <w:rFonts w:asciiTheme="minorHAnsi" w:hAnsiTheme="minorHAnsi"/>
          <w:lang w:val="ru-RU"/>
        </w:rPr>
        <w:t xml:space="preserve"> (</w:t>
      </w:r>
      <w:proofErr w:type="spellStart"/>
      <w:r w:rsidRPr="00B06FD8">
        <w:rPr>
          <w:rFonts w:asciiTheme="minorHAnsi" w:hAnsiTheme="minorHAnsi"/>
        </w:rPr>
        <w:t>Magelock</w:t>
      </w:r>
      <w:proofErr w:type="spellEnd"/>
      <w:r>
        <w:rPr>
          <w:rFonts w:asciiTheme="minorHAnsi" w:hAnsiTheme="minorHAnsi"/>
          <w:lang w:val="ru-RU"/>
        </w:rPr>
        <w:t>) = 0</w:t>
      </w:r>
      <w:r>
        <w:rPr>
          <w:rFonts w:asciiTheme="minorHAnsi" w:hAnsiTheme="minorHAnsi"/>
        </w:rPr>
        <w:t>.5</w:t>
      </w:r>
    </w:p>
    <w:p w14:paraId="30141BBC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Великий лук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06FD8">
        <w:rPr>
          <w:rFonts w:asciiTheme="minorHAnsi" w:hAnsiTheme="minorHAnsi"/>
        </w:rPr>
        <w:t>Greatbow</w:t>
      </w:r>
      <w:proofErr w:type="spellEnd"/>
      <w:r>
        <w:rPr>
          <w:rFonts w:asciiTheme="minorHAnsi" w:hAnsiTheme="minorHAnsi"/>
          <w:lang w:val="ru-RU"/>
        </w:rPr>
        <w:t xml:space="preserve">) = </w:t>
      </w:r>
      <w:r>
        <w:rPr>
          <w:rFonts w:asciiTheme="minorHAnsi" w:hAnsiTheme="minorHAnsi"/>
        </w:rPr>
        <w:t>1</w:t>
      </w:r>
    </w:p>
    <w:p w14:paraId="0E78C495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Лук</w:t>
      </w:r>
      <w:r>
        <w:rPr>
          <w:rFonts w:asciiTheme="minorHAnsi" w:hAnsiTheme="minorHAnsi"/>
          <w:lang w:val="ru-RU"/>
        </w:rPr>
        <w:t xml:space="preserve"> (</w:t>
      </w:r>
      <w:r w:rsidRPr="00B06FD8">
        <w:rPr>
          <w:rFonts w:asciiTheme="minorHAnsi" w:hAnsiTheme="minorHAnsi"/>
        </w:rPr>
        <w:t>Bow</w:t>
      </w:r>
      <w:r>
        <w:rPr>
          <w:rFonts w:asciiTheme="minorHAnsi" w:hAnsiTheme="minorHAnsi"/>
          <w:lang w:val="ru-RU"/>
        </w:rPr>
        <w:t xml:space="preserve">) = </w:t>
      </w:r>
      <w:r>
        <w:rPr>
          <w:rFonts w:asciiTheme="minorHAnsi" w:hAnsiTheme="minorHAnsi"/>
        </w:rPr>
        <w:t>1</w:t>
      </w:r>
    </w:p>
    <w:p w14:paraId="4A1A2DF8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Трубка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E9438C">
        <w:rPr>
          <w:rFonts w:asciiTheme="minorHAnsi" w:hAnsiTheme="minorHAnsi"/>
          <w:lang w:val="ru-RU"/>
        </w:rPr>
        <w:t>Blowgun</w:t>
      </w:r>
      <w:proofErr w:type="spellEnd"/>
      <w:r>
        <w:rPr>
          <w:rFonts w:asciiTheme="minorHAnsi" w:hAnsiTheme="minorHAnsi"/>
          <w:lang w:val="ru-RU"/>
        </w:rPr>
        <w:t xml:space="preserve">) = </w:t>
      </w:r>
      <w:r>
        <w:rPr>
          <w:rFonts w:asciiTheme="minorHAnsi" w:hAnsiTheme="minorHAnsi"/>
        </w:rPr>
        <w:t>1</w:t>
      </w:r>
    </w:p>
    <w:p w14:paraId="69625284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арбалет</w:t>
      </w:r>
      <w:r w:rsidRPr="00DE715C">
        <w:rPr>
          <w:rFonts w:asciiTheme="minorHAnsi" w:hAnsiTheme="minorHAnsi"/>
        </w:rPr>
        <w:t xml:space="preserve"> (Sword and Crossbow)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7C048078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Пистоль</w:t>
      </w:r>
      <w:r w:rsidRPr="00DE715C">
        <w:rPr>
          <w:rFonts w:asciiTheme="minorHAnsi" w:hAnsiTheme="minorHAnsi"/>
        </w:rPr>
        <w:t xml:space="preserve"> (Pistol and Sword)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53C178B9" w14:textId="77777777" w:rsidR="0049779A" w:rsidRPr="000C11A7" w:rsidRDefault="0049779A">
      <w:pPr>
        <w:pStyle w:val="ae"/>
        <w:numPr>
          <w:ilvl w:val="2"/>
          <w:numId w:val="47"/>
        </w:numPr>
        <w:rPr>
          <w:rFonts w:asciiTheme="minorHAnsi" w:hAnsiTheme="minorHAnsi"/>
          <w:lang w:val="ru-RU"/>
        </w:rPr>
      </w:pPr>
      <w:r w:rsidRPr="000C11A7">
        <w:rPr>
          <w:rFonts w:asciiTheme="minorHAnsi" w:hAnsiTheme="minorHAnsi"/>
          <w:lang w:val="ru-RU"/>
        </w:rPr>
        <w:t>Дротик</w:t>
      </w:r>
      <w:r>
        <w:rPr>
          <w:rFonts w:asciiTheme="minorHAnsi" w:hAnsiTheme="minorHAnsi"/>
          <w:lang w:val="ru-RU"/>
        </w:rPr>
        <w:t xml:space="preserve"> (</w:t>
      </w:r>
      <w:r w:rsidRPr="00DE715C">
        <w:rPr>
          <w:rFonts w:asciiTheme="minorHAnsi" w:hAnsiTheme="minorHAnsi"/>
          <w:lang w:val="ru-RU"/>
        </w:rPr>
        <w:t>Javelin</w:t>
      </w:r>
      <w:r>
        <w:rPr>
          <w:rFonts w:asciiTheme="minorHAnsi" w:hAnsiTheme="minorHAnsi"/>
          <w:lang w:val="ru-RU"/>
        </w:rPr>
        <w:t xml:space="preserve">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4041383C" w14:textId="77777777" w:rsidR="0049779A" w:rsidRPr="00DE715C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DE715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Кинжал</w:t>
      </w:r>
      <w:r w:rsidRPr="00DE715C">
        <w:rPr>
          <w:rFonts w:asciiTheme="minorHAnsi" w:hAnsiTheme="minorHAnsi"/>
        </w:rPr>
        <w:t xml:space="preserve"> (Sword and </w:t>
      </w:r>
      <w:r w:rsidRPr="004D0380">
        <w:rPr>
          <w:rFonts w:asciiTheme="minorHAnsi" w:hAnsiTheme="minorHAnsi"/>
        </w:rPr>
        <w:t>Daggers</w:t>
      </w:r>
      <w:r w:rsidRPr="00DE715C">
        <w:rPr>
          <w:rFonts w:asciiTheme="minorHAnsi" w:hAnsiTheme="minorHAnsi"/>
        </w:rPr>
        <w:t xml:space="preserve">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21172646" w14:textId="77777777" w:rsidR="0049779A" w:rsidRPr="00317E7E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317E7E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Сеть</w:t>
      </w:r>
      <w:r w:rsidRPr="00317E7E">
        <w:rPr>
          <w:rFonts w:asciiTheme="minorHAnsi" w:hAnsiTheme="minorHAnsi"/>
        </w:rPr>
        <w:t xml:space="preserve"> (Sword and Net)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1024020E" w14:textId="77777777" w:rsidR="0049779A" w:rsidRDefault="0049779A">
      <w:pPr>
        <w:pStyle w:val="ae"/>
        <w:numPr>
          <w:ilvl w:val="2"/>
          <w:numId w:val="47"/>
        </w:numPr>
        <w:rPr>
          <w:rFonts w:asciiTheme="minorHAnsi" w:hAnsiTheme="minorHAnsi"/>
        </w:rPr>
      </w:pPr>
      <w:r w:rsidRPr="000C11A7">
        <w:rPr>
          <w:rFonts w:asciiTheme="minorHAnsi" w:hAnsiTheme="minorHAnsi"/>
          <w:lang w:val="ru-RU"/>
        </w:rPr>
        <w:t>Меч</w:t>
      </w:r>
      <w:r w:rsidRPr="00E9438C">
        <w:rPr>
          <w:rFonts w:asciiTheme="minorHAnsi" w:hAnsiTheme="minorHAnsi"/>
        </w:rPr>
        <w:t>-</w:t>
      </w:r>
      <w:r w:rsidRPr="000C11A7">
        <w:rPr>
          <w:rFonts w:asciiTheme="minorHAnsi" w:hAnsiTheme="minorHAnsi"/>
          <w:lang w:val="ru-RU"/>
        </w:rPr>
        <w:t>кнут</w:t>
      </w:r>
      <w:r w:rsidRPr="00E9438C">
        <w:rPr>
          <w:rFonts w:asciiTheme="minorHAnsi" w:hAnsiTheme="minorHAnsi"/>
        </w:rPr>
        <w:t xml:space="preserve"> (Sword and Whip) = </w:t>
      </w:r>
      <w:r w:rsidRPr="00D53712">
        <w:rPr>
          <w:rFonts w:asciiTheme="minorHAnsi" w:hAnsiTheme="minorHAnsi"/>
        </w:rPr>
        <w:t>0</w:t>
      </w:r>
      <w:r>
        <w:rPr>
          <w:rFonts w:asciiTheme="minorHAnsi" w:hAnsiTheme="minorHAnsi"/>
        </w:rPr>
        <w:t>.6</w:t>
      </w:r>
    </w:p>
    <w:p w14:paraId="506F9685" w14:textId="7CBA7535" w:rsidR="0049779A" w:rsidRPr="00EE5B08" w:rsidRDefault="0049779A">
      <w:pPr>
        <w:pStyle w:val="ae"/>
        <w:numPr>
          <w:ilvl w:val="0"/>
          <w:numId w:val="47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Pr="00EE5B08">
        <w:rPr>
          <w:lang w:val="ru-RU"/>
        </w:rPr>
        <w:t xml:space="preserve"> Мгновенный выстрел (</w:t>
      </w:r>
      <w:r w:rsidRPr="00EE5B08">
        <w:t>Snapshot</w:t>
      </w:r>
      <w:r w:rsidRPr="00EE5B08">
        <w:rPr>
          <w:lang w:val="ru-RU"/>
        </w:rPr>
        <w:t>)</w:t>
      </w:r>
    </w:p>
    <w:p w14:paraId="63EE5870" w14:textId="7B2C661D" w:rsidR="0049779A" w:rsidRPr="009C3B7D" w:rsidRDefault="0049779A">
      <w:pPr>
        <w:pStyle w:val="ae"/>
        <w:numPr>
          <w:ilvl w:val="1"/>
          <w:numId w:val="47"/>
        </w:numPr>
        <w:rPr>
          <w:rFonts w:asciiTheme="minorHAnsi" w:hAnsiTheme="minorHAnsi"/>
          <w:lang w:val="ru-RU"/>
        </w:rPr>
      </w:pPr>
      <w:r w:rsidRPr="0022585C">
        <w:rPr>
          <w:rFonts w:asciiTheme="minorHAnsi" w:hAnsiTheme="minorHAnsi"/>
          <w:lang w:val="ru-RU"/>
        </w:rPr>
        <w:t>Добавлен</w:t>
      </w:r>
      <w:r w:rsidRPr="009C3B7D">
        <w:rPr>
          <w:rFonts w:asciiTheme="minorHAnsi" w:hAnsiTheme="minorHAnsi"/>
          <w:lang w:val="ru-RU"/>
        </w:rPr>
        <w:t xml:space="preserve"> </w:t>
      </w:r>
      <w:r w:rsidRPr="0022585C">
        <w:rPr>
          <w:rFonts w:asciiTheme="minorHAnsi" w:hAnsiTheme="minorHAnsi"/>
          <w:lang w:val="ru-RU"/>
        </w:rPr>
        <w:t>тег</w:t>
      </w:r>
      <w:r w:rsidRPr="009C3B7D">
        <w:rPr>
          <w:rFonts w:asciiTheme="minorHAnsi" w:hAnsiTheme="minorHAnsi"/>
          <w:lang w:val="ru-RU"/>
        </w:rPr>
        <w:t xml:space="preserve"> - </w:t>
      </w:r>
      <w:r w:rsidR="004D1C9F" w:rsidRPr="00127F87">
        <w:rPr>
          <w:rFonts w:asciiTheme="minorHAnsi" w:hAnsiTheme="minorHAnsi"/>
          <w:lang w:val="ru-RU"/>
        </w:rPr>
        <w:t>Не перезаряжаемые</w:t>
      </w:r>
      <w:r w:rsidRPr="009C3B7D">
        <w:rPr>
          <w:rFonts w:asciiTheme="minorHAnsi" w:hAnsiTheme="minorHAnsi"/>
          <w:lang w:val="ru-RU"/>
        </w:rPr>
        <w:t xml:space="preserve"> (</w:t>
      </w:r>
      <w:r w:rsidRPr="00127F87">
        <w:rPr>
          <w:rFonts w:asciiTheme="minorHAnsi" w:hAnsiTheme="minorHAnsi"/>
        </w:rPr>
        <w:t>Can</w:t>
      </w:r>
      <w:r w:rsidRPr="009C3B7D">
        <w:rPr>
          <w:rFonts w:asciiTheme="minorHAnsi" w:hAnsiTheme="minorHAnsi"/>
          <w:lang w:val="ru-RU"/>
        </w:rPr>
        <w:t>'</w:t>
      </w:r>
      <w:r w:rsidRPr="00127F87">
        <w:rPr>
          <w:rFonts w:asciiTheme="minorHAnsi" w:hAnsiTheme="minorHAnsi"/>
        </w:rPr>
        <w:t>t</w:t>
      </w:r>
      <w:r w:rsidRPr="009C3B7D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be</w:t>
      </w:r>
      <w:r w:rsidRPr="009C3B7D">
        <w:rPr>
          <w:rFonts w:asciiTheme="minorHAnsi" w:hAnsiTheme="minorHAnsi"/>
          <w:lang w:val="ru-RU"/>
        </w:rPr>
        <w:t xml:space="preserve"> </w:t>
      </w:r>
      <w:r w:rsidRPr="00127F87">
        <w:rPr>
          <w:rFonts w:asciiTheme="minorHAnsi" w:hAnsiTheme="minorHAnsi"/>
        </w:rPr>
        <w:t>refreshed</w:t>
      </w:r>
      <w:r w:rsidRPr="009C3B7D">
        <w:rPr>
          <w:rFonts w:asciiTheme="minorHAnsi" w:hAnsiTheme="minorHAnsi"/>
          <w:lang w:val="ru-RU"/>
        </w:rPr>
        <w:t>)</w:t>
      </w:r>
    </w:p>
    <w:p w14:paraId="49C39EA6" w14:textId="77777777" w:rsidR="0049779A" w:rsidRDefault="0049779A" w:rsidP="0049779A">
      <w:pPr>
        <w:pStyle w:val="21"/>
      </w:pPr>
      <w:r w:rsidRPr="005C71EF">
        <w:t xml:space="preserve">[ritualist] </w:t>
      </w:r>
      <w:proofErr w:type="spellStart"/>
      <w:r>
        <w:rPr>
          <w:lang w:val="ru-RU"/>
        </w:rPr>
        <w:t>Ритуалист</w:t>
      </w:r>
      <w:proofErr w:type="spellEnd"/>
      <w:r w:rsidRPr="005C71EF">
        <w:t xml:space="preserve"> (</w:t>
      </w:r>
      <w:r>
        <w:t>R</w:t>
      </w:r>
      <w:r w:rsidRPr="005C71EF">
        <w:t>itualist)</w:t>
      </w:r>
    </w:p>
    <w:p w14:paraId="70AA1799" w14:textId="6C66E55B" w:rsidR="0049779A" w:rsidRDefault="0049779A">
      <w:pPr>
        <w:pStyle w:val="a9"/>
        <w:numPr>
          <w:ilvl w:val="0"/>
          <w:numId w:val="48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E32681">
        <w:t>Обновление</w:t>
      </w:r>
      <w:proofErr w:type="spellEnd"/>
      <w:r>
        <w:rPr>
          <w:lang w:val="ru-RU"/>
        </w:rPr>
        <w:t xml:space="preserve"> (</w:t>
      </w:r>
      <w:r w:rsidRPr="00FA5C59">
        <w:t>Rejuvenate</w:t>
      </w:r>
      <w:r>
        <w:rPr>
          <w:lang w:val="ru-RU"/>
        </w:rPr>
        <w:t>)</w:t>
      </w:r>
    </w:p>
    <w:p w14:paraId="48584BDB" w14:textId="77777777" w:rsidR="0049779A" w:rsidRDefault="0049779A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>Снятие негативных эффектов 1 -</w:t>
      </w:r>
      <w:r>
        <w:t>&gt;</w:t>
      </w:r>
      <w:r>
        <w:rPr>
          <w:lang w:val="ru-RU"/>
        </w:rPr>
        <w:t xml:space="preserve"> 2</w:t>
      </w:r>
    </w:p>
    <w:p w14:paraId="7E62F363" w14:textId="54EB1604" w:rsidR="0049779A" w:rsidRDefault="0049779A">
      <w:pPr>
        <w:pStyle w:val="a9"/>
        <w:numPr>
          <w:ilvl w:val="0"/>
          <w:numId w:val="48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604476">
        <w:t>Реинкарнация</w:t>
      </w:r>
      <w:proofErr w:type="spellEnd"/>
      <w:r w:rsidRPr="00604476">
        <w:rPr>
          <w:lang w:val="ru-RU"/>
        </w:rPr>
        <w:t xml:space="preserve"> </w:t>
      </w:r>
      <w:r>
        <w:rPr>
          <w:lang w:val="ru-RU"/>
        </w:rPr>
        <w:t>(</w:t>
      </w:r>
      <w:r w:rsidRPr="00604476">
        <w:t>Reincarnate</w:t>
      </w:r>
      <w:r>
        <w:rPr>
          <w:lang w:val="ru-RU"/>
        </w:rPr>
        <w:t>)</w:t>
      </w:r>
    </w:p>
    <w:p w14:paraId="35200D35" w14:textId="77777777" w:rsidR="0049779A" w:rsidRPr="00A338F6" w:rsidRDefault="0049779A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 xml:space="preserve">Теперь - </w:t>
      </w:r>
      <w:r w:rsidRPr="00A338F6">
        <w:rPr>
          <w:lang w:val="ru-RU"/>
        </w:rPr>
        <w:t>Бесплатное действие</w:t>
      </w:r>
      <w:r>
        <w:rPr>
          <w:lang w:val="ru-RU"/>
        </w:rPr>
        <w:t xml:space="preserve"> (</w:t>
      </w:r>
      <w:r w:rsidRPr="00E82AC2">
        <w:t>Free</w:t>
      </w:r>
      <w:r w:rsidRPr="00E82AC2">
        <w:rPr>
          <w:lang w:val="ru-RU"/>
        </w:rPr>
        <w:t xml:space="preserve"> </w:t>
      </w:r>
      <w:r w:rsidRPr="00E82AC2">
        <w:t>Action</w:t>
      </w:r>
      <w:r>
        <w:rPr>
          <w:lang w:val="ru-RU"/>
        </w:rPr>
        <w:t>)</w:t>
      </w:r>
    </w:p>
    <w:p w14:paraId="29A787FE" w14:textId="77777777" w:rsidR="0049779A" w:rsidRDefault="0049779A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 xml:space="preserve">Теперь - </w:t>
      </w:r>
      <w:r w:rsidRPr="00E82AC2">
        <w:rPr>
          <w:lang w:val="ru-RU"/>
        </w:rPr>
        <w:t>Можно использовать только один раз за битву</w:t>
      </w:r>
    </w:p>
    <w:p w14:paraId="1F8053BF" w14:textId="16C79A6D" w:rsidR="00045534" w:rsidRDefault="003B4D3D">
      <w:pPr>
        <w:pStyle w:val="a9"/>
        <w:numPr>
          <w:ilvl w:val="0"/>
          <w:numId w:val="48"/>
        </w:numPr>
        <w:rPr>
          <w:lang w:val="ru-RU"/>
        </w:rPr>
      </w:pPr>
      <w:r w:rsidRPr="003B4D3D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Pr="003B4D3D">
        <w:rPr>
          <w:lang w:val="ru-RU"/>
        </w:rPr>
        <w:t xml:space="preserve"> Враждебные заросли (</w:t>
      </w:r>
      <w:proofErr w:type="spellStart"/>
      <w:r w:rsidRPr="003B4D3D">
        <w:rPr>
          <w:lang w:val="ru-RU"/>
        </w:rPr>
        <w:t>Hostile</w:t>
      </w:r>
      <w:proofErr w:type="spellEnd"/>
      <w:r w:rsidRPr="003B4D3D">
        <w:rPr>
          <w:lang w:val="ru-RU"/>
        </w:rPr>
        <w:t xml:space="preserve"> </w:t>
      </w:r>
      <w:proofErr w:type="spellStart"/>
      <w:r w:rsidRPr="003B4D3D">
        <w:rPr>
          <w:lang w:val="ru-RU"/>
        </w:rPr>
        <w:t>Wildgrowth</w:t>
      </w:r>
      <w:proofErr w:type="spellEnd"/>
      <w:r w:rsidRPr="003B4D3D">
        <w:rPr>
          <w:lang w:val="ru-RU"/>
        </w:rPr>
        <w:t>)</w:t>
      </w:r>
    </w:p>
    <w:p w14:paraId="456D9955" w14:textId="17DFE92C" w:rsidR="003B4D3D" w:rsidRDefault="003B4D3D">
      <w:pPr>
        <w:pStyle w:val="a9"/>
        <w:numPr>
          <w:ilvl w:val="1"/>
          <w:numId w:val="48"/>
        </w:numPr>
        <w:rPr>
          <w:lang w:val="ru-RU"/>
        </w:rPr>
      </w:pPr>
      <w:r w:rsidRPr="003B4D3D">
        <w:rPr>
          <w:lang w:val="ru-RU"/>
        </w:rPr>
        <w:t>Теперь используется за одно очко (Single Action)</w:t>
      </w:r>
    </w:p>
    <w:p w14:paraId="344382F6" w14:textId="4A751CDB" w:rsidR="003B4D3D" w:rsidRDefault="003B4D3D">
      <w:pPr>
        <w:pStyle w:val="a9"/>
        <w:numPr>
          <w:ilvl w:val="1"/>
          <w:numId w:val="48"/>
        </w:numPr>
        <w:rPr>
          <w:lang w:val="ru-RU"/>
        </w:rPr>
      </w:pPr>
      <w:r w:rsidRPr="003B4D3D">
        <w:rPr>
          <w:lang w:val="ru-RU"/>
        </w:rPr>
        <w:t>Уменьшен</w:t>
      </w:r>
      <w:r w:rsidR="00251537">
        <w:rPr>
          <w:lang w:val="ru-RU"/>
        </w:rPr>
        <w:t>а</w:t>
      </w:r>
      <w:r w:rsidRPr="003B4D3D">
        <w:rPr>
          <w:lang w:val="ru-RU"/>
        </w:rPr>
        <w:t xml:space="preserve"> </w:t>
      </w:r>
      <w:r w:rsidR="00251537">
        <w:rPr>
          <w:lang w:val="ru-RU"/>
        </w:rPr>
        <w:t>дальность</w:t>
      </w:r>
      <w:r w:rsidRPr="003B4D3D">
        <w:rPr>
          <w:lang w:val="ru-RU"/>
        </w:rPr>
        <w:t xml:space="preserve"> применения 6 -&gt; 4 [</w:t>
      </w:r>
      <w:proofErr w:type="spellStart"/>
      <w:r w:rsidRPr="003B4D3D">
        <w:rPr>
          <w:lang w:val="ru-RU"/>
        </w:rPr>
        <w:t>range</w:t>
      </w:r>
      <w:proofErr w:type="spellEnd"/>
      <w:r w:rsidRPr="003B4D3D">
        <w:rPr>
          <w:lang w:val="ru-RU"/>
        </w:rPr>
        <w:t>]</w:t>
      </w:r>
    </w:p>
    <w:p w14:paraId="1B18D7AB" w14:textId="77777777" w:rsidR="0049779A" w:rsidRDefault="0049779A" w:rsidP="0049779A">
      <w:pPr>
        <w:pStyle w:val="21"/>
        <w:rPr>
          <w:lang w:val="ru-RU"/>
        </w:rPr>
      </w:pPr>
      <w:r w:rsidRPr="00B613C7">
        <w:t>[</w:t>
      </w:r>
      <w:proofErr w:type="spellStart"/>
      <w:r w:rsidRPr="00B613C7">
        <w:t>battlesaint</w:t>
      </w:r>
      <w:proofErr w:type="spellEnd"/>
      <w:r w:rsidRPr="00B613C7">
        <w:t xml:space="preserve">] </w:t>
      </w:r>
      <w:r>
        <w:rPr>
          <w:lang w:val="ru-RU"/>
        </w:rPr>
        <w:t>Святой</w:t>
      </w:r>
      <w:r w:rsidRPr="00B613C7">
        <w:t xml:space="preserve"> </w:t>
      </w:r>
      <w:r>
        <w:rPr>
          <w:lang w:val="ru-RU"/>
        </w:rPr>
        <w:t>битвы</w:t>
      </w:r>
      <w:r w:rsidRPr="00B613C7">
        <w:t xml:space="preserve"> (</w:t>
      </w:r>
      <w:proofErr w:type="spellStart"/>
      <w:r w:rsidRPr="00B613C7">
        <w:rPr>
          <w:rFonts w:asciiTheme="minorHAnsi" w:eastAsiaTheme="minorEastAsia" w:hAnsiTheme="minorHAnsi" w:cstheme="minorBidi"/>
          <w:sz w:val="22"/>
          <w:szCs w:val="22"/>
        </w:rPr>
        <w:t>Battlesaint</w:t>
      </w:r>
      <w:proofErr w:type="spellEnd"/>
      <w:r w:rsidRPr="00B613C7">
        <w:t>)</w:t>
      </w:r>
    </w:p>
    <w:p w14:paraId="23167E09" w14:textId="6A502E94" w:rsidR="0049779A" w:rsidRDefault="0049779A">
      <w:pPr>
        <w:pStyle w:val="ae"/>
        <w:numPr>
          <w:ilvl w:val="0"/>
          <w:numId w:val="49"/>
        </w:numPr>
        <w:rPr>
          <w:lang w:val="ru-RU"/>
        </w:rPr>
      </w:pPr>
      <w:r w:rsidRPr="00964DCE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964DCE">
        <w:t>Воскрешение</w:t>
      </w:r>
      <w:proofErr w:type="spellEnd"/>
      <w:r>
        <w:rPr>
          <w:lang w:val="ru-RU"/>
        </w:rPr>
        <w:t xml:space="preserve"> (</w:t>
      </w:r>
      <w:r w:rsidRPr="00CF3435">
        <w:t>Revive</w:t>
      </w:r>
      <w:r>
        <w:rPr>
          <w:lang w:val="ru-RU"/>
        </w:rPr>
        <w:t>)</w:t>
      </w:r>
    </w:p>
    <w:p w14:paraId="30EDDA9D" w14:textId="77777777" w:rsidR="0049779A" w:rsidRPr="00CF3435" w:rsidRDefault="0049779A">
      <w:pPr>
        <w:pStyle w:val="ae"/>
        <w:numPr>
          <w:ilvl w:val="1"/>
          <w:numId w:val="49"/>
        </w:numPr>
        <w:rPr>
          <w:lang w:val="ru-RU"/>
        </w:rPr>
      </w:pPr>
      <w:r w:rsidRPr="00CF3435">
        <w:rPr>
          <w:lang w:val="ru-RU"/>
        </w:rPr>
        <w:t>Теперь - Бесплатное действие (Free Action)</w:t>
      </w:r>
    </w:p>
    <w:p w14:paraId="2FE88D7B" w14:textId="77777777" w:rsidR="0049779A" w:rsidRDefault="0049779A">
      <w:pPr>
        <w:pStyle w:val="ae"/>
        <w:numPr>
          <w:ilvl w:val="1"/>
          <w:numId w:val="49"/>
        </w:numPr>
        <w:rPr>
          <w:lang w:val="ru-RU"/>
        </w:rPr>
      </w:pPr>
      <w:r w:rsidRPr="00CF3435">
        <w:rPr>
          <w:lang w:val="ru-RU"/>
        </w:rPr>
        <w:t>Теперь - Можно использовать только один раз за битву</w:t>
      </w:r>
    </w:p>
    <w:p w14:paraId="0788765D" w14:textId="77777777" w:rsidR="0049779A" w:rsidRDefault="0049779A" w:rsidP="0049779A">
      <w:pPr>
        <w:pStyle w:val="21"/>
      </w:pPr>
      <w:r w:rsidRPr="00EE3C1B">
        <w:lastRenderedPageBreak/>
        <w:t>[warrior]</w:t>
      </w:r>
      <w:r>
        <w:t xml:space="preserve"> </w:t>
      </w:r>
      <w:r>
        <w:rPr>
          <w:lang w:val="ru-RU"/>
        </w:rPr>
        <w:t>Воин</w:t>
      </w:r>
      <w:r w:rsidRPr="000C1649">
        <w:t xml:space="preserve"> (</w:t>
      </w:r>
      <w:r>
        <w:t>Warrior</w:t>
      </w:r>
      <w:r w:rsidRPr="000C1649">
        <w:t>)</w:t>
      </w:r>
    </w:p>
    <w:p w14:paraId="193176A0" w14:textId="2BBFB336" w:rsidR="0049779A" w:rsidRPr="00A617DF" w:rsidRDefault="0049779A">
      <w:pPr>
        <w:pStyle w:val="a9"/>
        <w:numPr>
          <w:ilvl w:val="0"/>
          <w:numId w:val="49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A617DF">
        <w:rPr>
          <w:lang w:val="ru-RU"/>
        </w:rPr>
        <w:t xml:space="preserve">Благословенный натиск </w:t>
      </w:r>
      <w:r>
        <w:rPr>
          <w:lang w:val="ru-RU"/>
        </w:rPr>
        <w:t>(</w:t>
      </w:r>
      <w:proofErr w:type="spellStart"/>
      <w:r w:rsidRPr="00A617DF">
        <w:rPr>
          <w:lang w:val="ru-RU"/>
        </w:rPr>
        <w:t>Graceful</w:t>
      </w:r>
      <w:proofErr w:type="spellEnd"/>
      <w:r w:rsidRPr="00A617DF">
        <w:rPr>
          <w:lang w:val="ru-RU"/>
        </w:rPr>
        <w:t xml:space="preserve"> </w:t>
      </w:r>
      <w:proofErr w:type="spellStart"/>
      <w:r w:rsidRPr="00A617DF">
        <w:rPr>
          <w:lang w:val="ru-RU"/>
        </w:rPr>
        <w:t>Charge</w:t>
      </w:r>
      <w:proofErr w:type="spellEnd"/>
      <w:r>
        <w:rPr>
          <w:lang w:val="ru-RU"/>
        </w:rPr>
        <w:t>)</w:t>
      </w:r>
    </w:p>
    <w:p w14:paraId="19A08B61" w14:textId="77777777" w:rsidR="0049779A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 w:rsidRPr="00A617DF">
        <w:rPr>
          <w:rFonts w:asciiTheme="minorHAnsi" w:hAnsiTheme="minorHAnsi"/>
          <w:lang w:val="ru-RU"/>
        </w:rPr>
        <w:t>Теперь не получает бонусы за атаку препятствий</w:t>
      </w:r>
    </w:p>
    <w:p w14:paraId="3F0FC501" w14:textId="78D48D13" w:rsidR="0049779A" w:rsidRDefault="0049779A">
      <w:pPr>
        <w:pStyle w:val="ae"/>
        <w:numPr>
          <w:ilvl w:val="0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832FB1">
        <w:rPr>
          <w:rFonts w:asciiTheme="minorHAnsi" w:hAnsiTheme="minorHAnsi"/>
        </w:rPr>
        <w:t>Угнетатель</w:t>
      </w:r>
      <w:proofErr w:type="spellEnd"/>
      <w:r>
        <w:rPr>
          <w:rFonts w:asciiTheme="minorHAnsi" w:hAnsiTheme="minorHAnsi"/>
          <w:lang w:val="ru-RU"/>
        </w:rPr>
        <w:t xml:space="preserve"> (</w:t>
      </w:r>
      <w:proofErr w:type="spellStart"/>
      <w:r w:rsidRPr="004E3B01">
        <w:rPr>
          <w:rFonts w:asciiTheme="minorHAnsi" w:hAnsiTheme="minorHAnsi"/>
        </w:rPr>
        <w:t>Willbreaker</w:t>
      </w:r>
      <w:proofErr w:type="spellEnd"/>
      <w:r>
        <w:rPr>
          <w:rFonts w:asciiTheme="minorHAnsi" w:hAnsiTheme="minorHAnsi"/>
          <w:lang w:val="ru-RU"/>
        </w:rPr>
        <w:t>)</w:t>
      </w:r>
    </w:p>
    <w:p w14:paraId="5B059D1D" w14:textId="77777777" w:rsidR="0049779A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Теперь эффекты накладываются не гарантировано, а с шансом 60%</w:t>
      </w:r>
    </w:p>
    <w:p w14:paraId="01695501" w14:textId="44331387" w:rsidR="0049779A" w:rsidRPr="0006325A" w:rsidRDefault="0049779A">
      <w:pPr>
        <w:pStyle w:val="ae"/>
        <w:numPr>
          <w:ilvl w:val="0"/>
          <w:numId w:val="49"/>
        </w:numPr>
        <w:rPr>
          <w:rFonts w:asciiTheme="minorHAnsi" w:hAnsiTheme="minorHAnsi"/>
          <w:lang w:val="ru-RU"/>
        </w:rPr>
      </w:pPr>
      <w:r w:rsidRPr="00DF3A8D">
        <w:rPr>
          <w:rFonts w:asciiTheme="minorHAnsi" w:hAnsiTheme="minorHAnsi"/>
          <w:lang w:val="ru-RU"/>
        </w:rPr>
        <w:t xml:space="preserve"> </w:t>
      </w:r>
      <w:r w:rsidRPr="00964DCE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06325A">
        <w:rPr>
          <w:lang w:val="ru-RU"/>
        </w:rPr>
        <w:t>Второе дыхание</w:t>
      </w:r>
      <w:r>
        <w:rPr>
          <w:lang w:val="ru-RU"/>
        </w:rPr>
        <w:t xml:space="preserve"> (</w:t>
      </w:r>
      <w:r w:rsidRPr="0006325A">
        <w:t>Second</w:t>
      </w:r>
      <w:r w:rsidRPr="0006325A">
        <w:rPr>
          <w:lang w:val="ru-RU"/>
        </w:rPr>
        <w:t xml:space="preserve"> </w:t>
      </w:r>
      <w:r w:rsidRPr="0006325A">
        <w:t>Wind</w:t>
      </w:r>
      <w:r>
        <w:rPr>
          <w:lang w:val="ru-RU"/>
        </w:rPr>
        <w:t>)</w:t>
      </w:r>
    </w:p>
    <w:p w14:paraId="40EEB751" w14:textId="77777777" w:rsidR="0049779A" w:rsidRPr="00012792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>Удалено свойство -</w:t>
      </w:r>
      <w:r w:rsidRPr="007D0F21">
        <w:rPr>
          <w:rFonts w:ascii="Arial" w:hAnsi="Arial" w:cs="Arial"/>
          <w:color w:val="BBCDF6"/>
          <w:sz w:val="23"/>
          <w:szCs w:val="23"/>
          <w:shd w:val="clear" w:color="auto" w:fill="FFFFFF"/>
          <w:lang w:val="ru-RU"/>
        </w:rPr>
        <w:t xml:space="preserve"> </w:t>
      </w:r>
      <w:r w:rsidRPr="007D0F21">
        <w:rPr>
          <w:lang w:val="ru-RU"/>
        </w:rPr>
        <w:t>Эта способность перезаряжается после каждого убийства</w:t>
      </w:r>
    </w:p>
    <w:p w14:paraId="20FB81DC" w14:textId="77777777" w:rsidR="0049779A" w:rsidRPr="001410F7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Добавлена перезарядка 2 </w:t>
      </w:r>
      <w:r w:rsidRPr="001410F7">
        <w:rPr>
          <w:lang w:val="ru-RU"/>
        </w:rPr>
        <w:t>[</w:t>
      </w:r>
      <w:proofErr w:type="spellStart"/>
      <w:r w:rsidRPr="001410F7">
        <w:rPr>
          <w:lang w:val="ru-RU"/>
        </w:rPr>
        <w:t>turn</w:t>
      </w:r>
      <w:proofErr w:type="spellEnd"/>
      <w:r w:rsidRPr="001410F7">
        <w:rPr>
          <w:lang w:val="ru-RU"/>
        </w:rPr>
        <w:t>]</w:t>
      </w:r>
    </w:p>
    <w:p w14:paraId="6BB19548" w14:textId="77777777" w:rsidR="0049779A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Свойство </w:t>
      </w:r>
      <w:r w:rsidRPr="005C770C">
        <w:rPr>
          <w:rFonts w:asciiTheme="minorHAnsi" w:hAnsiTheme="minorHAnsi"/>
          <w:lang w:val="ru-RU"/>
        </w:rPr>
        <w:t>Увёртливость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E61F08">
        <w:rPr>
          <w:rFonts w:asciiTheme="minorHAnsi" w:hAnsiTheme="minorHAnsi"/>
          <w:lang w:val="ru-RU"/>
        </w:rPr>
        <w:t>Slippery</w:t>
      </w:r>
      <w:proofErr w:type="spellEnd"/>
      <w:r>
        <w:rPr>
          <w:rFonts w:asciiTheme="minorHAnsi" w:hAnsiTheme="minorHAnsi"/>
          <w:lang w:val="ru-RU"/>
        </w:rPr>
        <w:t xml:space="preserve">) заменено на </w:t>
      </w:r>
      <w:r w:rsidRPr="00E07F68">
        <w:rPr>
          <w:rFonts w:asciiTheme="minorHAnsi" w:hAnsiTheme="minorHAnsi"/>
          <w:lang w:val="ru-RU"/>
        </w:rPr>
        <w:t>Неуловимый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5C770C">
        <w:rPr>
          <w:rFonts w:asciiTheme="minorHAnsi" w:hAnsiTheme="minorHAnsi"/>
          <w:lang w:val="ru-RU"/>
        </w:rPr>
        <w:t>Fleeting</w:t>
      </w:r>
      <w:proofErr w:type="spellEnd"/>
      <w:r>
        <w:rPr>
          <w:rFonts w:asciiTheme="minorHAnsi" w:hAnsiTheme="minorHAnsi"/>
          <w:lang w:val="ru-RU"/>
        </w:rPr>
        <w:t>)</w:t>
      </w:r>
    </w:p>
    <w:p w14:paraId="16B8EC7C" w14:textId="77777777" w:rsidR="0049779A" w:rsidRDefault="0049779A" w:rsidP="0049779A">
      <w:pPr>
        <w:pStyle w:val="21"/>
      </w:pPr>
      <w:r w:rsidRPr="008A0B93">
        <w:t>[</w:t>
      </w:r>
      <w:proofErr w:type="spellStart"/>
      <w:r w:rsidRPr="008A0B93">
        <w:t>deathknight</w:t>
      </w:r>
      <w:proofErr w:type="spellEnd"/>
      <w:r w:rsidRPr="008A0B93">
        <w:t>]</w:t>
      </w:r>
      <w:r>
        <w:t xml:space="preserve"> </w:t>
      </w:r>
      <w:r w:rsidRPr="00A53871">
        <w:rPr>
          <w:lang w:val="ru-RU"/>
        </w:rPr>
        <w:t>Рыцарь</w:t>
      </w:r>
      <w:r w:rsidRPr="008A0B93">
        <w:t xml:space="preserve"> </w:t>
      </w:r>
      <w:r w:rsidRPr="00A53871">
        <w:rPr>
          <w:lang w:val="ru-RU"/>
        </w:rPr>
        <w:t>Смерти</w:t>
      </w:r>
      <w:r w:rsidRPr="008A0B93">
        <w:t xml:space="preserve"> (</w:t>
      </w:r>
      <w:r>
        <w:t>Death</w:t>
      </w:r>
      <w:r w:rsidRPr="008A0B93">
        <w:t xml:space="preserve"> </w:t>
      </w:r>
      <w:r>
        <w:t>Knight</w:t>
      </w:r>
      <w:r w:rsidRPr="008A0B93">
        <w:t>)</w:t>
      </w:r>
    </w:p>
    <w:p w14:paraId="4F55184E" w14:textId="4B889314" w:rsidR="0049779A" w:rsidRDefault="0049779A">
      <w:pPr>
        <w:pStyle w:val="ae"/>
        <w:numPr>
          <w:ilvl w:val="0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832FB1">
        <w:rPr>
          <w:rFonts w:asciiTheme="minorHAnsi" w:hAnsiTheme="minorHAnsi"/>
        </w:rPr>
        <w:t>Угнетатель</w:t>
      </w:r>
      <w:proofErr w:type="spellEnd"/>
      <w:r>
        <w:rPr>
          <w:rFonts w:asciiTheme="minorHAnsi" w:hAnsiTheme="minorHAnsi"/>
          <w:lang w:val="ru-RU"/>
        </w:rPr>
        <w:t xml:space="preserve"> (</w:t>
      </w:r>
      <w:proofErr w:type="spellStart"/>
      <w:r w:rsidRPr="004E3B01">
        <w:rPr>
          <w:rFonts w:asciiTheme="minorHAnsi" w:hAnsiTheme="minorHAnsi"/>
        </w:rPr>
        <w:t>Willbreaker</w:t>
      </w:r>
      <w:proofErr w:type="spellEnd"/>
      <w:r>
        <w:rPr>
          <w:rFonts w:asciiTheme="minorHAnsi" w:hAnsiTheme="minorHAnsi"/>
          <w:lang w:val="ru-RU"/>
        </w:rPr>
        <w:t>)</w:t>
      </w:r>
    </w:p>
    <w:p w14:paraId="0E923836" w14:textId="77777777" w:rsidR="0049779A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Теперь эффекты накладываются не гарантировано, а с шансом 60%</w:t>
      </w:r>
    </w:p>
    <w:p w14:paraId="1A833B39" w14:textId="18F6670E" w:rsidR="0049779A" w:rsidRPr="0006325A" w:rsidRDefault="0049779A">
      <w:pPr>
        <w:pStyle w:val="ae"/>
        <w:numPr>
          <w:ilvl w:val="0"/>
          <w:numId w:val="49"/>
        </w:numPr>
        <w:rPr>
          <w:rFonts w:asciiTheme="minorHAnsi" w:hAnsiTheme="minorHAnsi"/>
          <w:lang w:val="ru-RU"/>
        </w:rPr>
      </w:pPr>
      <w:r w:rsidRPr="00964DCE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06325A">
        <w:rPr>
          <w:lang w:val="ru-RU"/>
        </w:rPr>
        <w:t>Второе дыхание</w:t>
      </w:r>
      <w:r>
        <w:rPr>
          <w:lang w:val="ru-RU"/>
        </w:rPr>
        <w:t xml:space="preserve"> (</w:t>
      </w:r>
      <w:r w:rsidRPr="0006325A">
        <w:t>Second</w:t>
      </w:r>
      <w:r w:rsidRPr="0006325A">
        <w:rPr>
          <w:lang w:val="ru-RU"/>
        </w:rPr>
        <w:t xml:space="preserve"> </w:t>
      </w:r>
      <w:r w:rsidRPr="0006325A">
        <w:t>Wind</w:t>
      </w:r>
      <w:r>
        <w:rPr>
          <w:lang w:val="ru-RU"/>
        </w:rPr>
        <w:t>)</w:t>
      </w:r>
    </w:p>
    <w:p w14:paraId="3783B7C0" w14:textId="77777777" w:rsidR="0049779A" w:rsidRPr="00012792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>Удалено свойство -</w:t>
      </w:r>
      <w:r w:rsidRPr="007D0F21">
        <w:rPr>
          <w:rFonts w:ascii="Arial" w:hAnsi="Arial" w:cs="Arial"/>
          <w:color w:val="BBCDF6"/>
          <w:sz w:val="23"/>
          <w:szCs w:val="23"/>
          <w:shd w:val="clear" w:color="auto" w:fill="FFFFFF"/>
          <w:lang w:val="ru-RU"/>
        </w:rPr>
        <w:t xml:space="preserve"> </w:t>
      </w:r>
      <w:r w:rsidRPr="007D0F21">
        <w:rPr>
          <w:lang w:val="ru-RU"/>
        </w:rPr>
        <w:t>Эта способность перезаряжается после каждого убийства</w:t>
      </w:r>
    </w:p>
    <w:p w14:paraId="532D0383" w14:textId="77777777" w:rsidR="0049779A" w:rsidRPr="001410F7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Добавлена перезарядка 2 </w:t>
      </w:r>
      <w:r w:rsidRPr="001410F7">
        <w:rPr>
          <w:lang w:val="ru-RU"/>
        </w:rPr>
        <w:t>[</w:t>
      </w:r>
      <w:proofErr w:type="spellStart"/>
      <w:r w:rsidRPr="001410F7">
        <w:rPr>
          <w:lang w:val="ru-RU"/>
        </w:rPr>
        <w:t>turn</w:t>
      </w:r>
      <w:proofErr w:type="spellEnd"/>
      <w:r w:rsidRPr="001410F7">
        <w:rPr>
          <w:lang w:val="ru-RU"/>
        </w:rPr>
        <w:t>]</w:t>
      </w:r>
    </w:p>
    <w:p w14:paraId="00EC8C5D" w14:textId="77777777" w:rsidR="0049779A" w:rsidRPr="008A0B93" w:rsidRDefault="0049779A">
      <w:pPr>
        <w:pStyle w:val="ae"/>
        <w:numPr>
          <w:ilvl w:val="1"/>
          <w:numId w:val="49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Свойство </w:t>
      </w:r>
      <w:r w:rsidRPr="005C770C">
        <w:rPr>
          <w:rFonts w:asciiTheme="minorHAnsi" w:hAnsiTheme="minorHAnsi"/>
          <w:lang w:val="ru-RU"/>
        </w:rPr>
        <w:t>Увёртливость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E61F08">
        <w:rPr>
          <w:rFonts w:asciiTheme="minorHAnsi" w:hAnsiTheme="minorHAnsi"/>
          <w:lang w:val="ru-RU"/>
        </w:rPr>
        <w:t>Slippery</w:t>
      </w:r>
      <w:proofErr w:type="spellEnd"/>
      <w:r>
        <w:rPr>
          <w:rFonts w:asciiTheme="minorHAnsi" w:hAnsiTheme="minorHAnsi"/>
          <w:lang w:val="ru-RU"/>
        </w:rPr>
        <w:t xml:space="preserve">) заменено на </w:t>
      </w:r>
      <w:r w:rsidRPr="00E07F68">
        <w:rPr>
          <w:rFonts w:asciiTheme="minorHAnsi" w:hAnsiTheme="minorHAnsi"/>
          <w:lang w:val="ru-RU"/>
        </w:rPr>
        <w:t>Неуловимый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5C770C">
        <w:rPr>
          <w:rFonts w:asciiTheme="minorHAnsi" w:hAnsiTheme="minorHAnsi"/>
          <w:lang w:val="ru-RU"/>
        </w:rPr>
        <w:t>Fleeting</w:t>
      </w:r>
      <w:proofErr w:type="spellEnd"/>
      <w:r>
        <w:rPr>
          <w:rFonts w:asciiTheme="minorHAnsi" w:hAnsiTheme="minorHAnsi"/>
          <w:lang w:val="ru-RU"/>
        </w:rPr>
        <w:t>)</w:t>
      </w:r>
    </w:p>
    <w:p w14:paraId="0DD1821D" w14:textId="77777777" w:rsidR="0049779A" w:rsidRDefault="0049779A" w:rsidP="0049779A">
      <w:pPr>
        <w:pStyle w:val="21"/>
      </w:pPr>
      <w:r w:rsidRPr="00627224">
        <w:t>[</w:t>
      </w:r>
      <w:proofErr w:type="spellStart"/>
      <w:r w:rsidRPr="00627224">
        <w:t>defenderclass</w:t>
      </w:r>
      <w:proofErr w:type="spellEnd"/>
      <w:r w:rsidRPr="00627224">
        <w:t>]</w:t>
      </w:r>
      <w:r>
        <w:rPr>
          <w:lang w:val="ru-RU"/>
        </w:rPr>
        <w:t xml:space="preserve"> Защитник (</w:t>
      </w:r>
      <w:r>
        <w:t>Defender</w:t>
      </w:r>
      <w:r>
        <w:rPr>
          <w:lang w:val="ru-RU"/>
        </w:rPr>
        <w:t>)</w:t>
      </w:r>
    </w:p>
    <w:p w14:paraId="39793A19" w14:textId="7DF0651F" w:rsidR="0049779A" w:rsidRPr="001C7A4F" w:rsidRDefault="0049779A">
      <w:pPr>
        <w:pStyle w:val="a9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1C7A4F">
        <w:rPr>
          <w:lang w:val="ru-RU"/>
        </w:rPr>
        <w:t>Жизненные силы</w:t>
      </w:r>
      <w:r>
        <w:rPr>
          <w:lang w:val="ru-RU"/>
        </w:rPr>
        <w:t xml:space="preserve"> </w:t>
      </w:r>
      <w:r>
        <w:t>I</w:t>
      </w:r>
      <w:r w:rsidRPr="001C7A4F">
        <w:rPr>
          <w:lang w:val="ru-RU"/>
        </w:rPr>
        <w:t xml:space="preserve"> </w:t>
      </w:r>
      <w:r>
        <w:rPr>
          <w:lang w:val="ru-RU"/>
        </w:rPr>
        <w:t>(</w:t>
      </w:r>
      <w:r w:rsidRPr="001C7A4F">
        <w:t>Vigor</w:t>
      </w:r>
      <w:r w:rsidRPr="001C7A4F">
        <w:rPr>
          <w:lang w:val="ru-RU"/>
        </w:rPr>
        <w:t xml:space="preserve"> </w:t>
      </w:r>
      <w:r>
        <w:t>I</w:t>
      </w:r>
      <w:r>
        <w:rPr>
          <w:lang w:val="ru-RU"/>
        </w:rPr>
        <w:t>)</w:t>
      </w:r>
    </w:p>
    <w:p w14:paraId="7AB6B2D3" w14:textId="77777777" w:rsidR="0049779A" w:rsidRPr="001C7A4F" w:rsidRDefault="0049779A">
      <w:pPr>
        <w:pStyle w:val="a9"/>
        <w:numPr>
          <w:ilvl w:val="1"/>
          <w:numId w:val="50"/>
        </w:numPr>
        <w:rPr>
          <w:lang w:val="ru-RU"/>
        </w:rPr>
      </w:pPr>
      <w:r>
        <w:rPr>
          <w:lang w:val="ru-RU"/>
        </w:rPr>
        <w:t>Увеличен бонус +15 -</w:t>
      </w:r>
      <w:r>
        <w:t>&gt;</w:t>
      </w:r>
      <w:r>
        <w:rPr>
          <w:lang w:val="ru-RU"/>
        </w:rPr>
        <w:t xml:space="preserve"> +20 </w:t>
      </w:r>
      <w:r w:rsidRPr="00B971E3">
        <w:t>[hp]</w:t>
      </w:r>
    </w:p>
    <w:p w14:paraId="4DF733CD" w14:textId="4308CB00" w:rsidR="0049779A" w:rsidRPr="001C7A4F" w:rsidRDefault="0049779A">
      <w:pPr>
        <w:pStyle w:val="a9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1C7A4F">
        <w:rPr>
          <w:lang w:val="ru-RU"/>
        </w:rPr>
        <w:t>Жизненные силы</w:t>
      </w:r>
      <w:r>
        <w:rPr>
          <w:lang w:val="ru-RU"/>
        </w:rPr>
        <w:t xml:space="preserve"> </w:t>
      </w:r>
      <w:r>
        <w:t>II</w:t>
      </w:r>
      <w:r w:rsidRPr="001C7A4F">
        <w:rPr>
          <w:lang w:val="ru-RU"/>
        </w:rPr>
        <w:t xml:space="preserve"> </w:t>
      </w:r>
      <w:r>
        <w:rPr>
          <w:lang w:val="ru-RU"/>
        </w:rPr>
        <w:t>(</w:t>
      </w:r>
      <w:r w:rsidRPr="001C7A4F">
        <w:t>Vigor</w:t>
      </w:r>
      <w:r w:rsidRPr="001C7A4F">
        <w:rPr>
          <w:lang w:val="ru-RU"/>
        </w:rPr>
        <w:t xml:space="preserve"> </w:t>
      </w:r>
      <w:r>
        <w:t>II</w:t>
      </w:r>
      <w:r>
        <w:rPr>
          <w:lang w:val="ru-RU"/>
        </w:rPr>
        <w:t>)</w:t>
      </w:r>
    </w:p>
    <w:p w14:paraId="1F8B0FB9" w14:textId="77777777" w:rsidR="0049779A" w:rsidRPr="00DD2662" w:rsidRDefault="0049779A">
      <w:pPr>
        <w:pStyle w:val="a9"/>
        <w:numPr>
          <w:ilvl w:val="1"/>
          <w:numId w:val="50"/>
        </w:numPr>
        <w:rPr>
          <w:lang w:val="ru-RU"/>
        </w:rPr>
      </w:pPr>
      <w:r>
        <w:rPr>
          <w:lang w:val="ru-RU"/>
        </w:rPr>
        <w:t>Увеличен бонус +15 -</w:t>
      </w:r>
      <w:r>
        <w:t>&gt;</w:t>
      </w:r>
      <w:r>
        <w:rPr>
          <w:lang w:val="ru-RU"/>
        </w:rPr>
        <w:t xml:space="preserve"> +20 </w:t>
      </w:r>
      <w:r w:rsidRPr="00B971E3">
        <w:t>[hp]</w:t>
      </w:r>
    </w:p>
    <w:p w14:paraId="34E6F44A" w14:textId="6A673233" w:rsidR="0049779A" w:rsidRPr="001C7A4F" w:rsidRDefault="0049779A">
      <w:pPr>
        <w:pStyle w:val="a9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DD2662">
        <w:rPr>
          <w:lang w:val="ru-RU"/>
        </w:rPr>
        <w:t xml:space="preserve">Повышенные жизненные силы </w:t>
      </w:r>
      <w:r>
        <w:rPr>
          <w:lang w:val="ru-RU"/>
        </w:rPr>
        <w:t>(</w:t>
      </w:r>
      <w:r w:rsidRPr="0085011C">
        <w:t>Greater</w:t>
      </w:r>
      <w:r w:rsidRPr="0085011C">
        <w:rPr>
          <w:lang w:val="ru-RU"/>
        </w:rPr>
        <w:t xml:space="preserve"> </w:t>
      </w:r>
      <w:r w:rsidRPr="0085011C">
        <w:t>Vigor</w:t>
      </w:r>
      <w:r>
        <w:rPr>
          <w:lang w:val="ru-RU"/>
        </w:rPr>
        <w:t>)</w:t>
      </w:r>
    </w:p>
    <w:p w14:paraId="1B368AAF" w14:textId="77777777" w:rsidR="0049779A" w:rsidRPr="001C7A4F" w:rsidRDefault="0049779A">
      <w:pPr>
        <w:pStyle w:val="a9"/>
        <w:numPr>
          <w:ilvl w:val="1"/>
          <w:numId w:val="50"/>
        </w:numPr>
        <w:rPr>
          <w:lang w:val="ru-RU"/>
        </w:rPr>
      </w:pPr>
      <w:r>
        <w:rPr>
          <w:lang w:val="ru-RU"/>
        </w:rPr>
        <w:t>Увеличен бонус +</w:t>
      </w:r>
      <w:r>
        <w:t>30</w:t>
      </w:r>
      <w:r>
        <w:rPr>
          <w:lang w:val="ru-RU"/>
        </w:rPr>
        <w:t xml:space="preserve"> -</w:t>
      </w:r>
      <w:r>
        <w:t>&gt;</w:t>
      </w:r>
      <w:r>
        <w:rPr>
          <w:lang w:val="ru-RU"/>
        </w:rPr>
        <w:t xml:space="preserve"> +</w:t>
      </w:r>
      <w:r>
        <w:t>35</w:t>
      </w:r>
      <w:r>
        <w:rPr>
          <w:lang w:val="ru-RU"/>
        </w:rPr>
        <w:t xml:space="preserve"> </w:t>
      </w:r>
      <w:r w:rsidRPr="00B971E3">
        <w:t>[hp]</w:t>
      </w:r>
    </w:p>
    <w:p w14:paraId="16732036" w14:textId="08D1660D" w:rsidR="0049779A" w:rsidRPr="00E228D4" w:rsidRDefault="0049779A">
      <w:pPr>
        <w:pStyle w:val="a9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t xml:space="preserve"> </w:t>
      </w:r>
      <w:proofErr w:type="spellStart"/>
      <w:r w:rsidRPr="00E228D4">
        <w:t>Щитоносец</w:t>
      </w:r>
      <w:proofErr w:type="spellEnd"/>
      <w:r w:rsidRPr="00E228D4">
        <w:t xml:space="preserve"> (</w:t>
      </w:r>
      <w:proofErr w:type="spellStart"/>
      <w:r w:rsidRPr="00E228D4">
        <w:t>Shieldbearer</w:t>
      </w:r>
      <w:proofErr w:type="spellEnd"/>
      <w:r w:rsidRPr="00E228D4">
        <w:t>)</w:t>
      </w:r>
    </w:p>
    <w:p w14:paraId="59A779C7" w14:textId="77777777" w:rsidR="0049779A" w:rsidRPr="0028170B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E228D4">
        <w:rPr>
          <w:rFonts w:asciiTheme="minorHAnsi" w:hAnsiTheme="minorHAnsi"/>
          <w:lang w:val="ru-RU"/>
        </w:rPr>
        <w:t>Добавлено. Пока герой стоит в защитной позиции он имеет способность Стойкость перед натиском (</w:t>
      </w:r>
      <w:proofErr w:type="spellStart"/>
      <w:r w:rsidRPr="005C4E95">
        <w:rPr>
          <w:rFonts w:asciiTheme="minorHAnsi" w:hAnsiTheme="minorHAnsi"/>
          <w:lang w:val="ru-RU"/>
        </w:rPr>
        <w:t>Charge</w:t>
      </w:r>
      <w:proofErr w:type="spellEnd"/>
      <w:r w:rsidRPr="005C4E95">
        <w:rPr>
          <w:rFonts w:asciiTheme="minorHAnsi" w:hAnsiTheme="minorHAnsi"/>
          <w:lang w:val="ru-RU"/>
        </w:rPr>
        <w:t xml:space="preserve"> </w:t>
      </w:r>
      <w:proofErr w:type="spellStart"/>
      <w:r w:rsidRPr="005C4E95">
        <w:rPr>
          <w:rFonts w:asciiTheme="minorHAnsi" w:hAnsiTheme="minorHAnsi"/>
          <w:lang w:val="ru-RU"/>
        </w:rPr>
        <w:t>Resistance</w:t>
      </w:r>
      <w:proofErr w:type="spellEnd"/>
      <w:r w:rsidRPr="00E228D4">
        <w:rPr>
          <w:rFonts w:asciiTheme="minorHAnsi" w:hAnsiTheme="minorHAnsi"/>
          <w:lang w:val="ru-RU"/>
        </w:rPr>
        <w:t>)</w:t>
      </w:r>
    </w:p>
    <w:p w14:paraId="08F7B00C" w14:textId="3C6E26EE" w:rsidR="0049779A" w:rsidRPr="0028170B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 w:rsidRPr="0028170B">
        <w:rPr>
          <w:lang w:val="ru-RU"/>
        </w:rPr>
        <w:t xml:space="preserve"> Стойкая оборона (</w:t>
      </w:r>
      <w:r w:rsidRPr="0028170B">
        <w:t>Braced</w:t>
      </w:r>
      <w:r w:rsidRPr="0028170B">
        <w:rPr>
          <w:lang w:val="ru-RU"/>
        </w:rPr>
        <w:t xml:space="preserve"> </w:t>
      </w:r>
      <w:r w:rsidRPr="0028170B">
        <w:t>Defense</w:t>
      </w:r>
      <w:r w:rsidRPr="0028170B">
        <w:rPr>
          <w:lang w:val="ru-RU"/>
        </w:rPr>
        <w:t>)</w:t>
      </w:r>
    </w:p>
    <w:p w14:paraId="21296D4A" w14:textId="77777777" w:rsidR="0049779A" w:rsidRPr="00314477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314477">
        <w:rPr>
          <w:rFonts w:asciiTheme="minorHAnsi" w:hAnsiTheme="minorHAnsi"/>
          <w:lang w:val="ru-RU"/>
        </w:rPr>
        <w:t xml:space="preserve">Герой имеет постоянную способность Стойкость перед натиском </w:t>
      </w:r>
      <w:r w:rsidRPr="00E228D4">
        <w:rPr>
          <w:rFonts w:asciiTheme="minorHAnsi" w:hAnsiTheme="minorHAnsi"/>
          <w:lang w:val="ru-RU"/>
        </w:rPr>
        <w:t>(</w:t>
      </w:r>
      <w:proofErr w:type="spellStart"/>
      <w:r w:rsidRPr="005C4E95">
        <w:rPr>
          <w:rFonts w:asciiTheme="minorHAnsi" w:hAnsiTheme="minorHAnsi"/>
          <w:lang w:val="ru-RU"/>
        </w:rPr>
        <w:t>Charge</w:t>
      </w:r>
      <w:proofErr w:type="spellEnd"/>
      <w:r w:rsidRPr="005C4E95">
        <w:rPr>
          <w:rFonts w:asciiTheme="minorHAnsi" w:hAnsiTheme="minorHAnsi"/>
          <w:lang w:val="ru-RU"/>
        </w:rPr>
        <w:t xml:space="preserve"> </w:t>
      </w:r>
      <w:proofErr w:type="spellStart"/>
      <w:r w:rsidRPr="005C4E95">
        <w:rPr>
          <w:rFonts w:asciiTheme="minorHAnsi" w:hAnsiTheme="minorHAnsi"/>
          <w:lang w:val="ru-RU"/>
        </w:rPr>
        <w:t>Resistance</w:t>
      </w:r>
      <w:proofErr w:type="spellEnd"/>
      <w:r w:rsidRPr="00E228D4">
        <w:rPr>
          <w:rFonts w:asciiTheme="minorHAnsi" w:hAnsiTheme="minorHAnsi"/>
          <w:lang w:val="ru-RU"/>
        </w:rPr>
        <w:t>)</w:t>
      </w:r>
    </w:p>
    <w:p w14:paraId="4D527AD0" w14:textId="77777777" w:rsidR="0049779A" w:rsidRPr="0032307F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314477">
        <w:rPr>
          <w:rFonts w:asciiTheme="minorHAnsi" w:hAnsiTheme="minorHAnsi"/>
          <w:lang w:val="ru-RU"/>
        </w:rPr>
        <w:t xml:space="preserve">Когда герой переходит в защитную позицию, соседние юниты получают способность Стойкость перед натиском </w:t>
      </w:r>
      <w:r w:rsidRPr="00E228D4">
        <w:rPr>
          <w:rFonts w:asciiTheme="minorHAnsi" w:hAnsiTheme="minorHAnsi"/>
          <w:lang w:val="ru-RU"/>
        </w:rPr>
        <w:t>(</w:t>
      </w:r>
      <w:proofErr w:type="spellStart"/>
      <w:r w:rsidRPr="005C4E95">
        <w:rPr>
          <w:rFonts w:asciiTheme="minorHAnsi" w:hAnsiTheme="minorHAnsi"/>
          <w:lang w:val="ru-RU"/>
        </w:rPr>
        <w:t>Charge</w:t>
      </w:r>
      <w:proofErr w:type="spellEnd"/>
      <w:r w:rsidRPr="005C4E95">
        <w:rPr>
          <w:rFonts w:asciiTheme="minorHAnsi" w:hAnsiTheme="minorHAnsi"/>
          <w:lang w:val="ru-RU"/>
        </w:rPr>
        <w:t xml:space="preserve"> </w:t>
      </w:r>
      <w:proofErr w:type="spellStart"/>
      <w:r w:rsidRPr="005C4E95">
        <w:rPr>
          <w:rFonts w:asciiTheme="minorHAnsi" w:hAnsiTheme="minorHAnsi"/>
          <w:lang w:val="ru-RU"/>
        </w:rPr>
        <w:t>Resistance</w:t>
      </w:r>
      <w:proofErr w:type="spellEnd"/>
      <w:r w:rsidRPr="00E228D4">
        <w:rPr>
          <w:rFonts w:asciiTheme="minorHAnsi" w:hAnsiTheme="minorHAnsi"/>
          <w:lang w:val="ru-RU"/>
        </w:rPr>
        <w:t>)</w:t>
      </w:r>
    </w:p>
    <w:p w14:paraId="703E499D" w14:textId="4DC046CF" w:rsidR="0049779A" w:rsidRPr="001F1DFD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 w:rsidRPr="001F1DFD">
        <w:rPr>
          <w:lang w:val="ru-RU"/>
        </w:rPr>
        <w:t xml:space="preserve"> Шторм клинков (</w:t>
      </w:r>
      <w:proofErr w:type="spellStart"/>
      <w:r w:rsidRPr="001F1DFD">
        <w:t>Bladestorm</w:t>
      </w:r>
      <w:proofErr w:type="spellEnd"/>
      <w:r w:rsidRPr="001F1DFD">
        <w:rPr>
          <w:lang w:val="ru-RU"/>
        </w:rPr>
        <w:t>)</w:t>
      </w:r>
    </w:p>
    <w:p w14:paraId="209AF3E3" w14:textId="3563E3CF" w:rsidR="0049779A" w:rsidRPr="001F1DFD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1F1DFD">
        <w:rPr>
          <w:rFonts w:asciiTheme="minorHAnsi" w:hAnsiTheme="minorHAnsi"/>
          <w:lang w:val="ru-RU"/>
        </w:rPr>
        <w:t>Когда герой переходит в защитную позицию, соседние вражеские юниты получают эффект</w:t>
      </w:r>
    </w:p>
    <w:p w14:paraId="738B1C03" w14:textId="77777777" w:rsidR="0049779A" w:rsidRPr="001F1DFD" w:rsidRDefault="0049779A">
      <w:pPr>
        <w:pStyle w:val="ae"/>
        <w:numPr>
          <w:ilvl w:val="2"/>
          <w:numId w:val="50"/>
        </w:numPr>
        <w:rPr>
          <w:rFonts w:asciiTheme="minorHAnsi" w:hAnsiTheme="minorHAnsi"/>
          <w:lang w:val="ru-RU"/>
        </w:rPr>
      </w:pPr>
      <w:r w:rsidRPr="001F1DFD">
        <w:rPr>
          <w:rFonts w:asciiTheme="minorHAnsi" w:hAnsiTheme="minorHAnsi"/>
          <w:lang w:val="ru-RU"/>
        </w:rPr>
        <w:t>Кровотечение</w:t>
      </w:r>
      <w:r>
        <w:rPr>
          <w:rFonts w:asciiTheme="minorHAnsi" w:hAnsiTheme="minorHAnsi"/>
        </w:rPr>
        <w:t xml:space="preserve"> </w:t>
      </w:r>
      <w:r>
        <w:rPr>
          <w:bCs/>
          <w:lang w:val="ru-RU"/>
        </w:rPr>
        <w:t>(</w:t>
      </w:r>
      <w:proofErr w:type="spellStart"/>
      <w:r w:rsidRPr="006532EE">
        <w:rPr>
          <w:bCs/>
          <w:lang w:val="ru-RU"/>
        </w:rPr>
        <w:t>Bleeding</w:t>
      </w:r>
      <w:proofErr w:type="spellEnd"/>
      <w:r>
        <w:rPr>
          <w:bCs/>
          <w:lang w:val="ru-RU"/>
        </w:rPr>
        <w:t>)</w:t>
      </w:r>
    </w:p>
    <w:p w14:paraId="3ABE830B" w14:textId="77777777" w:rsidR="0049779A" w:rsidRDefault="0049779A">
      <w:pPr>
        <w:pStyle w:val="ae"/>
        <w:numPr>
          <w:ilvl w:val="2"/>
          <w:numId w:val="50"/>
        </w:numPr>
        <w:rPr>
          <w:rFonts w:asciiTheme="minorHAnsi" w:hAnsiTheme="minorHAnsi"/>
          <w:lang w:val="ru-RU"/>
        </w:rPr>
      </w:pPr>
      <w:r w:rsidRPr="001F1DFD">
        <w:rPr>
          <w:rFonts w:asciiTheme="minorHAnsi" w:hAnsiTheme="minorHAnsi"/>
          <w:lang w:val="ru-RU"/>
        </w:rPr>
        <w:t>Обездвижен</w:t>
      </w:r>
      <w:r>
        <w:rPr>
          <w:rFonts w:asciiTheme="minorHAnsi" w:hAnsiTheme="minorHAnsi"/>
        </w:rPr>
        <w:t xml:space="preserve"> (</w:t>
      </w:r>
      <w:r w:rsidRPr="00AD638B">
        <w:rPr>
          <w:rFonts w:asciiTheme="minorHAnsi" w:hAnsiTheme="minorHAnsi"/>
        </w:rPr>
        <w:t>Immobilized</w:t>
      </w:r>
      <w:r>
        <w:rPr>
          <w:rFonts w:asciiTheme="minorHAnsi" w:hAnsiTheme="minorHAnsi"/>
        </w:rPr>
        <w:t>)</w:t>
      </w:r>
    </w:p>
    <w:p w14:paraId="39B622D3" w14:textId="367B2D48" w:rsidR="0049779A" w:rsidRPr="002875EF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2875EF">
        <w:t>Насмешка</w:t>
      </w:r>
      <w:proofErr w:type="spellEnd"/>
      <w:r w:rsidRPr="002875EF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2C403C">
        <w:rPr>
          <w:lang w:val="ru-RU"/>
        </w:rPr>
        <w:t>Taunt</w:t>
      </w:r>
      <w:proofErr w:type="spellEnd"/>
      <w:r>
        <w:rPr>
          <w:lang w:val="ru-RU"/>
        </w:rPr>
        <w:t>)</w:t>
      </w:r>
    </w:p>
    <w:p w14:paraId="1B62CCB9" w14:textId="77777777" w:rsidR="0049779A" w:rsidRDefault="0049779A">
      <w:pPr>
        <w:pStyle w:val="ae"/>
        <w:numPr>
          <w:ilvl w:val="1"/>
          <w:numId w:val="50"/>
        </w:numPr>
        <w:rPr>
          <w:lang w:val="ru-RU"/>
        </w:rPr>
      </w:pPr>
      <w:r w:rsidRPr="000661DF">
        <w:rPr>
          <w:lang w:val="ru-RU"/>
        </w:rPr>
        <w:t>Требует одно очко для применения и оставляет одно очко после применения</w:t>
      </w:r>
    </w:p>
    <w:p w14:paraId="3854A767" w14:textId="3BCE5822" w:rsidR="0049779A" w:rsidRPr="009F1278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lastRenderedPageBreak/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 w:rsidRPr="009F1278">
        <w:rPr>
          <w:lang w:val="ru-RU"/>
        </w:rPr>
        <w:t xml:space="preserve"> Оберегающая связь (</w:t>
      </w:r>
      <w:r w:rsidRPr="001E4CBB">
        <w:t>Warding</w:t>
      </w:r>
      <w:r w:rsidRPr="009F1278">
        <w:rPr>
          <w:lang w:val="ru-RU"/>
        </w:rPr>
        <w:t xml:space="preserve"> </w:t>
      </w:r>
      <w:r w:rsidRPr="001E4CBB">
        <w:t>Bond</w:t>
      </w:r>
      <w:r w:rsidRPr="009F1278">
        <w:rPr>
          <w:lang w:val="ru-RU"/>
        </w:rPr>
        <w:t>)</w:t>
      </w:r>
    </w:p>
    <w:p w14:paraId="22A6FE39" w14:textId="77777777" w:rsidR="0049779A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Изменено свойство: </w:t>
      </w:r>
      <w:r w:rsidRPr="00BC79DA">
        <w:rPr>
          <w:rFonts w:asciiTheme="minorHAnsi" w:hAnsiTheme="minorHAnsi"/>
          <w:lang w:val="ru-RU"/>
        </w:rPr>
        <w:t>урон, полученный связанным воином, также наносится и этому воину, уменьшаясь при этом на</w:t>
      </w:r>
      <w:r w:rsidRPr="00BC79DA">
        <w:rPr>
          <w:rFonts w:asciiTheme="minorHAnsi" w:hAnsiTheme="minorHAnsi"/>
        </w:rPr>
        <w:t> </w:t>
      </w:r>
      <w:r w:rsidRPr="00BC79DA">
        <w:rPr>
          <w:rFonts w:asciiTheme="minorHAnsi" w:hAnsiTheme="minorHAnsi"/>
          <w:lang w:val="ru-RU"/>
        </w:rPr>
        <w:t>[50%]</w:t>
      </w:r>
    </w:p>
    <w:p w14:paraId="7B73A872" w14:textId="77777777" w:rsidR="0049779A" w:rsidRPr="00462EBC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Убран</w:t>
      </w:r>
      <w:r w:rsidRPr="00462EBC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тег</w:t>
      </w:r>
      <w:r w:rsidRPr="00462EBC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- Один раз за бой (</w:t>
      </w:r>
      <w:r w:rsidRPr="00462EBC">
        <w:rPr>
          <w:rFonts w:asciiTheme="minorHAnsi" w:hAnsiTheme="minorHAnsi"/>
        </w:rPr>
        <w:t>Once</w:t>
      </w:r>
      <w:r w:rsidRPr="00462EBC">
        <w:rPr>
          <w:rFonts w:asciiTheme="minorHAnsi" w:hAnsiTheme="minorHAnsi"/>
          <w:lang w:val="ru-RU"/>
        </w:rPr>
        <w:t xml:space="preserve"> </w:t>
      </w:r>
      <w:r w:rsidRPr="00462EBC">
        <w:rPr>
          <w:rFonts w:asciiTheme="minorHAnsi" w:hAnsiTheme="minorHAnsi"/>
        </w:rPr>
        <w:t>per</w:t>
      </w:r>
      <w:r w:rsidRPr="00462EBC">
        <w:rPr>
          <w:rFonts w:asciiTheme="minorHAnsi" w:hAnsiTheme="minorHAnsi"/>
          <w:lang w:val="ru-RU"/>
        </w:rPr>
        <w:t xml:space="preserve"> </w:t>
      </w:r>
      <w:r w:rsidRPr="00462EBC">
        <w:rPr>
          <w:rFonts w:asciiTheme="minorHAnsi" w:hAnsiTheme="minorHAnsi"/>
        </w:rPr>
        <w:t>battle</w:t>
      </w:r>
      <w:r>
        <w:rPr>
          <w:rFonts w:asciiTheme="minorHAnsi" w:hAnsiTheme="minorHAnsi"/>
          <w:lang w:val="ru-RU"/>
        </w:rPr>
        <w:t>)</w:t>
      </w:r>
    </w:p>
    <w:p w14:paraId="1F121228" w14:textId="77777777" w:rsidR="0049779A" w:rsidRPr="006C61FF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Период перезарядки 0 </w:t>
      </w:r>
      <w:r w:rsidRPr="00E078B1">
        <w:rPr>
          <w:lang w:val="ru-RU"/>
        </w:rPr>
        <w:t>[</w:t>
      </w:r>
      <w:proofErr w:type="spellStart"/>
      <w:r w:rsidRPr="00E078B1">
        <w:rPr>
          <w:lang w:val="ru-RU"/>
        </w:rPr>
        <w:t>turn</w:t>
      </w:r>
      <w:proofErr w:type="spellEnd"/>
      <w:r w:rsidRPr="00E078B1">
        <w:rPr>
          <w:lang w:val="ru-RU"/>
        </w:rPr>
        <w:t>]</w:t>
      </w:r>
    </w:p>
    <w:p w14:paraId="134F3C03" w14:textId="0D079C6B" w:rsidR="0049779A" w:rsidRPr="006C61FF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6C61FF">
        <w:rPr>
          <w:lang w:val="ru-RU"/>
        </w:rPr>
        <w:t>Ошеломляющий удар</w:t>
      </w:r>
      <w:r>
        <w:rPr>
          <w:lang w:val="ru-RU"/>
        </w:rPr>
        <w:t xml:space="preserve"> (</w:t>
      </w:r>
      <w:r w:rsidRPr="006C61FF">
        <w:t>Stunning</w:t>
      </w:r>
      <w:r w:rsidRPr="006C61FF">
        <w:rPr>
          <w:lang w:val="ru-RU"/>
        </w:rPr>
        <w:t xml:space="preserve"> </w:t>
      </w:r>
      <w:r w:rsidRPr="006C61FF">
        <w:t>Bash</w:t>
      </w:r>
      <w:r>
        <w:rPr>
          <w:lang w:val="ru-RU"/>
        </w:rPr>
        <w:t>)</w:t>
      </w:r>
    </w:p>
    <w:p w14:paraId="61BDEA66" w14:textId="77777777" w:rsidR="0049779A" w:rsidRPr="00452963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452963">
        <w:rPr>
          <w:rFonts w:asciiTheme="minorHAnsi" w:hAnsiTheme="minorHAnsi"/>
          <w:lang w:val="ru-RU"/>
        </w:rPr>
        <w:t>Требует одно очко для применения и оставляет одно очко после применения</w:t>
      </w:r>
    </w:p>
    <w:p w14:paraId="4DD62472" w14:textId="77777777" w:rsidR="0049779A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 w:rsidRPr="00452963">
        <w:rPr>
          <w:rFonts w:asciiTheme="minorHAnsi" w:hAnsiTheme="minorHAnsi"/>
          <w:lang w:val="ru-RU"/>
        </w:rPr>
        <w:t>Не переходит в защитную позицию после использования</w:t>
      </w:r>
    </w:p>
    <w:p w14:paraId="2B40F7A4" w14:textId="75F3EBDD" w:rsidR="0049779A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AD3E31">
        <w:rPr>
          <w:rFonts w:asciiTheme="minorHAnsi" w:hAnsiTheme="minorHAnsi"/>
          <w:lang w:val="ru-RU"/>
        </w:rPr>
        <w:t>Атака толчком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AD3E31">
        <w:rPr>
          <w:rFonts w:asciiTheme="minorHAnsi" w:hAnsiTheme="minorHAnsi"/>
          <w:lang w:val="ru-RU"/>
        </w:rPr>
        <w:t>Pushing</w:t>
      </w:r>
      <w:proofErr w:type="spellEnd"/>
      <w:r w:rsidRPr="00AD3E31">
        <w:rPr>
          <w:rFonts w:asciiTheme="minorHAnsi" w:hAnsiTheme="minorHAnsi"/>
          <w:lang w:val="ru-RU"/>
        </w:rPr>
        <w:t xml:space="preserve"> </w:t>
      </w:r>
      <w:proofErr w:type="spellStart"/>
      <w:r w:rsidRPr="00AD3E31">
        <w:rPr>
          <w:rFonts w:asciiTheme="minorHAnsi" w:hAnsiTheme="minorHAnsi"/>
          <w:lang w:val="ru-RU"/>
        </w:rPr>
        <w:t>Attack</w:t>
      </w:r>
      <w:proofErr w:type="spellEnd"/>
      <w:r>
        <w:rPr>
          <w:rFonts w:asciiTheme="minorHAnsi" w:hAnsiTheme="minorHAnsi"/>
          <w:lang w:val="ru-RU"/>
        </w:rPr>
        <w:t>)</w:t>
      </w:r>
    </w:p>
    <w:p w14:paraId="76691A54" w14:textId="77777777" w:rsidR="0049779A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Д</w:t>
      </w:r>
      <w:r w:rsidRPr="00EA70AA">
        <w:rPr>
          <w:rFonts w:asciiTheme="minorHAnsi" w:hAnsiTheme="minorHAnsi"/>
          <w:lang w:val="ru-RU"/>
        </w:rPr>
        <w:t xml:space="preserve">обавлен тег </w:t>
      </w:r>
      <w:r w:rsidRPr="00635CE5">
        <w:rPr>
          <w:rFonts w:asciiTheme="minorHAnsi" w:hAnsiTheme="minorHAnsi"/>
          <w:lang w:val="ru-RU"/>
        </w:rPr>
        <w:t xml:space="preserve">Базовые </w:t>
      </w:r>
      <w:r>
        <w:rPr>
          <w:rFonts w:asciiTheme="minorHAnsi" w:hAnsiTheme="minorHAnsi"/>
          <w:lang w:val="ru-RU"/>
        </w:rPr>
        <w:t>(</w:t>
      </w:r>
      <w:r w:rsidRPr="00635CE5">
        <w:rPr>
          <w:rFonts w:asciiTheme="minorHAnsi" w:hAnsiTheme="minorHAnsi"/>
          <w:lang w:val="ru-RU"/>
        </w:rPr>
        <w:t>Base</w:t>
      </w:r>
      <w:r>
        <w:rPr>
          <w:rFonts w:asciiTheme="minorHAnsi" w:hAnsiTheme="minorHAnsi"/>
          <w:lang w:val="ru-RU"/>
        </w:rPr>
        <w:t>)</w:t>
      </w:r>
    </w:p>
    <w:p w14:paraId="3923FADB" w14:textId="56C793A4" w:rsidR="0049779A" w:rsidRPr="00DC40B2" w:rsidRDefault="0049779A">
      <w:pPr>
        <w:pStyle w:val="ae"/>
        <w:numPr>
          <w:ilvl w:val="0"/>
          <w:numId w:val="50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DC40B2">
        <w:rPr>
          <w:lang w:val="ru-RU"/>
        </w:rPr>
        <w:t>Сосредоточенный толчок (</w:t>
      </w:r>
      <w:r w:rsidRPr="00DC40B2">
        <w:t>Consolidating</w:t>
      </w:r>
      <w:r w:rsidRPr="00DC40B2">
        <w:rPr>
          <w:lang w:val="ru-RU"/>
        </w:rPr>
        <w:t xml:space="preserve"> </w:t>
      </w:r>
      <w:r w:rsidRPr="00DC40B2">
        <w:t>Push</w:t>
      </w:r>
      <w:r w:rsidRPr="00DC40B2">
        <w:rPr>
          <w:lang w:val="ru-RU"/>
        </w:rPr>
        <w:t>)</w:t>
      </w:r>
    </w:p>
    <w:p w14:paraId="345B8497" w14:textId="00A0D057" w:rsidR="0049779A" w:rsidRDefault="0049779A">
      <w:pPr>
        <w:pStyle w:val="ae"/>
        <w:numPr>
          <w:ilvl w:val="1"/>
          <w:numId w:val="5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Добавлено</w:t>
      </w:r>
    </w:p>
    <w:p w14:paraId="35FA7750" w14:textId="77777777" w:rsidR="0049779A" w:rsidRDefault="0049779A">
      <w:pPr>
        <w:pStyle w:val="ae"/>
        <w:numPr>
          <w:ilvl w:val="2"/>
          <w:numId w:val="50"/>
        </w:numPr>
        <w:rPr>
          <w:rFonts w:asciiTheme="minorHAnsi" w:hAnsiTheme="minorHAnsi"/>
          <w:lang w:val="ru-RU"/>
        </w:rPr>
      </w:pPr>
      <w:r w:rsidRPr="00AD3E31">
        <w:rPr>
          <w:rFonts w:asciiTheme="minorHAnsi" w:hAnsiTheme="minorHAnsi"/>
          <w:lang w:val="ru-RU"/>
        </w:rPr>
        <w:t>Атака толчком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AD3E31">
        <w:rPr>
          <w:rFonts w:asciiTheme="minorHAnsi" w:hAnsiTheme="minorHAnsi"/>
          <w:lang w:val="ru-RU"/>
        </w:rPr>
        <w:t>Pushing</w:t>
      </w:r>
      <w:proofErr w:type="spellEnd"/>
      <w:r w:rsidRPr="00AD3E31">
        <w:rPr>
          <w:rFonts w:asciiTheme="minorHAnsi" w:hAnsiTheme="minorHAnsi"/>
          <w:lang w:val="ru-RU"/>
        </w:rPr>
        <w:t xml:space="preserve"> </w:t>
      </w:r>
      <w:proofErr w:type="spellStart"/>
      <w:r w:rsidRPr="00AD3E31">
        <w:rPr>
          <w:rFonts w:asciiTheme="minorHAnsi" w:hAnsiTheme="minorHAnsi"/>
          <w:lang w:val="ru-RU"/>
        </w:rPr>
        <w:t>Attack</w:t>
      </w:r>
      <w:proofErr w:type="spellEnd"/>
      <w:r>
        <w:rPr>
          <w:rFonts w:asciiTheme="minorHAnsi" w:hAnsiTheme="minorHAnsi"/>
          <w:lang w:val="ru-RU"/>
        </w:rPr>
        <w:t xml:space="preserve">) наносит </w:t>
      </w:r>
      <w:r w:rsidRPr="00D72B27">
        <w:rPr>
          <w:rFonts w:asciiTheme="minorHAnsi" w:hAnsiTheme="minorHAnsi"/>
          <w:lang w:val="ru-RU"/>
        </w:rPr>
        <w:t>10</w:t>
      </w:r>
      <w:r>
        <w:rPr>
          <w:rFonts w:asciiTheme="minorHAnsi" w:hAnsiTheme="minorHAnsi"/>
          <w:lang w:val="ru-RU"/>
        </w:rPr>
        <w:t xml:space="preserve"> </w:t>
      </w:r>
      <w:r w:rsidRPr="00454E9F">
        <w:rPr>
          <w:rFonts w:asciiTheme="minorHAnsi" w:hAnsiTheme="minorHAnsi"/>
          <w:lang w:val="ru-RU"/>
        </w:rPr>
        <w:t>[</w:t>
      </w:r>
      <w:proofErr w:type="spellStart"/>
      <w:r w:rsidRPr="00454E9F">
        <w:rPr>
          <w:rFonts w:asciiTheme="minorHAnsi" w:hAnsiTheme="minorHAnsi"/>
          <w:lang w:val="ru-RU"/>
        </w:rPr>
        <w:t>physical</w:t>
      </w:r>
      <w:proofErr w:type="spellEnd"/>
      <w:r w:rsidRPr="00454E9F">
        <w:rPr>
          <w:rFonts w:asciiTheme="minorHAnsi" w:hAnsiTheme="minorHAnsi"/>
          <w:lang w:val="ru-RU"/>
        </w:rPr>
        <w:t>]</w:t>
      </w:r>
      <w:r w:rsidRPr="00D72B27">
        <w:rPr>
          <w:rFonts w:asciiTheme="minorHAnsi" w:hAnsiTheme="minorHAnsi"/>
          <w:lang w:val="ru-RU"/>
        </w:rPr>
        <w:t xml:space="preserve"> и отталкивает воинов в конусе размером 1 </w:t>
      </w:r>
      <w:proofErr w:type="spellStart"/>
      <w:r w:rsidRPr="00D72B27">
        <w:rPr>
          <w:rFonts w:asciiTheme="minorHAnsi" w:hAnsiTheme="minorHAnsi"/>
          <w:lang w:val="ru-RU"/>
        </w:rPr>
        <w:t>кл</w:t>
      </w:r>
      <w:proofErr w:type="spellEnd"/>
      <w:r w:rsidRPr="00D72B27">
        <w:rPr>
          <w:rFonts w:asciiTheme="minorHAnsi" w:hAnsiTheme="minorHAnsi"/>
          <w:lang w:val="ru-RU"/>
        </w:rPr>
        <w:t>.</w:t>
      </w:r>
    </w:p>
    <w:p w14:paraId="64C00576" w14:textId="77777777" w:rsidR="0049779A" w:rsidRDefault="0049779A" w:rsidP="0049779A">
      <w:pPr>
        <w:pStyle w:val="21"/>
      </w:pPr>
      <w:r w:rsidRPr="00594A41">
        <w:t>[warlock]</w:t>
      </w:r>
      <w:r>
        <w:rPr>
          <w:lang w:val="ru-RU"/>
        </w:rPr>
        <w:t xml:space="preserve"> </w:t>
      </w:r>
      <w:r w:rsidRPr="00584251">
        <w:rPr>
          <w:lang w:val="ru-RU"/>
        </w:rPr>
        <w:t>Чернокнижник</w:t>
      </w:r>
      <w:r>
        <w:rPr>
          <w:lang w:val="ru-RU"/>
        </w:rPr>
        <w:t xml:space="preserve"> (</w:t>
      </w:r>
      <w:r>
        <w:t>W</w:t>
      </w:r>
      <w:proofErr w:type="spellStart"/>
      <w:r w:rsidRPr="00594A41">
        <w:rPr>
          <w:lang w:val="ru-RU"/>
        </w:rPr>
        <w:t>arlock</w:t>
      </w:r>
      <w:proofErr w:type="spellEnd"/>
      <w:r>
        <w:rPr>
          <w:lang w:val="ru-RU"/>
        </w:rPr>
        <w:t>)</w:t>
      </w:r>
    </w:p>
    <w:p w14:paraId="359E720F" w14:textId="30EB52B4" w:rsidR="0049779A" w:rsidRPr="00497805" w:rsidRDefault="0049779A">
      <w:pPr>
        <w:pStyle w:val="a9"/>
        <w:numPr>
          <w:ilvl w:val="0"/>
          <w:numId w:val="51"/>
        </w:numPr>
        <w:rPr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 w:rsidRPr="00497805">
        <w:rPr>
          <w:lang w:val="ru-RU"/>
        </w:rPr>
        <w:t xml:space="preserve"> Уязвляющая связь (</w:t>
      </w:r>
      <w:r w:rsidRPr="00497805">
        <w:t>Hex</w:t>
      </w:r>
      <w:r w:rsidRPr="00497805">
        <w:rPr>
          <w:lang w:val="ru-RU"/>
        </w:rPr>
        <w:t xml:space="preserve"> </w:t>
      </w:r>
      <w:r w:rsidRPr="00497805">
        <w:t>Pact</w:t>
      </w:r>
      <w:r w:rsidRPr="00497805">
        <w:rPr>
          <w:lang w:val="ru-RU"/>
        </w:rPr>
        <w:t>)</w:t>
      </w:r>
    </w:p>
    <w:p w14:paraId="1A8A7C66" w14:textId="77777777" w:rsidR="0049779A" w:rsidRDefault="0049779A">
      <w:pPr>
        <w:pStyle w:val="a9"/>
        <w:numPr>
          <w:ilvl w:val="1"/>
          <w:numId w:val="51"/>
        </w:numPr>
        <w:rPr>
          <w:lang w:val="ru-RU"/>
        </w:rPr>
      </w:pPr>
      <w:r>
        <w:rPr>
          <w:lang w:val="ru-RU"/>
        </w:rPr>
        <w:t>Теперь может быть развеян как негативный эффект</w:t>
      </w:r>
    </w:p>
    <w:p w14:paraId="4DD30B74" w14:textId="77777777" w:rsidR="0049779A" w:rsidRDefault="0049779A" w:rsidP="0049779A">
      <w:pPr>
        <w:pStyle w:val="21"/>
        <w:rPr>
          <w:lang w:val="ru-RU"/>
        </w:rPr>
      </w:pPr>
      <w:r w:rsidRPr="00744883">
        <w:rPr>
          <w:lang w:val="ru-RU"/>
        </w:rPr>
        <w:t>[</w:t>
      </w:r>
      <w:proofErr w:type="spellStart"/>
      <w:r w:rsidRPr="000C5AAD">
        <w:t>spellblade</w:t>
      </w:r>
      <w:proofErr w:type="spellEnd"/>
      <w:r w:rsidRPr="00744883">
        <w:rPr>
          <w:lang w:val="ru-RU"/>
        </w:rPr>
        <w:t>]</w:t>
      </w:r>
      <w:r>
        <w:rPr>
          <w:lang w:val="ru-RU"/>
        </w:rPr>
        <w:t xml:space="preserve"> </w:t>
      </w:r>
      <w:r w:rsidRPr="00724141">
        <w:rPr>
          <w:lang w:val="ru-RU"/>
        </w:rPr>
        <w:t>Боевой маг</w:t>
      </w:r>
      <w:r>
        <w:rPr>
          <w:lang w:val="ru-RU"/>
        </w:rPr>
        <w:t xml:space="preserve"> (</w:t>
      </w:r>
      <w:proofErr w:type="spellStart"/>
      <w:r w:rsidRPr="007E251C">
        <w:t>Spellblade</w:t>
      </w:r>
      <w:proofErr w:type="spellEnd"/>
      <w:r>
        <w:rPr>
          <w:lang w:val="ru-RU"/>
        </w:rPr>
        <w:t>)</w:t>
      </w:r>
    </w:p>
    <w:p w14:paraId="346B3609" w14:textId="31B72E6E" w:rsidR="0049779A" w:rsidRDefault="0049779A">
      <w:pPr>
        <w:pStyle w:val="ae"/>
        <w:numPr>
          <w:ilvl w:val="0"/>
          <w:numId w:val="51"/>
        </w:numPr>
        <w:rPr>
          <w:lang w:val="ru-RU"/>
        </w:rPr>
      </w:pPr>
      <w:r w:rsidRPr="00744883"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D40BF5">
        <w:rPr>
          <w:lang w:val="ru-RU"/>
        </w:rPr>
        <w:t>Магическое пробивание</w:t>
      </w:r>
      <w:r>
        <w:rPr>
          <w:lang w:val="ru-RU"/>
        </w:rPr>
        <w:t xml:space="preserve"> (</w:t>
      </w:r>
      <w:r w:rsidRPr="00D40BF5">
        <w:t>Spell</w:t>
      </w:r>
      <w:r w:rsidRPr="00D40BF5">
        <w:rPr>
          <w:lang w:val="ru-RU"/>
        </w:rPr>
        <w:t xml:space="preserve"> </w:t>
      </w:r>
      <w:r w:rsidRPr="00D40BF5">
        <w:t>Penetration</w:t>
      </w:r>
      <w:r>
        <w:rPr>
          <w:lang w:val="ru-RU"/>
        </w:rPr>
        <w:t>)</w:t>
      </w:r>
    </w:p>
    <w:p w14:paraId="1004C965" w14:textId="77777777" w:rsidR="0049779A" w:rsidRPr="00AC43B2" w:rsidRDefault="0049779A">
      <w:pPr>
        <w:pStyle w:val="ae"/>
        <w:numPr>
          <w:ilvl w:val="1"/>
          <w:numId w:val="51"/>
        </w:numPr>
      </w:pPr>
      <w:r>
        <w:rPr>
          <w:lang w:val="ru-RU"/>
        </w:rPr>
        <w:t>Увеличен</w:t>
      </w:r>
      <w:r w:rsidRPr="004465A4">
        <w:t xml:space="preserve"> </w:t>
      </w:r>
      <w:r>
        <w:rPr>
          <w:lang w:val="ru-RU"/>
        </w:rPr>
        <w:t>эффект</w:t>
      </w:r>
      <w:r w:rsidRPr="00AC43B2">
        <w:t xml:space="preserve"> </w:t>
      </w:r>
      <w:r>
        <w:rPr>
          <w:lang w:val="ru-RU"/>
        </w:rPr>
        <w:t>игнорирования</w:t>
      </w:r>
      <w:r w:rsidRPr="004465A4">
        <w:t>: -1 [resistance]</w:t>
      </w:r>
      <w:r w:rsidRPr="009C3B7D">
        <w:t xml:space="preserve"> </w:t>
      </w:r>
      <w:r w:rsidRPr="004465A4">
        <w:t>-1 [</w:t>
      </w:r>
      <w:proofErr w:type="spellStart"/>
      <w:r w:rsidRPr="004465A4">
        <w:t>statuseffectresistance</w:t>
      </w:r>
      <w:proofErr w:type="spellEnd"/>
      <w:r w:rsidRPr="004465A4">
        <w:t>] → -3 [resistance]</w:t>
      </w:r>
      <w:r w:rsidRPr="009C3B7D">
        <w:t xml:space="preserve"> </w:t>
      </w:r>
      <w:r w:rsidRPr="00AC43B2">
        <w:t>-</w:t>
      </w:r>
      <w:r w:rsidRPr="004465A4">
        <w:t>3 [</w:t>
      </w:r>
      <w:proofErr w:type="spellStart"/>
      <w:r w:rsidRPr="004465A4">
        <w:t>statuseffectresistance</w:t>
      </w:r>
      <w:proofErr w:type="spellEnd"/>
      <w:r w:rsidRPr="004465A4">
        <w:t>]</w:t>
      </w:r>
    </w:p>
    <w:p w14:paraId="22AEDE2B" w14:textId="646EC958" w:rsidR="0049779A" w:rsidRDefault="0049779A">
      <w:pPr>
        <w:pStyle w:val="ae"/>
        <w:numPr>
          <w:ilvl w:val="0"/>
          <w:numId w:val="51"/>
        </w:numPr>
        <w:rPr>
          <w:lang w:val="ru-RU"/>
        </w:rPr>
      </w:pPr>
      <w:r w:rsidRPr="00744883">
        <w:rPr>
          <w:lang w:val="ru-RU"/>
        </w:rPr>
        <w:t xml:space="preserve">Пассивная способность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3128FB">
        <w:rPr>
          <w:lang w:val="ru-RU"/>
        </w:rPr>
        <w:t xml:space="preserve">Маг-застрельщик </w:t>
      </w:r>
      <w:r>
        <w:rPr>
          <w:lang w:val="ru-RU"/>
        </w:rPr>
        <w:t>(</w:t>
      </w:r>
      <w:r w:rsidRPr="003128FB">
        <w:t>Arcane</w:t>
      </w:r>
      <w:r w:rsidRPr="005128CE">
        <w:rPr>
          <w:lang w:val="ru-RU"/>
        </w:rPr>
        <w:t xml:space="preserve"> </w:t>
      </w:r>
      <w:r w:rsidRPr="003128FB">
        <w:t>Skirmisher</w:t>
      </w:r>
      <w:r>
        <w:rPr>
          <w:lang w:val="ru-RU"/>
        </w:rPr>
        <w:t>)</w:t>
      </w:r>
    </w:p>
    <w:p w14:paraId="298DCD1F" w14:textId="77777777" w:rsidR="0049779A" w:rsidRDefault="0049779A">
      <w:pPr>
        <w:pStyle w:val="ae"/>
        <w:numPr>
          <w:ilvl w:val="1"/>
          <w:numId w:val="51"/>
        </w:numPr>
        <w:rPr>
          <w:rFonts w:asciiTheme="minorHAnsi" w:hAnsiTheme="minorHAnsi"/>
          <w:lang w:val="ru-RU"/>
        </w:rPr>
      </w:pPr>
      <w:r w:rsidRPr="00A617DF">
        <w:rPr>
          <w:rFonts w:asciiTheme="minorHAnsi" w:hAnsiTheme="minorHAnsi"/>
          <w:lang w:val="ru-RU"/>
        </w:rPr>
        <w:t>Теперь не получает бонусы за атаку препятствий</w:t>
      </w:r>
    </w:p>
    <w:p w14:paraId="4002EC43" w14:textId="77777777" w:rsidR="0049779A" w:rsidRPr="00113C57" w:rsidRDefault="0049779A">
      <w:pPr>
        <w:pStyle w:val="ae"/>
        <w:numPr>
          <w:ilvl w:val="1"/>
          <w:numId w:val="51"/>
        </w:numPr>
        <w:rPr>
          <w:lang w:val="ru-RU"/>
        </w:rPr>
      </w:pPr>
      <w:r>
        <w:rPr>
          <w:lang w:val="ru-RU"/>
        </w:rPr>
        <w:t>М</w:t>
      </w:r>
      <w:r w:rsidRPr="00113C57">
        <w:rPr>
          <w:lang w:val="ru-RU"/>
        </w:rPr>
        <w:t xml:space="preserve">агические атаки дают эффект </w:t>
      </w:r>
      <w:r>
        <w:rPr>
          <w:lang w:val="ru-RU"/>
        </w:rPr>
        <w:t>П</w:t>
      </w:r>
      <w:r w:rsidRPr="00113C57">
        <w:rPr>
          <w:lang w:val="ru-RU"/>
        </w:rPr>
        <w:t>одготовленный удар</w:t>
      </w:r>
      <w:r>
        <w:rPr>
          <w:lang w:val="ru-RU"/>
        </w:rPr>
        <w:t xml:space="preserve"> (</w:t>
      </w:r>
      <w:proofErr w:type="spellStart"/>
      <w:r w:rsidRPr="00BF476A">
        <w:rPr>
          <w:lang w:val="ru-RU"/>
        </w:rPr>
        <w:t>Prepared</w:t>
      </w:r>
      <w:proofErr w:type="spellEnd"/>
      <w:r w:rsidRPr="00BF476A">
        <w:rPr>
          <w:lang w:val="ru-RU"/>
        </w:rPr>
        <w:t xml:space="preserve"> Strike</w:t>
      </w:r>
      <w:r>
        <w:rPr>
          <w:lang w:val="ru-RU"/>
        </w:rPr>
        <w:t>)</w:t>
      </w:r>
      <w:r w:rsidRPr="00113C57">
        <w:rPr>
          <w:lang w:val="ru-RU"/>
        </w:rPr>
        <w:t xml:space="preserve"> и эффект </w:t>
      </w:r>
      <w:r>
        <w:rPr>
          <w:lang w:val="ru-RU"/>
        </w:rPr>
        <w:t>П</w:t>
      </w:r>
      <w:r w:rsidRPr="00113C57">
        <w:rPr>
          <w:lang w:val="ru-RU"/>
        </w:rPr>
        <w:t>одготовленный выстрел</w:t>
      </w:r>
      <w:r>
        <w:rPr>
          <w:lang w:val="ru-RU"/>
        </w:rPr>
        <w:t xml:space="preserve"> (</w:t>
      </w:r>
      <w:proofErr w:type="spellStart"/>
      <w:r w:rsidRPr="00751170">
        <w:rPr>
          <w:lang w:val="ru-RU"/>
        </w:rPr>
        <w:t>Prepared</w:t>
      </w:r>
      <w:proofErr w:type="spellEnd"/>
      <w:r w:rsidRPr="00751170">
        <w:rPr>
          <w:lang w:val="ru-RU"/>
        </w:rPr>
        <w:t xml:space="preserve"> </w:t>
      </w:r>
      <w:proofErr w:type="spellStart"/>
      <w:r w:rsidRPr="00751170">
        <w:rPr>
          <w:lang w:val="ru-RU"/>
        </w:rPr>
        <w:t>Shot</w:t>
      </w:r>
      <w:proofErr w:type="spellEnd"/>
      <w:r>
        <w:rPr>
          <w:lang w:val="ru-RU"/>
        </w:rPr>
        <w:t>)</w:t>
      </w:r>
    </w:p>
    <w:p w14:paraId="4B2EA38D" w14:textId="77777777" w:rsidR="0049779A" w:rsidRDefault="0049779A">
      <w:pPr>
        <w:pStyle w:val="ae"/>
        <w:numPr>
          <w:ilvl w:val="1"/>
          <w:numId w:val="51"/>
        </w:numPr>
        <w:rPr>
          <w:lang w:val="ru-RU"/>
        </w:rPr>
      </w:pPr>
      <w:r>
        <w:rPr>
          <w:lang w:val="ru-RU"/>
        </w:rPr>
        <w:t>Атака в ближнем бою и С</w:t>
      </w:r>
      <w:r w:rsidRPr="00113C57">
        <w:rPr>
          <w:lang w:val="ru-RU"/>
        </w:rPr>
        <w:t xml:space="preserve">трелковая атака дает </w:t>
      </w:r>
      <w:r>
        <w:rPr>
          <w:lang w:val="ru-RU"/>
        </w:rPr>
        <w:t>З</w:t>
      </w:r>
      <w:r w:rsidRPr="00113C57">
        <w:rPr>
          <w:lang w:val="ru-RU"/>
        </w:rPr>
        <w:t>аряженное заклинание</w:t>
      </w:r>
      <w:r>
        <w:rPr>
          <w:lang w:val="ru-RU"/>
        </w:rPr>
        <w:t xml:space="preserve"> (</w:t>
      </w:r>
      <w:proofErr w:type="spellStart"/>
      <w:r w:rsidRPr="00AF372E">
        <w:rPr>
          <w:lang w:val="ru-RU"/>
        </w:rPr>
        <w:t>Prepared</w:t>
      </w:r>
      <w:proofErr w:type="spellEnd"/>
      <w:r w:rsidRPr="00AF372E">
        <w:rPr>
          <w:lang w:val="ru-RU"/>
        </w:rPr>
        <w:t xml:space="preserve"> </w:t>
      </w:r>
      <w:proofErr w:type="spellStart"/>
      <w:r w:rsidRPr="00AF372E">
        <w:rPr>
          <w:lang w:val="ru-RU"/>
        </w:rPr>
        <w:t>Spell</w:t>
      </w:r>
      <w:proofErr w:type="spellEnd"/>
      <w:r>
        <w:rPr>
          <w:lang w:val="ru-RU"/>
        </w:rPr>
        <w:t>)</w:t>
      </w:r>
    </w:p>
    <w:p w14:paraId="57453090" w14:textId="71939C1D" w:rsidR="0049779A" w:rsidRDefault="0049779A">
      <w:pPr>
        <w:pStyle w:val="ae"/>
        <w:numPr>
          <w:ilvl w:val="0"/>
          <w:numId w:val="51"/>
        </w:numPr>
        <w:rPr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В</w:t>
      </w:r>
      <w:r w:rsidRPr="00D64BA1">
        <w:rPr>
          <w:lang w:val="ru-RU"/>
        </w:rPr>
        <w:t>спышка огненной дуги (</w:t>
      </w:r>
      <w:proofErr w:type="spellStart"/>
      <w:r w:rsidRPr="00D64BA1">
        <w:t>Arcfire</w:t>
      </w:r>
      <w:proofErr w:type="spellEnd"/>
      <w:r w:rsidRPr="00D64BA1">
        <w:rPr>
          <w:lang w:val="ru-RU"/>
        </w:rPr>
        <w:t xml:space="preserve"> </w:t>
      </w:r>
      <w:r w:rsidRPr="00D64BA1">
        <w:t>Burst</w:t>
      </w:r>
      <w:r w:rsidRPr="00D64BA1">
        <w:rPr>
          <w:lang w:val="ru-RU"/>
        </w:rPr>
        <w:t>)</w:t>
      </w:r>
    </w:p>
    <w:p w14:paraId="1464E413" w14:textId="77777777" w:rsidR="0049779A" w:rsidRDefault="0049779A">
      <w:pPr>
        <w:pStyle w:val="ae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Теперь </w:t>
      </w:r>
      <w:r w:rsidRPr="00D64BA1">
        <w:rPr>
          <w:lang w:val="ru-RU"/>
        </w:rPr>
        <w:t>использ</w:t>
      </w:r>
      <w:r>
        <w:rPr>
          <w:lang w:val="ru-RU"/>
        </w:rPr>
        <w:t>уется</w:t>
      </w:r>
      <w:r w:rsidRPr="00D64BA1">
        <w:rPr>
          <w:lang w:val="ru-RU"/>
        </w:rPr>
        <w:t xml:space="preserve"> за одно очко</w:t>
      </w:r>
      <w:r>
        <w:rPr>
          <w:lang w:val="ru-RU"/>
        </w:rPr>
        <w:t xml:space="preserve"> (</w:t>
      </w:r>
      <w:r w:rsidRPr="00D15B2D">
        <w:rPr>
          <w:lang w:val="ru-RU"/>
        </w:rPr>
        <w:t>Single Action</w:t>
      </w:r>
      <w:r>
        <w:rPr>
          <w:lang w:val="ru-RU"/>
        </w:rPr>
        <w:t>)</w:t>
      </w:r>
    </w:p>
    <w:p w14:paraId="7D8E659F" w14:textId="0BA95A3D" w:rsidR="0049779A" w:rsidRDefault="0049779A">
      <w:pPr>
        <w:pStyle w:val="ae"/>
        <w:numPr>
          <w:ilvl w:val="0"/>
          <w:numId w:val="51"/>
        </w:numPr>
        <w:rPr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197B23">
        <w:t>Ткач</w:t>
      </w:r>
      <w:proofErr w:type="spellEnd"/>
      <w:r w:rsidRPr="00197B23">
        <w:t xml:space="preserve"> (Weaver)</w:t>
      </w:r>
    </w:p>
    <w:p w14:paraId="5ADD71DB" w14:textId="77777777" w:rsidR="0049779A" w:rsidRPr="00197B23" w:rsidRDefault="0049779A">
      <w:pPr>
        <w:pStyle w:val="ae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Теперь </w:t>
      </w:r>
      <w:r w:rsidRPr="00197B23">
        <w:rPr>
          <w:lang w:val="ru-RU"/>
        </w:rPr>
        <w:t>Бесплатное использование</w:t>
      </w:r>
      <w:r>
        <w:rPr>
          <w:lang w:val="ru-RU"/>
        </w:rPr>
        <w:t xml:space="preserve"> (</w:t>
      </w:r>
      <w:r w:rsidRPr="00D15B2D">
        <w:rPr>
          <w:lang w:val="ru-RU"/>
        </w:rPr>
        <w:t>Free Action</w:t>
      </w:r>
      <w:r>
        <w:rPr>
          <w:lang w:val="ru-RU"/>
        </w:rPr>
        <w:t>)</w:t>
      </w:r>
    </w:p>
    <w:p w14:paraId="7C65CA61" w14:textId="77777777" w:rsidR="0049779A" w:rsidRPr="00197B23" w:rsidRDefault="0049779A">
      <w:pPr>
        <w:pStyle w:val="ae"/>
        <w:numPr>
          <w:ilvl w:val="1"/>
          <w:numId w:val="51"/>
        </w:numPr>
        <w:rPr>
          <w:lang w:val="ru-RU"/>
        </w:rPr>
      </w:pPr>
      <w:r w:rsidRPr="00197B23">
        <w:rPr>
          <w:lang w:val="ru-RU"/>
        </w:rPr>
        <w:t>Можно использовать в</w:t>
      </w:r>
      <w:r>
        <w:rPr>
          <w:lang w:val="ru-RU"/>
        </w:rPr>
        <w:t>о вражеской</w:t>
      </w:r>
      <w:r w:rsidRPr="00197B23">
        <w:rPr>
          <w:lang w:val="ru-RU"/>
        </w:rPr>
        <w:t xml:space="preserve"> зоне контроля</w:t>
      </w:r>
    </w:p>
    <w:p w14:paraId="6811D3B0" w14:textId="07A40A28" w:rsidR="0049779A" w:rsidRPr="00FC76A3" w:rsidRDefault="0049779A">
      <w:pPr>
        <w:pStyle w:val="ae"/>
        <w:numPr>
          <w:ilvl w:val="1"/>
          <w:numId w:val="51"/>
        </w:numPr>
        <w:rPr>
          <w:lang w:val="ru-RU"/>
        </w:rPr>
      </w:pPr>
      <w:r w:rsidRPr="00197B23">
        <w:rPr>
          <w:lang w:val="ru-RU"/>
        </w:rPr>
        <w:t xml:space="preserve">Добавлен тег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0B7AA4">
        <w:rPr>
          <w:lang w:val="ru-RU"/>
        </w:rPr>
        <w:t>Поддержка</w:t>
      </w:r>
      <w:r>
        <w:rPr>
          <w:lang w:val="ru-RU"/>
        </w:rPr>
        <w:t xml:space="preserve"> (</w:t>
      </w:r>
      <w:r>
        <w:t>Support</w:t>
      </w:r>
      <w:r>
        <w:rPr>
          <w:lang w:val="ru-RU"/>
        </w:rPr>
        <w:t>)</w:t>
      </w:r>
    </w:p>
    <w:p w14:paraId="0EF2E8DF" w14:textId="77777777" w:rsidR="0049779A" w:rsidRDefault="0049779A" w:rsidP="0049779A">
      <w:pPr>
        <w:pStyle w:val="21"/>
        <w:rPr>
          <w:lang w:val="ru-RU"/>
        </w:rPr>
      </w:pPr>
      <w:r w:rsidRPr="000C3D2D">
        <w:rPr>
          <w:lang w:val="ru-RU"/>
        </w:rPr>
        <w:t>[</w:t>
      </w:r>
      <w:proofErr w:type="spellStart"/>
      <w:r w:rsidRPr="000C3D2D">
        <w:rPr>
          <w:lang w:val="ru-RU"/>
        </w:rPr>
        <w:t>mage</w:t>
      </w:r>
      <w:proofErr w:type="spellEnd"/>
      <w:r w:rsidRPr="000C3D2D">
        <w:rPr>
          <w:lang w:val="ru-RU"/>
        </w:rPr>
        <w:t>]</w:t>
      </w:r>
      <w:r>
        <w:rPr>
          <w:lang w:val="ru-RU"/>
        </w:rPr>
        <w:t xml:space="preserve"> </w:t>
      </w:r>
      <w:proofErr w:type="spellStart"/>
      <w:r w:rsidRPr="000C3D2D">
        <w:rPr>
          <w:lang w:val="ru-RU"/>
        </w:rPr>
        <w:t>Элементалист</w:t>
      </w:r>
      <w:proofErr w:type="spellEnd"/>
      <w:r>
        <w:rPr>
          <w:lang w:val="ru-RU"/>
        </w:rPr>
        <w:t xml:space="preserve"> (</w:t>
      </w:r>
      <w:proofErr w:type="spellStart"/>
      <w:r w:rsidRPr="00525BDC">
        <w:rPr>
          <w:lang w:val="ru-RU"/>
        </w:rPr>
        <w:t>Elementalist</w:t>
      </w:r>
      <w:proofErr w:type="spellEnd"/>
      <w:r>
        <w:rPr>
          <w:lang w:val="ru-RU"/>
        </w:rPr>
        <w:t>)</w:t>
      </w:r>
    </w:p>
    <w:p w14:paraId="17DC7600" w14:textId="46387C01" w:rsidR="0049779A" w:rsidRDefault="0049779A">
      <w:pPr>
        <w:pStyle w:val="a9"/>
        <w:numPr>
          <w:ilvl w:val="0"/>
          <w:numId w:val="52"/>
        </w:numPr>
        <w:rPr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BD2368">
        <w:rPr>
          <w:lang w:val="ru-RU"/>
        </w:rPr>
        <w:t>Ритуал стихий</w:t>
      </w:r>
      <w:r>
        <w:rPr>
          <w:lang w:val="ru-RU"/>
        </w:rPr>
        <w:t xml:space="preserve"> (</w:t>
      </w:r>
      <w:proofErr w:type="spellStart"/>
      <w:r w:rsidRPr="00824AD7">
        <w:rPr>
          <w:lang w:val="ru-RU"/>
        </w:rPr>
        <w:t>Ritual</w:t>
      </w:r>
      <w:proofErr w:type="spellEnd"/>
      <w:r w:rsidRPr="00824AD7">
        <w:rPr>
          <w:lang w:val="ru-RU"/>
        </w:rPr>
        <w:t xml:space="preserve"> </w:t>
      </w:r>
      <w:proofErr w:type="spellStart"/>
      <w:r w:rsidRPr="00824AD7">
        <w:rPr>
          <w:lang w:val="ru-RU"/>
        </w:rPr>
        <w:t>of</w:t>
      </w:r>
      <w:proofErr w:type="spellEnd"/>
      <w:r w:rsidRPr="00824AD7">
        <w:rPr>
          <w:lang w:val="ru-RU"/>
        </w:rPr>
        <w:t xml:space="preserve"> Elements</w:t>
      </w:r>
      <w:r>
        <w:rPr>
          <w:lang w:val="ru-RU"/>
        </w:rPr>
        <w:t>)</w:t>
      </w:r>
    </w:p>
    <w:p w14:paraId="7FA7A04F" w14:textId="77777777" w:rsidR="0049779A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 w:rsidRPr="00824AD7">
        <w:rPr>
          <w:rFonts w:asciiTheme="minorHAnsi" w:hAnsiTheme="minorHAnsi"/>
          <w:lang w:val="ru-RU"/>
        </w:rPr>
        <w:t>Теперь используется за одно очко (Single Action)</w:t>
      </w:r>
    </w:p>
    <w:p w14:paraId="5CBDED62" w14:textId="77777777" w:rsidR="0049779A" w:rsidRPr="00824AD7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>Н</w:t>
      </w:r>
      <w:r w:rsidRPr="00824AD7">
        <w:rPr>
          <w:lang w:val="ru-RU"/>
        </w:rPr>
        <w:t>е перезаряжает одноразовые способности</w:t>
      </w:r>
    </w:p>
    <w:p w14:paraId="7D48BE03" w14:textId="382E677E" w:rsidR="0049779A" w:rsidRPr="00E91643" w:rsidRDefault="0049779A">
      <w:pPr>
        <w:pStyle w:val="ae"/>
        <w:numPr>
          <w:ilvl w:val="0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F3201F">
        <w:rPr>
          <w:lang w:val="ru-RU"/>
        </w:rPr>
        <w:t>Неудержимое колдовство</w:t>
      </w:r>
      <w:r>
        <w:rPr>
          <w:lang w:val="ru-RU"/>
        </w:rPr>
        <w:t xml:space="preserve"> (</w:t>
      </w:r>
      <w:proofErr w:type="spellStart"/>
      <w:r w:rsidRPr="00F3201F">
        <w:rPr>
          <w:lang w:val="ru-RU"/>
        </w:rPr>
        <w:t>Inexorable</w:t>
      </w:r>
      <w:proofErr w:type="spellEnd"/>
      <w:r w:rsidRPr="00F3201F">
        <w:rPr>
          <w:lang w:val="ru-RU"/>
        </w:rPr>
        <w:t xml:space="preserve"> </w:t>
      </w:r>
      <w:proofErr w:type="spellStart"/>
      <w:r w:rsidRPr="00F3201F">
        <w:rPr>
          <w:lang w:val="ru-RU"/>
        </w:rPr>
        <w:t>Cast</w:t>
      </w:r>
      <w:proofErr w:type="spellEnd"/>
      <w:r>
        <w:rPr>
          <w:lang w:val="ru-RU"/>
        </w:rPr>
        <w:t>)</w:t>
      </w:r>
    </w:p>
    <w:p w14:paraId="6AAE6B21" w14:textId="77777777" w:rsidR="0049779A" w:rsidRPr="00077293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Теперь имеет перезарядку 6 </w:t>
      </w:r>
      <w:r w:rsidRPr="006B107E">
        <w:rPr>
          <w:lang w:val="ru-RU"/>
        </w:rPr>
        <w:t>[</w:t>
      </w:r>
      <w:proofErr w:type="spellStart"/>
      <w:r w:rsidRPr="006B107E">
        <w:rPr>
          <w:lang w:val="ru-RU"/>
        </w:rPr>
        <w:t>turn</w:t>
      </w:r>
      <w:proofErr w:type="spellEnd"/>
      <w:r w:rsidRPr="006B107E">
        <w:rPr>
          <w:lang w:val="ru-RU"/>
        </w:rPr>
        <w:t>]</w:t>
      </w:r>
    </w:p>
    <w:p w14:paraId="4050BC83" w14:textId="61D3331F" w:rsidR="0049779A" w:rsidRPr="006B107E" w:rsidRDefault="0049779A">
      <w:pPr>
        <w:pStyle w:val="ae"/>
        <w:numPr>
          <w:ilvl w:val="0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lastRenderedPageBreak/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F3201F">
        <w:rPr>
          <w:lang w:val="ru-RU"/>
        </w:rPr>
        <w:t>Иссушающая буря</w:t>
      </w:r>
      <w:r>
        <w:rPr>
          <w:lang w:val="ru-RU"/>
        </w:rPr>
        <w:t xml:space="preserve"> (</w:t>
      </w:r>
      <w:proofErr w:type="spellStart"/>
      <w:r w:rsidRPr="00F3201F">
        <w:rPr>
          <w:lang w:val="ru-RU"/>
        </w:rPr>
        <w:t>Withering</w:t>
      </w:r>
      <w:proofErr w:type="spellEnd"/>
      <w:r w:rsidRPr="00F3201F">
        <w:rPr>
          <w:lang w:val="ru-RU"/>
        </w:rPr>
        <w:t xml:space="preserve"> Blizzard</w:t>
      </w:r>
      <w:r>
        <w:rPr>
          <w:lang w:val="ru-RU"/>
        </w:rPr>
        <w:t>)</w:t>
      </w:r>
    </w:p>
    <w:p w14:paraId="745CBA2A" w14:textId="77777777" w:rsidR="0049779A" w:rsidRPr="00077293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Теперь имеет перезарядку 6 </w:t>
      </w:r>
      <w:r w:rsidRPr="006B107E">
        <w:rPr>
          <w:lang w:val="ru-RU"/>
        </w:rPr>
        <w:t>[</w:t>
      </w:r>
      <w:proofErr w:type="spellStart"/>
      <w:r w:rsidRPr="006B107E">
        <w:rPr>
          <w:lang w:val="ru-RU"/>
        </w:rPr>
        <w:t>turn</w:t>
      </w:r>
      <w:proofErr w:type="spellEnd"/>
      <w:r w:rsidRPr="006B107E">
        <w:rPr>
          <w:lang w:val="ru-RU"/>
        </w:rPr>
        <w:t>]</w:t>
      </w:r>
    </w:p>
    <w:p w14:paraId="245ECF87" w14:textId="537A9133" w:rsidR="0049779A" w:rsidRPr="006B107E" w:rsidRDefault="0049779A">
      <w:pPr>
        <w:pStyle w:val="ae"/>
        <w:numPr>
          <w:ilvl w:val="0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A64C6F">
        <w:rPr>
          <w:lang w:val="ru-RU"/>
        </w:rPr>
        <w:t>Разрыв земли</w:t>
      </w:r>
      <w:r>
        <w:rPr>
          <w:lang w:val="ru-RU"/>
        </w:rPr>
        <w:t xml:space="preserve"> (</w:t>
      </w:r>
      <w:proofErr w:type="spellStart"/>
      <w:r w:rsidRPr="00F3201F">
        <w:rPr>
          <w:lang w:val="ru-RU"/>
        </w:rPr>
        <w:t>Sunder</w:t>
      </w:r>
      <w:proofErr w:type="spellEnd"/>
      <w:r w:rsidRPr="00F3201F">
        <w:rPr>
          <w:lang w:val="ru-RU"/>
        </w:rPr>
        <w:t xml:space="preserve"> Earth</w:t>
      </w:r>
      <w:r>
        <w:rPr>
          <w:lang w:val="ru-RU"/>
        </w:rPr>
        <w:t>)</w:t>
      </w:r>
    </w:p>
    <w:p w14:paraId="644C21AB" w14:textId="77777777" w:rsidR="0049779A" w:rsidRPr="00077293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Теперь имеет перезарядку 6 </w:t>
      </w:r>
      <w:r w:rsidRPr="006B107E">
        <w:rPr>
          <w:lang w:val="ru-RU"/>
        </w:rPr>
        <w:t>[</w:t>
      </w:r>
      <w:proofErr w:type="spellStart"/>
      <w:r w:rsidRPr="006B107E">
        <w:rPr>
          <w:lang w:val="ru-RU"/>
        </w:rPr>
        <w:t>turn</w:t>
      </w:r>
      <w:proofErr w:type="spellEnd"/>
      <w:r w:rsidRPr="006B107E">
        <w:rPr>
          <w:lang w:val="ru-RU"/>
        </w:rPr>
        <w:t>]</w:t>
      </w:r>
    </w:p>
    <w:p w14:paraId="57B47CBA" w14:textId="3618E956" w:rsidR="0049779A" w:rsidRPr="006B107E" w:rsidRDefault="0049779A">
      <w:pPr>
        <w:pStyle w:val="ae"/>
        <w:numPr>
          <w:ilvl w:val="0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A64C6F">
        <w:rPr>
          <w:lang w:val="ru-RU"/>
        </w:rPr>
        <w:t>Дикий огонь</w:t>
      </w:r>
      <w:r>
        <w:rPr>
          <w:lang w:val="ru-RU"/>
        </w:rPr>
        <w:t xml:space="preserve"> (</w:t>
      </w:r>
      <w:proofErr w:type="spellStart"/>
      <w:r w:rsidRPr="00F3201F">
        <w:rPr>
          <w:lang w:val="ru-RU"/>
        </w:rPr>
        <w:t>Wildfire</w:t>
      </w:r>
      <w:proofErr w:type="spellEnd"/>
      <w:r>
        <w:rPr>
          <w:lang w:val="ru-RU"/>
        </w:rPr>
        <w:t>)</w:t>
      </w:r>
    </w:p>
    <w:p w14:paraId="4221E315" w14:textId="77777777" w:rsidR="0049779A" w:rsidRPr="00077293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Теперь имеет перезарядку 6 </w:t>
      </w:r>
      <w:r w:rsidRPr="006B107E">
        <w:rPr>
          <w:lang w:val="ru-RU"/>
        </w:rPr>
        <w:t>[</w:t>
      </w:r>
      <w:proofErr w:type="spellStart"/>
      <w:r w:rsidRPr="006B107E">
        <w:rPr>
          <w:lang w:val="ru-RU"/>
        </w:rPr>
        <w:t>turn</w:t>
      </w:r>
      <w:proofErr w:type="spellEnd"/>
      <w:r w:rsidRPr="006B107E">
        <w:rPr>
          <w:lang w:val="ru-RU"/>
        </w:rPr>
        <w:t>]</w:t>
      </w:r>
    </w:p>
    <w:p w14:paraId="29116B9B" w14:textId="7725F2AA" w:rsidR="0049779A" w:rsidRPr="006B107E" w:rsidRDefault="0049779A">
      <w:pPr>
        <w:pStyle w:val="ae"/>
        <w:numPr>
          <w:ilvl w:val="0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>Активная способность</w:t>
      </w:r>
      <w:r w:rsidRPr="009F1278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Pr="00A64C6F">
        <w:rPr>
          <w:lang w:val="ru-RU"/>
        </w:rPr>
        <w:t>Снаряд молнии</w:t>
      </w:r>
      <w:r>
        <w:rPr>
          <w:lang w:val="ru-RU"/>
        </w:rPr>
        <w:t xml:space="preserve"> (</w:t>
      </w:r>
      <w:proofErr w:type="spellStart"/>
      <w:r w:rsidRPr="004A0254">
        <w:rPr>
          <w:lang w:val="ru-RU"/>
        </w:rPr>
        <w:t>Lightning</w:t>
      </w:r>
      <w:proofErr w:type="spellEnd"/>
      <w:r w:rsidRPr="004A0254">
        <w:rPr>
          <w:lang w:val="ru-RU"/>
        </w:rPr>
        <w:t xml:space="preserve"> </w:t>
      </w:r>
      <w:proofErr w:type="spellStart"/>
      <w:r w:rsidRPr="004A0254">
        <w:rPr>
          <w:lang w:val="ru-RU"/>
        </w:rPr>
        <w:t>Bolt</w:t>
      </w:r>
      <w:proofErr w:type="spellEnd"/>
      <w:r>
        <w:rPr>
          <w:lang w:val="ru-RU"/>
        </w:rPr>
        <w:t>)</w:t>
      </w:r>
    </w:p>
    <w:p w14:paraId="4A11C427" w14:textId="3ECDD69F" w:rsidR="0049779A" w:rsidRPr="0049779A" w:rsidRDefault="0049779A">
      <w:pPr>
        <w:pStyle w:val="ae"/>
        <w:numPr>
          <w:ilvl w:val="1"/>
          <w:numId w:val="52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Теперь имеет перезарядку 6 </w:t>
      </w:r>
      <w:r w:rsidRPr="006B107E">
        <w:rPr>
          <w:lang w:val="ru-RU"/>
        </w:rPr>
        <w:t>[</w:t>
      </w:r>
      <w:proofErr w:type="spellStart"/>
      <w:r w:rsidRPr="006B107E">
        <w:rPr>
          <w:lang w:val="ru-RU"/>
        </w:rPr>
        <w:t>turn</w:t>
      </w:r>
      <w:proofErr w:type="spellEnd"/>
      <w:r w:rsidRPr="006B107E">
        <w:rPr>
          <w:lang w:val="ru-RU"/>
        </w:rPr>
        <w:t>]</w:t>
      </w:r>
    </w:p>
    <w:p w14:paraId="49D91E49" w14:textId="2B82679E" w:rsidR="000C3E38" w:rsidRPr="00D048FF" w:rsidRDefault="000C3E38" w:rsidP="000C3E38">
      <w:pPr>
        <w:pStyle w:val="1"/>
        <w:rPr>
          <w:lang w:val="ru-RU"/>
        </w:rPr>
      </w:pPr>
      <w:r>
        <w:rPr>
          <w:lang w:val="ru-RU"/>
        </w:rPr>
        <w:t>Губернаторы (</w:t>
      </w:r>
      <w:proofErr w:type="spellStart"/>
      <w:r w:rsidR="00254B68" w:rsidRPr="00254B68">
        <w:rPr>
          <w:lang w:val="ru-RU"/>
        </w:rPr>
        <w:t>Governor</w:t>
      </w:r>
      <w:proofErr w:type="spellEnd"/>
      <w:r w:rsidR="00254B68">
        <w:t>s</w:t>
      </w:r>
      <w:r>
        <w:rPr>
          <w:lang w:val="ru-RU"/>
        </w:rPr>
        <w:t>)</w:t>
      </w:r>
    </w:p>
    <w:p w14:paraId="3D1C123C" w14:textId="0ECE4056" w:rsidR="0014466A" w:rsidRPr="0000534A" w:rsidRDefault="00CA1DC3" w:rsidP="0014466A">
      <w:pPr>
        <w:pStyle w:val="21"/>
        <w:rPr>
          <w:lang w:val="ru-RU"/>
        </w:rPr>
      </w:pPr>
      <w:r w:rsidRPr="00CA1DC3">
        <w:rPr>
          <w:lang w:val="ru-RU"/>
        </w:rPr>
        <w:t>[</w:t>
      </w:r>
      <w:proofErr w:type="spellStart"/>
      <w:r w:rsidRPr="00CA1DC3">
        <w:t>fortressgov</w:t>
      </w:r>
      <w:proofErr w:type="spellEnd"/>
      <w:r w:rsidRPr="00CA1DC3">
        <w:rPr>
          <w:lang w:val="ru-RU"/>
        </w:rPr>
        <w:t>]</w:t>
      </w:r>
      <w:r>
        <w:rPr>
          <w:lang w:val="ru-RU"/>
        </w:rPr>
        <w:t xml:space="preserve"> </w:t>
      </w:r>
      <w:r w:rsidR="0000534A" w:rsidRPr="0000534A">
        <w:rPr>
          <w:lang w:val="ru-RU"/>
        </w:rPr>
        <w:t xml:space="preserve">Губернатор-строитель крепостей </w:t>
      </w:r>
      <w:r w:rsidR="008F3A62" w:rsidRPr="0000534A">
        <w:rPr>
          <w:lang w:val="ru-RU"/>
        </w:rPr>
        <w:t>(</w:t>
      </w:r>
      <w:proofErr w:type="spellStart"/>
      <w:r w:rsidR="0000534A" w:rsidRPr="0000534A">
        <w:rPr>
          <w:lang w:val="ru-RU"/>
        </w:rPr>
        <w:t>Fortifying</w:t>
      </w:r>
      <w:proofErr w:type="spellEnd"/>
      <w:r w:rsidR="0000534A" w:rsidRPr="0000534A">
        <w:rPr>
          <w:lang w:val="ru-RU"/>
        </w:rPr>
        <w:t xml:space="preserve"> </w:t>
      </w:r>
      <w:proofErr w:type="spellStart"/>
      <w:r w:rsidR="0000534A" w:rsidRPr="0000534A">
        <w:rPr>
          <w:lang w:val="ru-RU"/>
        </w:rPr>
        <w:t>Governor</w:t>
      </w:r>
      <w:proofErr w:type="spellEnd"/>
      <w:r w:rsidR="008F3A62" w:rsidRPr="0000534A">
        <w:rPr>
          <w:lang w:val="ru-RU"/>
        </w:rPr>
        <w:t>)</w:t>
      </w:r>
    </w:p>
    <w:p w14:paraId="6ADF2F40" w14:textId="542742DB" w:rsidR="00743097" w:rsidRPr="00743097" w:rsidRDefault="00743097">
      <w:pPr>
        <w:pStyle w:val="a9"/>
        <w:numPr>
          <w:ilvl w:val="0"/>
          <w:numId w:val="38"/>
        </w:numPr>
        <w:rPr>
          <w:lang w:val="ru-RU"/>
        </w:rPr>
      </w:pPr>
      <w:r w:rsidRPr="00743097">
        <w:rPr>
          <w:lang w:val="ru-RU"/>
        </w:rPr>
        <w:t>1 уровень</w:t>
      </w:r>
      <w:r>
        <w:rPr>
          <w:lang w:val="ru-RU"/>
        </w:rPr>
        <w:t xml:space="preserve"> славы</w:t>
      </w:r>
    </w:p>
    <w:p w14:paraId="0F24983F" w14:textId="24784318" w:rsidR="00743097" w:rsidRPr="00743097" w:rsidRDefault="00743097">
      <w:pPr>
        <w:pStyle w:val="a9"/>
        <w:numPr>
          <w:ilvl w:val="1"/>
          <w:numId w:val="38"/>
        </w:numPr>
        <w:rPr>
          <w:lang w:val="ru-RU"/>
        </w:rPr>
      </w:pPr>
      <w:r w:rsidRPr="00743097">
        <w:rPr>
          <w:lang w:val="ru-RU"/>
        </w:rPr>
        <w:t>скидка на строительство защитных сооружений (</w:t>
      </w:r>
      <w:r w:rsidR="008957EB" w:rsidRPr="008957EB">
        <w:rPr>
          <w:lang w:val="ru-RU"/>
        </w:rPr>
        <w:t>[</w:t>
      </w:r>
      <w:proofErr w:type="spellStart"/>
      <w:r w:rsidR="008957EB" w:rsidRPr="008957EB">
        <w:rPr>
          <w:lang w:val="ru-RU"/>
        </w:rPr>
        <w:t>gold</w:t>
      </w:r>
      <w:proofErr w:type="spellEnd"/>
      <w:r w:rsidR="008957EB" w:rsidRPr="008957EB">
        <w:rPr>
          <w:lang w:val="ru-RU"/>
        </w:rPr>
        <w:t>]</w:t>
      </w:r>
      <w:r w:rsidRPr="00743097">
        <w:rPr>
          <w:lang w:val="ru-RU"/>
        </w:rPr>
        <w:t xml:space="preserve">, </w:t>
      </w:r>
      <w:r w:rsidR="00157A98" w:rsidRPr="00157A98">
        <w:rPr>
          <w:lang w:val="ru-RU"/>
        </w:rPr>
        <w:t>[</w:t>
      </w:r>
      <w:proofErr w:type="spellStart"/>
      <w:r w:rsidR="00157A98" w:rsidRPr="00157A98">
        <w:rPr>
          <w:lang w:val="ru-RU"/>
        </w:rPr>
        <w:t>production</w:t>
      </w:r>
      <w:proofErr w:type="spellEnd"/>
      <w:r w:rsidR="00157A98" w:rsidRPr="00157A98">
        <w:rPr>
          <w:lang w:val="ru-RU"/>
        </w:rPr>
        <w:t>]</w:t>
      </w:r>
      <w:r w:rsidRPr="00743097">
        <w:rPr>
          <w:lang w:val="ru-RU"/>
        </w:rPr>
        <w:t>) -20% -&gt; -40%</w:t>
      </w:r>
    </w:p>
    <w:p w14:paraId="09F1753E" w14:textId="1336D005" w:rsidR="00743097" w:rsidRPr="00B3530D" w:rsidRDefault="00743097">
      <w:pPr>
        <w:pStyle w:val="ae"/>
        <w:numPr>
          <w:ilvl w:val="1"/>
          <w:numId w:val="38"/>
        </w:numPr>
        <w:rPr>
          <w:rFonts w:asciiTheme="minorHAnsi" w:hAnsiTheme="minorHAnsi"/>
          <w:lang w:val="ru-RU"/>
        </w:rPr>
      </w:pPr>
      <w:r w:rsidRPr="00B3530D">
        <w:rPr>
          <w:rFonts w:asciiTheme="minorHAnsi" w:hAnsiTheme="minorHAnsi"/>
          <w:lang w:val="ru-RU"/>
        </w:rPr>
        <w:t xml:space="preserve">Добавлен найм </w:t>
      </w:r>
      <w:r w:rsidR="00157A98" w:rsidRPr="00B3530D">
        <w:rPr>
          <w:lang w:val="ru-RU"/>
        </w:rPr>
        <w:t>юнит М</w:t>
      </w:r>
      <w:r w:rsidRPr="00B3530D">
        <w:rPr>
          <w:rFonts w:asciiTheme="minorHAnsi" w:hAnsiTheme="minorHAnsi"/>
          <w:lang w:val="ru-RU"/>
        </w:rPr>
        <w:t>алый дух камня</w:t>
      </w:r>
      <w:r w:rsidR="00157A98" w:rsidRPr="00B3530D">
        <w:rPr>
          <w:lang w:val="ru-RU"/>
        </w:rPr>
        <w:t xml:space="preserve"> </w:t>
      </w:r>
      <w:proofErr w:type="spellStart"/>
      <w:r w:rsidR="00157A98" w:rsidRPr="00B3530D">
        <w:rPr>
          <w:lang w:val="ru-RU"/>
        </w:rPr>
        <w:t>Т1</w:t>
      </w:r>
      <w:proofErr w:type="spellEnd"/>
      <w:r w:rsidR="00157A98" w:rsidRPr="00B3530D">
        <w:rPr>
          <w:lang w:val="ru-RU"/>
        </w:rPr>
        <w:t xml:space="preserve"> (</w:t>
      </w:r>
      <w:proofErr w:type="spellStart"/>
      <w:r w:rsidR="00B3530D" w:rsidRPr="00B3530D">
        <w:rPr>
          <w:rFonts w:asciiTheme="minorHAnsi" w:hAnsiTheme="minorHAnsi"/>
          <w:lang w:val="ru-RU"/>
        </w:rPr>
        <w:t>Lesser</w:t>
      </w:r>
      <w:proofErr w:type="spellEnd"/>
      <w:r w:rsidR="00B3530D" w:rsidRPr="00B3530D">
        <w:rPr>
          <w:rFonts w:asciiTheme="minorHAnsi" w:hAnsiTheme="minorHAnsi"/>
          <w:lang w:val="ru-RU"/>
        </w:rPr>
        <w:t xml:space="preserve"> Stone Spirit</w:t>
      </w:r>
      <w:r w:rsidR="00157A98" w:rsidRPr="00B3530D">
        <w:rPr>
          <w:lang w:val="ru-RU"/>
        </w:rPr>
        <w:t>)</w:t>
      </w:r>
    </w:p>
    <w:p w14:paraId="0F2B8286" w14:textId="013CB06B" w:rsidR="00743097" w:rsidRPr="00743097" w:rsidRDefault="00743097">
      <w:pPr>
        <w:pStyle w:val="a9"/>
        <w:numPr>
          <w:ilvl w:val="0"/>
          <w:numId w:val="38"/>
        </w:numPr>
        <w:rPr>
          <w:lang w:val="ru-RU"/>
        </w:rPr>
      </w:pPr>
      <w:r w:rsidRPr="00743097">
        <w:rPr>
          <w:lang w:val="ru-RU"/>
        </w:rPr>
        <w:t xml:space="preserve">4 уровень </w:t>
      </w:r>
      <w:r>
        <w:rPr>
          <w:lang w:val="ru-RU"/>
        </w:rPr>
        <w:t>славы</w:t>
      </w:r>
    </w:p>
    <w:p w14:paraId="133B0E99" w14:textId="031F2968" w:rsidR="00743097" w:rsidRPr="00126715" w:rsidRDefault="00743097">
      <w:pPr>
        <w:pStyle w:val="ae"/>
        <w:numPr>
          <w:ilvl w:val="1"/>
          <w:numId w:val="38"/>
        </w:numPr>
        <w:rPr>
          <w:rFonts w:asciiTheme="minorHAnsi" w:hAnsiTheme="minorHAnsi"/>
          <w:lang w:val="ru-RU"/>
        </w:rPr>
      </w:pPr>
      <w:r w:rsidRPr="00EA74EF">
        <w:rPr>
          <w:rFonts w:asciiTheme="minorHAnsi" w:hAnsiTheme="minorHAnsi"/>
          <w:lang w:val="ru-RU"/>
        </w:rPr>
        <w:t xml:space="preserve">Добавлена </w:t>
      </w:r>
      <w:r w:rsidR="00EA74EF">
        <w:rPr>
          <w:rFonts w:asciiTheme="minorHAnsi" w:hAnsiTheme="minorHAnsi"/>
          <w:lang w:val="ru-RU"/>
        </w:rPr>
        <w:t>осо</w:t>
      </w:r>
      <w:r w:rsidR="00126715">
        <w:rPr>
          <w:rFonts w:asciiTheme="minorHAnsi" w:hAnsiTheme="minorHAnsi"/>
          <w:lang w:val="ru-RU"/>
        </w:rPr>
        <w:t>бенность в битве за город</w:t>
      </w:r>
      <w:r w:rsidRPr="00EA74EF">
        <w:rPr>
          <w:rFonts w:asciiTheme="minorHAnsi" w:hAnsiTheme="minorHAnsi"/>
          <w:lang w:val="ru-RU"/>
        </w:rPr>
        <w:t xml:space="preserve"> - В бою за этот город 4 Железных Голема помощника</w:t>
      </w:r>
      <w:r w:rsidR="00B3530D" w:rsidRPr="00EA74EF">
        <w:rPr>
          <w:lang w:val="ru-RU"/>
        </w:rPr>
        <w:t xml:space="preserve"> </w:t>
      </w:r>
      <w:proofErr w:type="spellStart"/>
      <w:r w:rsidR="00B3530D" w:rsidRPr="00EA74EF">
        <w:rPr>
          <w:lang w:val="ru-RU"/>
        </w:rPr>
        <w:t>Т1</w:t>
      </w:r>
      <w:proofErr w:type="spellEnd"/>
      <w:r w:rsidR="00B3530D" w:rsidRPr="00EA74EF">
        <w:rPr>
          <w:lang w:val="ru-RU"/>
        </w:rPr>
        <w:t xml:space="preserve"> (</w:t>
      </w:r>
      <w:r w:rsidR="00EA74EF" w:rsidRPr="00EA74EF">
        <w:rPr>
          <w:rFonts w:asciiTheme="minorHAnsi" w:hAnsiTheme="minorHAnsi"/>
          <w:lang w:val="ru-RU"/>
        </w:rPr>
        <w:t xml:space="preserve">Iron </w:t>
      </w:r>
      <w:proofErr w:type="spellStart"/>
      <w:r w:rsidR="00EA74EF" w:rsidRPr="00EA74EF">
        <w:rPr>
          <w:rFonts w:asciiTheme="minorHAnsi" w:hAnsiTheme="minorHAnsi"/>
          <w:lang w:val="ru-RU"/>
        </w:rPr>
        <w:t>Golem</w:t>
      </w:r>
      <w:proofErr w:type="spellEnd"/>
      <w:r w:rsidR="00EA74EF" w:rsidRPr="00EA74EF">
        <w:rPr>
          <w:rFonts w:asciiTheme="minorHAnsi" w:hAnsiTheme="minorHAnsi"/>
          <w:lang w:val="ru-RU"/>
        </w:rPr>
        <w:t xml:space="preserve"> </w:t>
      </w:r>
      <w:proofErr w:type="spellStart"/>
      <w:r w:rsidR="00EA74EF" w:rsidRPr="00EA74EF">
        <w:rPr>
          <w:rFonts w:asciiTheme="minorHAnsi" w:hAnsiTheme="minorHAnsi"/>
          <w:lang w:val="ru-RU"/>
        </w:rPr>
        <w:t>Assistant</w:t>
      </w:r>
      <w:proofErr w:type="spellEnd"/>
      <w:r w:rsidR="00B3530D" w:rsidRPr="00EA74EF">
        <w:rPr>
          <w:lang w:val="ru-RU"/>
        </w:rPr>
        <w:t>)</w:t>
      </w:r>
      <w:r w:rsidRPr="00EA74EF">
        <w:rPr>
          <w:lang w:val="ru-RU"/>
        </w:rPr>
        <w:t xml:space="preserve"> сражаются на вашей стороне.</w:t>
      </w:r>
    </w:p>
    <w:p w14:paraId="3106C1A3" w14:textId="74484002" w:rsidR="00126715" w:rsidRDefault="00E740ED" w:rsidP="00126715">
      <w:pPr>
        <w:pStyle w:val="21"/>
        <w:rPr>
          <w:lang w:val="ru-RU"/>
        </w:rPr>
      </w:pPr>
      <w:r w:rsidRPr="00E740ED">
        <w:t>[</w:t>
      </w:r>
      <w:proofErr w:type="spellStart"/>
      <w:r w:rsidRPr="00E740ED">
        <w:t>navalgov</w:t>
      </w:r>
      <w:proofErr w:type="spellEnd"/>
      <w:r w:rsidRPr="00E740ED">
        <w:t>]</w:t>
      </w:r>
      <w:r>
        <w:rPr>
          <w:lang w:val="ru-RU"/>
        </w:rPr>
        <w:t xml:space="preserve"> </w:t>
      </w:r>
      <w:proofErr w:type="spellStart"/>
      <w:r w:rsidR="00126715" w:rsidRPr="00126715">
        <w:t>Морской</w:t>
      </w:r>
      <w:proofErr w:type="spellEnd"/>
      <w:r w:rsidR="00126715" w:rsidRPr="00126715">
        <w:t xml:space="preserve"> </w:t>
      </w:r>
      <w:proofErr w:type="spellStart"/>
      <w:r w:rsidR="00126715" w:rsidRPr="00126715">
        <w:t>Губернатор</w:t>
      </w:r>
      <w:proofErr w:type="spellEnd"/>
      <w:r w:rsidR="00126715" w:rsidRPr="00126715">
        <w:t xml:space="preserve"> (Nautical Governor)</w:t>
      </w:r>
    </w:p>
    <w:p w14:paraId="4703DE6D" w14:textId="104898B8" w:rsidR="008E37D2" w:rsidRPr="008E37D2" w:rsidRDefault="008E37D2">
      <w:pPr>
        <w:pStyle w:val="a9"/>
        <w:numPr>
          <w:ilvl w:val="0"/>
          <w:numId w:val="39"/>
        </w:numPr>
        <w:rPr>
          <w:lang w:val="ru-RU"/>
        </w:rPr>
      </w:pPr>
      <w:r w:rsidRPr="008E37D2">
        <w:rPr>
          <w:lang w:val="ru-RU"/>
        </w:rPr>
        <w:t xml:space="preserve">1 уровень </w:t>
      </w:r>
      <w:r>
        <w:rPr>
          <w:lang w:val="ru-RU"/>
        </w:rPr>
        <w:t>славы</w:t>
      </w:r>
    </w:p>
    <w:p w14:paraId="7A78E937" w14:textId="1666E239" w:rsidR="008E37D2" w:rsidRPr="008E37D2" w:rsidRDefault="008E37D2">
      <w:pPr>
        <w:pStyle w:val="a9"/>
        <w:numPr>
          <w:ilvl w:val="1"/>
          <w:numId w:val="39"/>
        </w:numPr>
        <w:rPr>
          <w:lang w:val="ru-RU"/>
        </w:rPr>
      </w:pPr>
      <w:r w:rsidRPr="008E37D2">
        <w:rPr>
          <w:lang w:val="ru-RU"/>
        </w:rPr>
        <w:t xml:space="preserve">Добавлен найм </w:t>
      </w:r>
      <w:r>
        <w:rPr>
          <w:lang w:val="ru-RU"/>
        </w:rPr>
        <w:t>юнит М</w:t>
      </w:r>
      <w:r w:rsidRPr="008E37D2">
        <w:rPr>
          <w:lang w:val="ru-RU"/>
        </w:rPr>
        <w:t>алый дух волн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Т1</w:t>
      </w:r>
      <w:proofErr w:type="spellEnd"/>
      <w:r>
        <w:rPr>
          <w:lang w:val="ru-RU"/>
        </w:rPr>
        <w:t xml:space="preserve"> (</w:t>
      </w:r>
      <w:proofErr w:type="spellStart"/>
      <w:r w:rsidR="000A2C72" w:rsidRPr="000A2C72">
        <w:rPr>
          <w:lang w:val="ru-RU"/>
        </w:rPr>
        <w:t>Lesser</w:t>
      </w:r>
      <w:proofErr w:type="spellEnd"/>
      <w:r w:rsidR="000A2C72" w:rsidRPr="000A2C72">
        <w:rPr>
          <w:lang w:val="ru-RU"/>
        </w:rPr>
        <w:t xml:space="preserve"> </w:t>
      </w:r>
      <w:proofErr w:type="spellStart"/>
      <w:r w:rsidR="000A2C72" w:rsidRPr="000A2C72">
        <w:rPr>
          <w:lang w:val="ru-RU"/>
        </w:rPr>
        <w:t>Tide</w:t>
      </w:r>
      <w:proofErr w:type="spellEnd"/>
      <w:r w:rsidR="000A2C72" w:rsidRPr="000A2C72">
        <w:rPr>
          <w:lang w:val="ru-RU"/>
        </w:rPr>
        <w:t xml:space="preserve"> Spirit</w:t>
      </w:r>
      <w:r>
        <w:rPr>
          <w:lang w:val="ru-RU"/>
        </w:rPr>
        <w:t>)</w:t>
      </w:r>
    </w:p>
    <w:p w14:paraId="0B97D939" w14:textId="4C1785E3" w:rsidR="008E37D2" w:rsidRPr="008E37D2" w:rsidRDefault="008E37D2">
      <w:pPr>
        <w:pStyle w:val="a9"/>
        <w:numPr>
          <w:ilvl w:val="0"/>
          <w:numId w:val="39"/>
        </w:numPr>
        <w:rPr>
          <w:lang w:val="ru-RU"/>
        </w:rPr>
      </w:pPr>
      <w:r w:rsidRPr="008E37D2">
        <w:rPr>
          <w:lang w:val="ru-RU"/>
        </w:rPr>
        <w:t xml:space="preserve">3 уровень </w:t>
      </w:r>
      <w:r>
        <w:rPr>
          <w:lang w:val="ru-RU"/>
        </w:rPr>
        <w:t>славы</w:t>
      </w:r>
    </w:p>
    <w:p w14:paraId="5B750518" w14:textId="6062B86D" w:rsidR="008E37D2" w:rsidRPr="008E37D2" w:rsidRDefault="008E37D2">
      <w:pPr>
        <w:pStyle w:val="a9"/>
        <w:numPr>
          <w:ilvl w:val="1"/>
          <w:numId w:val="39"/>
        </w:numPr>
        <w:rPr>
          <w:lang w:val="ru-RU"/>
        </w:rPr>
      </w:pPr>
      <w:r w:rsidRPr="008E37D2">
        <w:rPr>
          <w:lang w:val="ru-RU"/>
        </w:rPr>
        <w:t xml:space="preserve">бонус за прибрежные и водные провинции </w:t>
      </w:r>
      <w:r w:rsidR="00D87EBD">
        <w:rPr>
          <w:lang w:val="ru-RU"/>
        </w:rPr>
        <w:t>+</w:t>
      </w:r>
      <w:r w:rsidRPr="008E37D2">
        <w:rPr>
          <w:lang w:val="ru-RU"/>
        </w:rPr>
        <w:t xml:space="preserve">2 → </w:t>
      </w:r>
      <w:r w:rsidR="00D87EBD">
        <w:rPr>
          <w:lang w:val="ru-RU"/>
        </w:rPr>
        <w:t>+</w:t>
      </w:r>
      <w:r w:rsidRPr="008E37D2">
        <w:rPr>
          <w:lang w:val="ru-RU"/>
        </w:rPr>
        <w:t xml:space="preserve">5 </w:t>
      </w:r>
      <w:r w:rsidR="00D87EBD" w:rsidRPr="00D87EBD">
        <w:rPr>
          <w:lang w:val="ru-RU"/>
        </w:rPr>
        <w:t>[</w:t>
      </w:r>
      <w:proofErr w:type="spellStart"/>
      <w:r w:rsidR="00D87EBD" w:rsidRPr="00D87EBD">
        <w:rPr>
          <w:lang w:val="ru-RU"/>
        </w:rPr>
        <w:t>mana</w:t>
      </w:r>
      <w:proofErr w:type="spellEnd"/>
      <w:r w:rsidR="00D87EBD" w:rsidRPr="00D87EBD">
        <w:rPr>
          <w:lang w:val="ru-RU"/>
        </w:rPr>
        <w:t>]</w:t>
      </w:r>
    </w:p>
    <w:p w14:paraId="33515C0F" w14:textId="3D783FE7" w:rsidR="008E37D2" w:rsidRPr="008E37D2" w:rsidRDefault="008E37D2">
      <w:pPr>
        <w:pStyle w:val="a9"/>
        <w:numPr>
          <w:ilvl w:val="0"/>
          <w:numId w:val="39"/>
        </w:numPr>
        <w:rPr>
          <w:lang w:val="ru-RU"/>
        </w:rPr>
      </w:pPr>
      <w:r w:rsidRPr="008E37D2">
        <w:rPr>
          <w:lang w:val="ru-RU"/>
        </w:rPr>
        <w:t xml:space="preserve">4 уровень </w:t>
      </w:r>
      <w:r>
        <w:rPr>
          <w:lang w:val="ru-RU"/>
        </w:rPr>
        <w:t>славы</w:t>
      </w:r>
    </w:p>
    <w:p w14:paraId="53458C55" w14:textId="4D77D143" w:rsidR="008E37D2" w:rsidRDefault="008E37D2">
      <w:pPr>
        <w:pStyle w:val="a9"/>
        <w:numPr>
          <w:ilvl w:val="1"/>
          <w:numId w:val="39"/>
        </w:numPr>
        <w:rPr>
          <w:lang w:val="ru-RU"/>
        </w:rPr>
      </w:pPr>
      <w:r w:rsidRPr="008E37D2">
        <w:rPr>
          <w:lang w:val="ru-RU"/>
        </w:rPr>
        <w:t xml:space="preserve">бонус за прибрежные и водные провинции </w:t>
      </w:r>
      <w:r w:rsidR="001D39EA">
        <w:rPr>
          <w:lang w:val="ru-RU"/>
        </w:rPr>
        <w:t>+</w:t>
      </w:r>
      <w:r w:rsidRPr="008E37D2">
        <w:rPr>
          <w:lang w:val="ru-RU"/>
        </w:rPr>
        <w:t xml:space="preserve">2 → </w:t>
      </w:r>
      <w:r w:rsidR="001D39EA">
        <w:rPr>
          <w:lang w:val="ru-RU"/>
        </w:rPr>
        <w:t>+</w:t>
      </w:r>
      <w:r w:rsidRPr="008E37D2">
        <w:rPr>
          <w:lang w:val="ru-RU"/>
        </w:rPr>
        <w:t xml:space="preserve">5 </w:t>
      </w:r>
      <w:r w:rsidR="001D39EA" w:rsidRPr="001D39EA">
        <w:rPr>
          <w:lang w:val="ru-RU"/>
        </w:rPr>
        <w:t>[</w:t>
      </w:r>
      <w:proofErr w:type="spellStart"/>
      <w:r w:rsidR="001D39EA" w:rsidRPr="001D39EA">
        <w:rPr>
          <w:lang w:val="ru-RU"/>
        </w:rPr>
        <w:t>gold</w:t>
      </w:r>
      <w:proofErr w:type="spellEnd"/>
      <w:r w:rsidR="001D39EA" w:rsidRPr="001D39EA">
        <w:rPr>
          <w:lang w:val="ru-RU"/>
        </w:rPr>
        <w:t>]</w:t>
      </w:r>
    </w:p>
    <w:p w14:paraId="1293813E" w14:textId="47C2A21C" w:rsidR="001D39EA" w:rsidRPr="00E740ED" w:rsidRDefault="00E740ED" w:rsidP="00A0519C">
      <w:pPr>
        <w:pStyle w:val="21"/>
      </w:pPr>
      <w:r w:rsidRPr="00E740ED">
        <w:t>[</w:t>
      </w:r>
      <w:proofErr w:type="spellStart"/>
      <w:r w:rsidRPr="00E740ED">
        <w:t>prospectgov</w:t>
      </w:r>
      <w:proofErr w:type="spellEnd"/>
      <w:r w:rsidRPr="00E740ED">
        <w:t xml:space="preserve">] </w:t>
      </w:r>
      <w:proofErr w:type="spellStart"/>
      <w:r w:rsidR="00A0519C" w:rsidRPr="00A0519C">
        <w:t>Губернатор-изыскатель</w:t>
      </w:r>
      <w:proofErr w:type="spellEnd"/>
      <w:r w:rsidR="00A0519C" w:rsidRPr="00A0519C">
        <w:t xml:space="preserve"> (Prospecting Governor)</w:t>
      </w:r>
    </w:p>
    <w:p w14:paraId="3B520F77" w14:textId="49384866" w:rsidR="00A0519C" w:rsidRPr="00A0519C" w:rsidRDefault="00A0519C">
      <w:pPr>
        <w:pStyle w:val="a9"/>
        <w:numPr>
          <w:ilvl w:val="0"/>
          <w:numId w:val="40"/>
        </w:numPr>
        <w:rPr>
          <w:lang w:val="ru-RU"/>
        </w:rPr>
      </w:pPr>
      <w:r w:rsidRPr="00A0519C">
        <w:rPr>
          <w:lang w:val="ru-RU"/>
        </w:rPr>
        <w:t xml:space="preserve">1 уровень </w:t>
      </w:r>
      <w:r>
        <w:rPr>
          <w:lang w:val="ru-RU"/>
        </w:rPr>
        <w:t>славы</w:t>
      </w:r>
    </w:p>
    <w:p w14:paraId="56282E35" w14:textId="5FB88D6A" w:rsidR="00A0519C" w:rsidRPr="00A0519C" w:rsidRDefault="00A0519C">
      <w:pPr>
        <w:pStyle w:val="a9"/>
        <w:numPr>
          <w:ilvl w:val="1"/>
          <w:numId w:val="40"/>
        </w:numPr>
        <w:rPr>
          <w:lang w:val="ru-RU"/>
        </w:rPr>
      </w:pPr>
      <w:r w:rsidRPr="00A0519C">
        <w:rPr>
          <w:lang w:val="ru-RU"/>
        </w:rPr>
        <w:t xml:space="preserve">Бонус за </w:t>
      </w:r>
      <w:r w:rsidR="00D71980" w:rsidRPr="00D71980">
        <w:rPr>
          <w:lang w:val="ru-RU"/>
        </w:rPr>
        <w:t>[</w:t>
      </w:r>
      <w:proofErr w:type="spellStart"/>
      <w:r w:rsidR="00D71980" w:rsidRPr="00D71980">
        <w:rPr>
          <w:lang w:val="ru-RU"/>
        </w:rPr>
        <w:t>mine</w:t>
      </w:r>
      <w:proofErr w:type="spellEnd"/>
      <w:r w:rsidR="00D71980" w:rsidRPr="00D71980">
        <w:rPr>
          <w:lang w:val="ru-RU"/>
        </w:rPr>
        <w:t>]</w:t>
      </w:r>
      <w:r w:rsidR="00D71980">
        <w:rPr>
          <w:lang w:val="ru-RU"/>
        </w:rPr>
        <w:t xml:space="preserve"> </w:t>
      </w:r>
      <w:r>
        <w:rPr>
          <w:lang w:val="ru-RU"/>
        </w:rPr>
        <w:t>+</w:t>
      </w:r>
      <w:r w:rsidRPr="00A0519C">
        <w:rPr>
          <w:lang w:val="ru-RU"/>
        </w:rPr>
        <w:t xml:space="preserve">5 → </w:t>
      </w:r>
      <w:r>
        <w:rPr>
          <w:lang w:val="ru-RU"/>
        </w:rPr>
        <w:t>+</w:t>
      </w:r>
      <w:r w:rsidRPr="00A0519C">
        <w:rPr>
          <w:lang w:val="ru-RU"/>
        </w:rPr>
        <w:t xml:space="preserve">10 </w:t>
      </w:r>
      <w:r w:rsidRPr="001D39EA">
        <w:rPr>
          <w:lang w:val="ru-RU"/>
        </w:rPr>
        <w:t>[</w:t>
      </w:r>
      <w:proofErr w:type="spellStart"/>
      <w:r w:rsidRPr="001D39EA">
        <w:rPr>
          <w:lang w:val="ru-RU"/>
        </w:rPr>
        <w:t>gold</w:t>
      </w:r>
      <w:proofErr w:type="spellEnd"/>
      <w:r w:rsidRPr="001D39EA">
        <w:rPr>
          <w:lang w:val="ru-RU"/>
        </w:rPr>
        <w:t>]</w:t>
      </w:r>
    </w:p>
    <w:p w14:paraId="5E818942" w14:textId="0F3E55D6" w:rsidR="00A0519C" w:rsidRPr="00A0519C" w:rsidRDefault="00A0519C">
      <w:pPr>
        <w:pStyle w:val="a9"/>
        <w:numPr>
          <w:ilvl w:val="0"/>
          <w:numId w:val="40"/>
        </w:numPr>
        <w:rPr>
          <w:lang w:val="ru-RU"/>
        </w:rPr>
      </w:pPr>
      <w:r w:rsidRPr="00A0519C">
        <w:rPr>
          <w:lang w:val="ru-RU"/>
        </w:rPr>
        <w:t xml:space="preserve">2 уровень </w:t>
      </w:r>
      <w:r>
        <w:rPr>
          <w:lang w:val="ru-RU"/>
        </w:rPr>
        <w:t>славы</w:t>
      </w:r>
    </w:p>
    <w:p w14:paraId="2A7B994C" w14:textId="19A6AF55" w:rsidR="00A0519C" w:rsidRPr="00A0519C" w:rsidRDefault="00A0519C">
      <w:pPr>
        <w:pStyle w:val="a9"/>
        <w:numPr>
          <w:ilvl w:val="1"/>
          <w:numId w:val="40"/>
        </w:numPr>
        <w:rPr>
          <w:lang w:val="ru-RU"/>
        </w:rPr>
      </w:pPr>
      <w:r w:rsidRPr="00A0519C">
        <w:rPr>
          <w:lang w:val="ru-RU"/>
        </w:rPr>
        <w:t xml:space="preserve">Бонус за </w:t>
      </w:r>
      <w:r w:rsidR="00D71980" w:rsidRPr="00D71980">
        <w:rPr>
          <w:lang w:val="ru-RU"/>
        </w:rPr>
        <w:t>[</w:t>
      </w:r>
      <w:proofErr w:type="spellStart"/>
      <w:r w:rsidR="00D71980" w:rsidRPr="00D71980">
        <w:rPr>
          <w:lang w:val="ru-RU"/>
        </w:rPr>
        <w:t>mine</w:t>
      </w:r>
      <w:proofErr w:type="spellEnd"/>
      <w:r w:rsidR="00D71980" w:rsidRPr="00D71980">
        <w:rPr>
          <w:lang w:val="ru-RU"/>
        </w:rPr>
        <w:t>]</w:t>
      </w:r>
      <w:r w:rsidR="00D71980">
        <w:rPr>
          <w:lang w:val="ru-RU"/>
        </w:rPr>
        <w:t xml:space="preserve"> </w:t>
      </w:r>
      <w:r>
        <w:rPr>
          <w:lang w:val="ru-RU"/>
        </w:rPr>
        <w:t>+</w:t>
      </w:r>
      <w:r w:rsidRPr="00A0519C">
        <w:rPr>
          <w:lang w:val="ru-RU"/>
        </w:rPr>
        <w:t xml:space="preserve">5 → </w:t>
      </w:r>
      <w:r>
        <w:rPr>
          <w:lang w:val="ru-RU"/>
        </w:rPr>
        <w:t>+</w:t>
      </w:r>
      <w:r w:rsidRPr="00A0519C">
        <w:rPr>
          <w:lang w:val="ru-RU"/>
        </w:rPr>
        <w:t xml:space="preserve">10 </w:t>
      </w:r>
      <w:r w:rsidR="00B82208" w:rsidRPr="00B82208">
        <w:rPr>
          <w:lang w:val="ru-RU"/>
        </w:rPr>
        <w:t>[</w:t>
      </w:r>
      <w:proofErr w:type="spellStart"/>
      <w:r w:rsidR="00B82208" w:rsidRPr="00B82208">
        <w:rPr>
          <w:lang w:val="ru-RU"/>
        </w:rPr>
        <w:t>happiness</w:t>
      </w:r>
      <w:proofErr w:type="spellEnd"/>
      <w:r w:rsidR="00B82208" w:rsidRPr="00B82208">
        <w:rPr>
          <w:lang w:val="ru-RU"/>
        </w:rPr>
        <w:t>]</w:t>
      </w:r>
    </w:p>
    <w:p w14:paraId="62B4B6CC" w14:textId="656FB1FB" w:rsidR="00A0519C" w:rsidRPr="00A0519C" w:rsidRDefault="00A0519C">
      <w:pPr>
        <w:pStyle w:val="a9"/>
        <w:numPr>
          <w:ilvl w:val="0"/>
          <w:numId w:val="40"/>
        </w:numPr>
        <w:rPr>
          <w:lang w:val="ru-RU"/>
        </w:rPr>
      </w:pPr>
      <w:r w:rsidRPr="00A0519C">
        <w:rPr>
          <w:lang w:val="ru-RU"/>
        </w:rPr>
        <w:t xml:space="preserve">4 уровень </w:t>
      </w:r>
      <w:r>
        <w:rPr>
          <w:lang w:val="ru-RU"/>
        </w:rPr>
        <w:t>славы</w:t>
      </w:r>
    </w:p>
    <w:p w14:paraId="49D5A72C" w14:textId="495035FC" w:rsidR="00A0519C" w:rsidRPr="00A0519C" w:rsidRDefault="00A0519C">
      <w:pPr>
        <w:pStyle w:val="a9"/>
        <w:numPr>
          <w:ilvl w:val="1"/>
          <w:numId w:val="40"/>
        </w:numPr>
        <w:rPr>
          <w:lang w:val="ru-RU"/>
        </w:rPr>
      </w:pPr>
      <w:r w:rsidRPr="00A0519C">
        <w:rPr>
          <w:lang w:val="ru-RU"/>
        </w:rPr>
        <w:t xml:space="preserve">бонус к доходу </w:t>
      </w:r>
      <w:r>
        <w:rPr>
          <w:lang w:val="ru-RU"/>
        </w:rPr>
        <w:t>+</w:t>
      </w:r>
      <w:r w:rsidRPr="00A0519C">
        <w:rPr>
          <w:lang w:val="ru-RU"/>
        </w:rPr>
        <w:t xml:space="preserve">10% → </w:t>
      </w:r>
      <w:r>
        <w:rPr>
          <w:lang w:val="ru-RU"/>
        </w:rPr>
        <w:t>+</w:t>
      </w:r>
      <w:r w:rsidRPr="00A0519C">
        <w:rPr>
          <w:lang w:val="ru-RU"/>
        </w:rPr>
        <w:t xml:space="preserve">20% </w:t>
      </w:r>
      <w:r w:rsidRPr="001D39EA">
        <w:rPr>
          <w:lang w:val="ru-RU"/>
        </w:rPr>
        <w:t>[</w:t>
      </w:r>
      <w:proofErr w:type="spellStart"/>
      <w:r w:rsidRPr="001D39EA">
        <w:rPr>
          <w:lang w:val="ru-RU"/>
        </w:rPr>
        <w:t>gold</w:t>
      </w:r>
      <w:proofErr w:type="spellEnd"/>
      <w:r w:rsidRPr="001D39EA">
        <w:rPr>
          <w:lang w:val="ru-RU"/>
        </w:rPr>
        <w:t>]</w:t>
      </w:r>
    </w:p>
    <w:p w14:paraId="6EC68F7F" w14:textId="136ED77E" w:rsidR="00A0519C" w:rsidRPr="00DB27AB" w:rsidRDefault="00E740ED" w:rsidP="0059353F">
      <w:pPr>
        <w:pStyle w:val="21"/>
      </w:pPr>
      <w:r w:rsidRPr="00E740ED">
        <w:t>[</w:t>
      </w:r>
      <w:proofErr w:type="spellStart"/>
      <w:r w:rsidRPr="00E740ED">
        <w:t>trollgov</w:t>
      </w:r>
      <w:proofErr w:type="spellEnd"/>
      <w:r w:rsidRPr="00E740ED">
        <w:t>]</w:t>
      </w:r>
      <w:r w:rsidRPr="00DB27AB">
        <w:t xml:space="preserve"> </w:t>
      </w:r>
      <w:r w:rsidR="0059353F" w:rsidRPr="0059353F">
        <w:rPr>
          <w:lang w:val="ru-RU"/>
        </w:rPr>
        <w:t>Губернатор</w:t>
      </w:r>
      <w:r w:rsidR="0059353F" w:rsidRPr="00DB27AB">
        <w:t>-</w:t>
      </w:r>
      <w:r w:rsidR="0059353F" w:rsidRPr="0059353F">
        <w:rPr>
          <w:lang w:val="ru-RU"/>
        </w:rPr>
        <w:t>тролль</w:t>
      </w:r>
      <w:r w:rsidR="0059353F" w:rsidRPr="00DB27AB">
        <w:t xml:space="preserve"> (</w:t>
      </w:r>
      <w:proofErr w:type="spellStart"/>
      <w:r w:rsidR="0059353F" w:rsidRPr="00DB27AB">
        <w:t>Trollkin</w:t>
      </w:r>
      <w:proofErr w:type="spellEnd"/>
      <w:r w:rsidR="0059353F" w:rsidRPr="00DB27AB">
        <w:t xml:space="preserve"> Governor)</w:t>
      </w:r>
    </w:p>
    <w:p w14:paraId="1C5D0FAA" w14:textId="090BCFB7" w:rsidR="0059353F" w:rsidRPr="0059353F" w:rsidRDefault="0059353F">
      <w:pPr>
        <w:pStyle w:val="a9"/>
        <w:numPr>
          <w:ilvl w:val="0"/>
          <w:numId w:val="41"/>
        </w:numPr>
        <w:rPr>
          <w:lang w:val="ru-RU"/>
        </w:rPr>
      </w:pPr>
      <w:r w:rsidRPr="0059353F">
        <w:rPr>
          <w:lang w:val="ru-RU"/>
        </w:rPr>
        <w:t xml:space="preserve">1 уровень </w:t>
      </w:r>
      <w:r>
        <w:rPr>
          <w:lang w:val="ru-RU"/>
        </w:rPr>
        <w:t>славы</w:t>
      </w:r>
    </w:p>
    <w:p w14:paraId="392EA45B" w14:textId="3F407E92" w:rsidR="0059353F" w:rsidRPr="0059353F" w:rsidRDefault="0059353F">
      <w:pPr>
        <w:pStyle w:val="a9"/>
        <w:numPr>
          <w:ilvl w:val="1"/>
          <w:numId w:val="41"/>
        </w:numPr>
        <w:rPr>
          <w:lang w:val="ru-RU"/>
        </w:rPr>
      </w:pPr>
      <w:r w:rsidRPr="0059353F">
        <w:rPr>
          <w:lang w:val="ru-RU"/>
        </w:rPr>
        <w:t xml:space="preserve">Бонус за </w:t>
      </w:r>
      <w:r w:rsidR="007218DD" w:rsidRPr="007218DD">
        <w:rPr>
          <w:lang w:val="ru-RU"/>
        </w:rPr>
        <w:t>[</w:t>
      </w:r>
      <w:proofErr w:type="spellStart"/>
      <w:r w:rsidR="007218DD" w:rsidRPr="007218DD">
        <w:rPr>
          <w:lang w:val="ru-RU"/>
        </w:rPr>
        <w:t>forester</w:t>
      </w:r>
      <w:proofErr w:type="spellEnd"/>
      <w:r w:rsidR="007218DD" w:rsidRPr="007218DD">
        <w:rPr>
          <w:lang w:val="ru-RU"/>
        </w:rPr>
        <w:t>]</w:t>
      </w:r>
      <w:r w:rsidR="007218DD">
        <w:rPr>
          <w:lang w:val="ru-RU"/>
        </w:rPr>
        <w:t xml:space="preserve"> +</w:t>
      </w:r>
      <w:r w:rsidRPr="0059353F">
        <w:rPr>
          <w:lang w:val="ru-RU"/>
        </w:rPr>
        <w:t xml:space="preserve">2 → </w:t>
      </w:r>
      <w:r w:rsidR="007218DD">
        <w:rPr>
          <w:lang w:val="ru-RU"/>
        </w:rPr>
        <w:t>+</w:t>
      </w:r>
      <w:r w:rsidRPr="0059353F">
        <w:rPr>
          <w:lang w:val="ru-RU"/>
        </w:rPr>
        <w:t xml:space="preserve">5 </w:t>
      </w:r>
      <w:r w:rsidRPr="00B82208">
        <w:rPr>
          <w:lang w:val="ru-RU"/>
        </w:rPr>
        <w:t>[</w:t>
      </w:r>
      <w:proofErr w:type="spellStart"/>
      <w:r w:rsidRPr="00B82208">
        <w:rPr>
          <w:lang w:val="ru-RU"/>
        </w:rPr>
        <w:t>happiness</w:t>
      </w:r>
      <w:proofErr w:type="spellEnd"/>
      <w:r w:rsidRPr="00B82208">
        <w:rPr>
          <w:lang w:val="ru-RU"/>
        </w:rPr>
        <w:t>]</w:t>
      </w:r>
    </w:p>
    <w:p w14:paraId="4D64085B" w14:textId="252C57AE" w:rsidR="0059353F" w:rsidRPr="0059353F" w:rsidRDefault="0059353F">
      <w:pPr>
        <w:pStyle w:val="a9"/>
        <w:numPr>
          <w:ilvl w:val="0"/>
          <w:numId w:val="41"/>
        </w:numPr>
        <w:rPr>
          <w:lang w:val="ru-RU"/>
        </w:rPr>
      </w:pPr>
      <w:r w:rsidRPr="0059353F">
        <w:rPr>
          <w:lang w:val="ru-RU"/>
        </w:rPr>
        <w:t xml:space="preserve">2 уровень </w:t>
      </w:r>
      <w:r>
        <w:rPr>
          <w:lang w:val="ru-RU"/>
        </w:rPr>
        <w:t>славы</w:t>
      </w:r>
    </w:p>
    <w:p w14:paraId="11A167F9" w14:textId="725F671A" w:rsidR="0059353F" w:rsidRPr="0059353F" w:rsidRDefault="0059353F">
      <w:pPr>
        <w:pStyle w:val="a9"/>
        <w:numPr>
          <w:ilvl w:val="1"/>
          <w:numId w:val="41"/>
        </w:numPr>
        <w:rPr>
          <w:lang w:val="ru-RU"/>
        </w:rPr>
      </w:pPr>
      <w:r w:rsidRPr="0059353F">
        <w:rPr>
          <w:lang w:val="ru-RU"/>
        </w:rPr>
        <w:t xml:space="preserve">Бонус за </w:t>
      </w:r>
      <w:r w:rsidR="007218DD" w:rsidRPr="007218DD">
        <w:rPr>
          <w:lang w:val="ru-RU"/>
        </w:rPr>
        <w:t>[</w:t>
      </w:r>
      <w:proofErr w:type="spellStart"/>
      <w:r w:rsidR="007218DD" w:rsidRPr="007218DD">
        <w:rPr>
          <w:lang w:val="ru-RU"/>
        </w:rPr>
        <w:t>forester</w:t>
      </w:r>
      <w:proofErr w:type="spellEnd"/>
      <w:r w:rsidR="007218DD" w:rsidRPr="007218DD">
        <w:rPr>
          <w:lang w:val="ru-RU"/>
        </w:rPr>
        <w:t>]</w:t>
      </w:r>
      <w:r w:rsidR="007218DD">
        <w:rPr>
          <w:lang w:val="ru-RU"/>
        </w:rPr>
        <w:t xml:space="preserve"> +</w:t>
      </w:r>
      <w:r w:rsidRPr="0059353F">
        <w:rPr>
          <w:lang w:val="ru-RU"/>
        </w:rPr>
        <w:t xml:space="preserve">2 → </w:t>
      </w:r>
      <w:r w:rsidR="007218DD">
        <w:rPr>
          <w:lang w:val="ru-RU"/>
        </w:rPr>
        <w:t>+</w:t>
      </w:r>
      <w:r w:rsidRPr="0059353F">
        <w:rPr>
          <w:lang w:val="ru-RU"/>
        </w:rPr>
        <w:t xml:space="preserve">5 </w:t>
      </w:r>
      <w:r w:rsidR="00EE70B6" w:rsidRPr="00EE70B6">
        <w:rPr>
          <w:lang w:val="ru-RU"/>
        </w:rPr>
        <w:t>[</w:t>
      </w:r>
      <w:proofErr w:type="spellStart"/>
      <w:r w:rsidR="00EE70B6" w:rsidRPr="00EE70B6">
        <w:rPr>
          <w:lang w:val="ru-RU"/>
        </w:rPr>
        <w:t>draft</w:t>
      </w:r>
      <w:proofErr w:type="spellEnd"/>
      <w:r w:rsidR="00EE70B6" w:rsidRPr="00EE70B6">
        <w:rPr>
          <w:lang w:val="ru-RU"/>
        </w:rPr>
        <w:t>]</w:t>
      </w:r>
    </w:p>
    <w:p w14:paraId="781E77EC" w14:textId="312C6A88" w:rsidR="0059353F" w:rsidRPr="0059353F" w:rsidRDefault="0059353F">
      <w:pPr>
        <w:pStyle w:val="a9"/>
        <w:numPr>
          <w:ilvl w:val="0"/>
          <w:numId w:val="41"/>
        </w:numPr>
        <w:rPr>
          <w:lang w:val="ru-RU"/>
        </w:rPr>
      </w:pPr>
      <w:r w:rsidRPr="0059353F">
        <w:rPr>
          <w:lang w:val="ru-RU"/>
        </w:rPr>
        <w:t xml:space="preserve">3 уровень </w:t>
      </w:r>
      <w:r>
        <w:rPr>
          <w:lang w:val="ru-RU"/>
        </w:rPr>
        <w:t>славы</w:t>
      </w:r>
    </w:p>
    <w:p w14:paraId="43EB88FA" w14:textId="6E8B69ED" w:rsidR="0059353F" w:rsidRPr="0059353F" w:rsidRDefault="0059353F">
      <w:pPr>
        <w:pStyle w:val="a9"/>
        <w:numPr>
          <w:ilvl w:val="1"/>
          <w:numId w:val="41"/>
        </w:numPr>
        <w:rPr>
          <w:lang w:val="ru-RU"/>
        </w:rPr>
      </w:pPr>
      <w:r w:rsidRPr="0059353F">
        <w:rPr>
          <w:lang w:val="ru-RU"/>
        </w:rPr>
        <w:t xml:space="preserve">бонус +2 </w:t>
      </w:r>
      <w:r w:rsidR="003D5A02" w:rsidRPr="003D5A02">
        <w:rPr>
          <w:lang w:val="ru-RU"/>
        </w:rPr>
        <w:t>[</w:t>
      </w:r>
      <w:proofErr w:type="spellStart"/>
      <w:r w:rsidR="003D5A02" w:rsidRPr="003D5A02">
        <w:rPr>
          <w:lang w:val="ru-RU"/>
        </w:rPr>
        <w:t>food</w:t>
      </w:r>
      <w:proofErr w:type="spellEnd"/>
      <w:r w:rsidR="003D5A02" w:rsidRPr="003D5A02">
        <w:rPr>
          <w:lang w:val="ru-RU"/>
        </w:rPr>
        <w:t>]</w:t>
      </w:r>
      <w:r w:rsidR="003D5A02">
        <w:rPr>
          <w:lang w:val="ru-RU"/>
        </w:rPr>
        <w:t xml:space="preserve"> </w:t>
      </w:r>
      <w:r w:rsidRPr="0059353F">
        <w:rPr>
          <w:lang w:val="ru-RU"/>
        </w:rPr>
        <w:t xml:space="preserve">за провинцию с рекой → +2 </w:t>
      </w:r>
      <w:r w:rsidRPr="001D39EA">
        <w:rPr>
          <w:lang w:val="ru-RU"/>
        </w:rPr>
        <w:t>[</w:t>
      </w:r>
      <w:proofErr w:type="spellStart"/>
      <w:r w:rsidRPr="001D39EA">
        <w:rPr>
          <w:lang w:val="ru-RU"/>
        </w:rPr>
        <w:t>gold</w:t>
      </w:r>
      <w:proofErr w:type="spellEnd"/>
      <w:r w:rsidRPr="001D39EA">
        <w:rPr>
          <w:lang w:val="ru-RU"/>
        </w:rPr>
        <w:t>]</w:t>
      </w:r>
      <w:r w:rsidR="007218DD">
        <w:rPr>
          <w:lang w:val="ru-RU"/>
        </w:rPr>
        <w:t xml:space="preserve"> </w:t>
      </w:r>
      <w:r w:rsidRPr="0059353F">
        <w:rPr>
          <w:lang w:val="ru-RU"/>
        </w:rPr>
        <w:t xml:space="preserve">за </w:t>
      </w:r>
      <w:r w:rsidR="007218DD" w:rsidRPr="007218DD">
        <w:rPr>
          <w:lang w:val="ru-RU"/>
        </w:rPr>
        <w:t>[</w:t>
      </w:r>
      <w:proofErr w:type="spellStart"/>
      <w:r w:rsidR="007218DD" w:rsidRPr="007218DD">
        <w:rPr>
          <w:lang w:val="ru-RU"/>
        </w:rPr>
        <w:t>forester</w:t>
      </w:r>
      <w:proofErr w:type="spellEnd"/>
      <w:r w:rsidR="007218DD" w:rsidRPr="007218DD">
        <w:rPr>
          <w:lang w:val="ru-RU"/>
        </w:rPr>
        <w:t>]</w:t>
      </w:r>
    </w:p>
    <w:p w14:paraId="7C6BF7C3" w14:textId="5EFA043C" w:rsidR="0059353F" w:rsidRDefault="00DB27AB" w:rsidP="008E2E7F">
      <w:pPr>
        <w:pStyle w:val="21"/>
        <w:rPr>
          <w:lang w:val="ru-RU"/>
        </w:rPr>
      </w:pPr>
      <w:r w:rsidRPr="00DB27AB">
        <w:lastRenderedPageBreak/>
        <w:t>[</w:t>
      </w:r>
      <w:proofErr w:type="spellStart"/>
      <w:r w:rsidRPr="00DB27AB">
        <w:t>agrigov</w:t>
      </w:r>
      <w:proofErr w:type="spellEnd"/>
      <w:r w:rsidRPr="00DB27AB">
        <w:t>]</w:t>
      </w:r>
      <w:r>
        <w:rPr>
          <w:lang w:val="ru-RU"/>
        </w:rPr>
        <w:t xml:space="preserve"> </w:t>
      </w:r>
      <w:proofErr w:type="spellStart"/>
      <w:r w:rsidR="008E2E7F" w:rsidRPr="008E2E7F">
        <w:t>Губернатор-хозяйственник</w:t>
      </w:r>
      <w:proofErr w:type="spellEnd"/>
      <w:r w:rsidR="008E2E7F" w:rsidRPr="008E2E7F">
        <w:t xml:space="preserve"> (Agricultural Governor)</w:t>
      </w:r>
    </w:p>
    <w:p w14:paraId="52F5DB71" w14:textId="00A0E9D7" w:rsidR="008E2E7F" w:rsidRPr="008E2E7F" w:rsidRDefault="008E2E7F">
      <w:pPr>
        <w:pStyle w:val="a9"/>
        <w:numPr>
          <w:ilvl w:val="0"/>
          <w:numId w:val="42"/>
        </w:numPr>
        <w:rPr>
          <w:lang w:val="ru-RU"/>
        </w:rPr>
      </w:pPr>
      <w:r w:rsidRPr="008E2E7F">
        <w:rPr>
          <w:lang w:val="ru-RU"/>
        </w:rPr>
        <w:t xml:space="preserve">3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и 4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</w:t>
      </w:r>
      <w:r>
        <w:rPr>
          <w:lang w:val="ru-RU"/>
        </w:rPr>
        <w:t>поменялись</w:t>
      </w:r>
      <w:r w:rsidRPr="008E2E7F">
        <w:rPr>
          <w:lang w:val="ru-RU"/>
        </w:rPr>
        <w:t xml:space="preserve"> местами</w:t>
      </w:r>
    </w:p>
    <w:p w14:paraId="69DA6DE5" w14:textId="542F4683" w:rsidR="00126715" w:rsidRPr="00DB27AB" w:rsidRDefault="00DB27AB" w:rsidP="009A7A0C">
      <w:pPr>
        <w:pStyle w:val="21"/>
      </w:pPr>
      <w:r w:rsidRPr="00DB27AB">
        <w:t>[</w:t>
      </w:r>
      <w:proofErr w:type="spellStart"/>
      <w:r w:rsidRPr="00DB27AB">
        <w:t>scholargov</w:t>
      </w:r>
      <w:proofErr w:type="spellEnd"/>
      <w:r w:rsidRPr="00DB27AB">
        <w:t xml:space="preserve">] </w:t>
      </w:r>
      <w:proofErr w:type="spellStart"/>
      <w:r w:rsidR="009A7A0C" w:rsidRPr="009A7A0C">
        <w:t>Губернатор-учёный</w:t>
      </w:r>
      <w:proofErr w:type="spellEnd"/>
      <w:r w:rsidR="009A7A0C" w:rsidRPr="009A7A0C">
        <w:t xml:space="preserve"> (Scholarly Governor)</w:t>
      </w:r>
    </w:p>
    <w:p w14:paraId="3381CE98" w14:textId="14565A2F" w:rsidR="009A7A0C" w:rsidRPr="009A7A0C" w:rsidRDefault="009A7A0C">
      <w:pPr>
        <w:pStyle w:val="a9"/>
        <w:numPr>
          <w:ilvl w:val="0"/>
          <w:numId w:val="43"/>
        </w:numPr>
        <w:rPr>
          <w:lang w:val="ru-RU"/>
        </w:rPr>
      </w:pPr>
      <w:r w:rsidRPr="009A7A0C">
        <w:rPr>
          <w:lang w:val="ru-RU"/>
        </w:rPr>
        <w:t xml:space="preserve">1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</w:t>
      </w:r>
      <w:r w:rsidRPr="009A7A0C">
        <w:rPr>
          <w:lang w:val="ru-RU"/>
        </w:rPr>
        <w:t xml:space="preserve">и 2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</w:t>
      </w:r>
      <w:r>
        <w:rPr>
          <w:lang w:val="ru-RU"/>
        </w:rPr>
        <w:t>поменялись</w:t>
      </w:r>
      <w:r w:rsidRPr="008E2E7F">
        <w:rPr>
          <w:lang w:val="ru-RU"/>
        </w:rPr>
        <w:t xml:space="preserve"> </w:t>
      </w:r>
      <w:r w:rsidRPr="009A7A0C">
        <w:rPr>
          <w:lang w:val="ru-RU"/>
        </w:rPr>
        <w:t>местами</w:t>
      </w:r>
    </w:p>
    <w:p w14:paraId="3F6A6F92" w14:textId="1981D089" w:rsidR="009A7A0C" w:rsidRPr="00A768D2" w:rsidRDefault="00DB27AB" w:rsidP="009A7A0C">
      <w:pPr>
        <w:pStyle w:val="21"/>
      </w:pPr>
      <w:r w:rsidRPr="00DB27AB">
        <w:t>[</w:t>
      </w:r>
      <w:proofErr w:type="spellStart"/>
      <w:r w:rsidRPr="00DB27AB">
        <w:t>recruitgov</w:t>
      </w:r>
      <w:proofErr w:type="spellEnd"/>
      <w:r w:rsidRPr="00DB27AB">
        <w:t>]</w:t>
      </w:r>
      <w:r w:rsidRPr="00A768D2">
        <w:t xml:space="preserve"> </w:t>
      </w:r>
      <w:proofErr w:type="spellStart"/>
      <w:r w:rsidR="009A7A0C" w:rsidRPr="009A7A0C">
        <w:t>Губернатор-вербовщик</w:t>
      </w:r>
      <w:proofErr w:type="spellEnd"/>
      <w:r w:rsidR="009A7A0C" w:rsidRPr="009A7A0C">
        <w:t xml:space="preserve"> (Recruiting Governor)</w:t>
      </w:r>
    </w:p>
    <w:p w14:paraId="13F2F1E2" w14:textId="015F614D" w:rsidR="009A7A0C" w:rsidRPr="009A7A0C" w:rsidRDefault="009A7A0C">
      <w:pPr>
        <w:pStyle w:val="a9"/>
        <w:numPr>
          <w:ilvl w:val="0"/>
          <w:numId w:val="44"/>
        </w:numPr>
        <w:rPr>
          <w:lang w:val="ru-RU"/>
        </w:rPr>
      </w:pPr>
      <w:r w:rsidRPr="009A7A0C">
        <w:rPr>
          <w:lang w:val="ru-RU"/>
        </w:rPr>
        <w:t xml:space="preserve">2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</w:t>
      </w:r>
      <w:r w:rsidRPr="009A7A0C">
        <w:rPr>
          <w:lang w:val="ru-RU"/>
        </w:rPr>
        <w:t xml:space="preserve">и 3 уровень </w:t>
      </w:r>
      <w:r>
        <w:rPr>
          <w:lang w:val="ru-RU"/>
        </w:rPr>
        <w:t>славы</w:t>
      </w:r>
      <w:r w:rsidRPr="008E2E7F">
        <w:rPr>
          <w:lang w:val="ru-RU"/>
        </w:rPr>
        <w:t xml:space="preserve"> </w:t>
      </w:r>
      <w:r>
        <w:rPr>
          <w:lang w:val="ru-RU"/>
        </w:rPr>
        <w:t>поменялись</w:t>
      </w:r>
      <w:r w:rsidRPr="008E2E7F">
        <w:rPr>
          <w:lang w:val="ru-RU"/>
        </w:rPr>
        <w:t xml:space="preserve"> </w:t>
      </w:r>
      <w:r w:rsidRPr="009A7A0C">
        <w:rPr>
          <w:lang w:val="ru-RU"/>
        </w:rPr>
        <w:t>местами</w:t>
      </w:r>
    </w:p>
    <w:p w14:paraId="23216CE3" w14:textId="21D1F2CD" w:rsidR="009A7A0C" w:rsidRPr="00AE4FD7" w:rsidRDefault="00A768D2" w:rsidP="00C60C87">
      <w:pPr>
        <w:pStyle w:val="21"/>
      </w:pPr>
      <w:r w:rsidRPr="00A768D2">
        <w:t>[</w:t>
      </w:r>
      <w:proofErr w:type="spellStart"/>
      <w:r w:rsidRPr="00A768D2">
        <w:t>arcanegov</w:t>
      </w:r>
      <w:proofErr w:type="spellEnd"/>
      <w:r w:rsidRPr="00A768D2">
        <w:t>]</w:t>
      </w:r>
      <w:r w:rsidRPr="00AE4FD7">
        <w:t xml:space="preserve"> </w:t>
      </w:r>
      <w:r w:rsidR="00C60C87" w:rsidRPr="00A768D2">
        <w:rPr>
          <w:lang w:val="ru-RU"/>
        </w:rPr>
        <w:t>Губернатор</w:t>
      </w:r>
      <w:r w:rsidR="00C60C87" w:rsidRPr="00AE4FD7">
        <w:t>-</w:t>
      </w:r>
      <w:r w:rsidR="00C60C87" w:rsidRPr="00A768D2">
        <w:rPr>
          <w:lang w:val="ru-RU"/>
        </w:rPr>
        <w:t>волшебник</w:t>
      </w:r>
      <w:r w:rsidR="00C60C87" w:rsidRPr="00AE4FD7">
        <w:t xml:space="preserve"> (</w:t>
      </w:r>
      <w:r w:rsidR="00C60C87" w:rsidRPr="00C60C87">
        <w:t>Arcane</w:t>
      </w:r>
      <w:r w:rsidR="00C60C87" w:rsidRPr="00AE4FD7">
        <w:t xml:space="preserve"> </w:t>
      </w:r>
      <w:r w:rsidR="00C60C87" w:rsidRPr="00C60C87">
        <w:t>Governor</w:t>
      </w:r>
      <w:r w:rsidR="00C60C87" w:rsidRPr="00AE4FD7">
        <w:t>)</w:t>
      </w:r>
    </w:p>
    <w:p w14:paraId="7E90A2C3" w14:textId="0FFF9F5A" w:rsidR="00C60C87" w:rsidRPr="00C60C87" w:rsidRDefault="00C60C87">
      <w:pPr>
        <w:pStyle w:val="a9"/>
        <w:numPr>
          <w:ilvl w:val="0"/>
          <w:numId w:val="45"/>
        </w:numPr>
        <w:rPr>
          <w:lang w:val="ru-RU"/>
        </w:rPr>
      </w:pPr>
      <w:r w:rsidRPr="00C60C87">
        <w:rPr>
          <w:lang w:val="ru-RU"/>
        </w:rPr>
        <w:t xml:space="preserve">4 уровень </w:t>
      </w:r>
      <w:r>
        <w:rPr>
          <w:lang w:val="ru-RU"/>
        </w:rPr>
        <w:t>славы</w:t>
      </w:r>
    </w:p>
    <w:p w14:paraId="0DC10E7A" w14:textId="6FEC7382" w:rsidR="00C60C87" w:rsidRDefault="00C60C87">
      <w:pPr>
        <w:pStyle w:val="a9"/>
        <w:numPr>
          <w:ilvl w:val="1"/>
          <w:numId w:val="45"/>
        </w:numPr>
        <w:rPr>
          <w:lang w:val="ru-RU"/>
        </w:rPr>
      </w:pPr>
      <w:r w:rsidRPr="00C60C87">
        <w:rPr>
          <w:lang w:val="ru-RU"/>
        </w:rPr>
        <w:t xml:space="preserve">бонус к доходу </w:t>
      </w:r>
      <w:r>
        <w:rPr>
          <w:lang w:val="ru-RU"/>
        </w:rPr>
        <w:t>+</w:t>
      </w:r>
      <w:r w:rsidRPr="00C60C87">
        <w:rPr>
          <w:lang w:val="ru-RU"/>
        </w:rPr>
        <w:t xml:space="preserve">10% → </w:t>
      </w:r>
      <w:r>
        <w:rPr>
          <w:lang w:val="ru-RU"/>
        </w:rPr>
        <w:t>+</w:t>
      </w:r>
      <w:r w:rsidRPr="00C60C87">
        <w:rPr>
          <w:lang w:val="ru-RU"/>
        </w:rPr>
        <w:t xml:space="preserve">20% </w:t>
      </w:r>
      <w:r w:rsidR="00550B11" w:rsidRPr="00550B11">
        <w:rPr>
          <w:lang w:val="ru-RU"/>
        </w:rPr>
        <w:t>[</w:t>
      </w:r>
      <w:proofErr w:type="spellStart"/>
      <w:r w:rsidR="00550B11" w:rsidRPr="00550B11">
        <w:rPr>
          <w:lang w:val="ru-RU"/>
        </w:rPr>
        <w:t>mana</w:t>
      </w:r>
      <w:proofErr w:type="spellEnd"/>
      <w:r w:rsidR="00550B11" w:rsidRPr="00550B11">
        <w:rPr>
          <w:lang w:val="ru-RU"/>
        </w:rPr>
        <w:t>]</w:t>
      </w:r>
    </w:p>
    <w:p w14:paraId="08A17E7B" w14:textId="51E2F8EC" w:rsidR="00AE4FD7" w:rsidRPr="00583CEA" w:rsidRDefault="00AE4FD7" w:rsidP="00AE4FD7">
      <w:pPr>
        <w:pStyle w:val="1"/>
      </w:pPr>
      <w:r>
        <w:rPr>
          <w:lang w:val="ru-RU"/>
        </w:rPr>
        <w:t>Стремления</w:t>
      </w:r>
      <w:r w:rsidRPr="00583CEA">
        <w:t xml:space="preserve"> (</w:t>
      </w:r>
      <w:r w:rsidRPr="00AE4FD7">
        <w:t>Hero Ambitions</w:t>
      </w:r>
      <w:r w:rsidRPr="00583CEA">
        <w:t>)</w:t>
      </w:r>
    </w:p>
    <w:p w14:paraId="1BB1965C" w14:textId="4AF418D7" w:rsidR="00AE4FD7" w:rsidRDefault="00A27D80" w:rsidP="00CB3640">
      <w:pPr>
        <w:pStyle w:val="21"/>
        <w:rPr>
          <w:lang w:val="ru-RU"/>
        </w:rPr>
      </w:pPr>
      <w:r w:rsidRPr="00A27D80">
        <w:t>[digger]</w:t>
      </w:r>
      <w:r w:rsidRPr="00A27D80">
        <w:rPr>
          <w:lang w:val="ru-RU"/>
        </w:rPr>
        <w:t xml:space="preserve"> </w:t>
      </w:r>
      <w:r w:rsidR="00CB3640">
        <w:rPr>
          <w:lang w:val="ru-RU"/>
        </w:rPr>
        <w:t>Копатель (</w:t>
      </w:r>
      <w:r w:rsidR="00845429" w:rsidRPr="00845429">
        <w:t>Delver</w:t>
      </w:r>
      <w:r w:rsidR="00CB3640">
        <w:rPr>
          <w:lang w:val="ru-RU"/>
        </w:rPr>
        <w:t>)</w:t>
      </w:r>
    </w:p>
    <w:p w14:paraId="07A1B1C8" w14:textId="7920EF73" w:rsidR="00CB3640" w:rsidRDefault="00C662BF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Главное стремление</w:t>
      </w:r>
      <w:r w:rsidR="00845429">
        <w:rPr>
          <w:lang w:val="ru-RU"/>
        </w:rPr>
        <w:t xml:space="preserve"> (</w:t>
      </w:r>
      <w:r w:rsidR="00845429" w:rsidRPr="00845429">
        <w:t>Major Ambition</w:t>
      </w:r>
      <w:r w:rsidR="00845429">
        <w:rPr>
          <w:lang w:val="ru-RU"/>
        </w:rPr>
        <w:t>)</w:t>
      </w:r>
    </w:p>
    <w:p w14:paraId="5806175C" w14:textId="078D6A94" w:rsidR="00845429" w:rsidRDefault="00475836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150 -</w:t>
      </w:r>
      <w:r>
        <w:t>&gt; 100</w:t>
      </w:r>
    </w:p>
    <w:p w14:paraId="7C3A2A9E" w14:textId="68269B35" w:rsidR="00C662BF" w:rsidRPr="00475836" w:rsidRDefault="00C662BF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</w:t>
      </w:r>
      <w:r w:rsidR="00845429">
        <w:rPr>
          <w:lang w:val="ru-RU"/>
        </w:rPr>
        <w:t xml:space="preserve"> (</w:t>
      </w:r>
      <w:r w:rsidR="00845429" w:rsidRPr="00845429">
        <w:t>Minor Ambition</w:t>
      </w:r>
      <w:r w:rsidR="00845429">
        <w:rPr>
          <w:lang w:val="ru-RU"/>
        </w:rPr>
        <w:t>)</w:t>
      </w:r>
    </w:p>
    <w:p w14:paraId="232C3A1A" w14:textId="49F5114F" w:rsidR="00475836" w:rsidRPr="00475836" w:rsidRDefault="00475836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Очки славы </w:t>
      </w:r>
      <w:r>
        <w:t>25</w:t>
      </w:r>
      <w:r>
        <w:rPr>
          <w:lang w:val="ru-RU"/>
        </w:rPr>
        <w:t xml:space="preserve"> -</w:t>
      </w:r>
      <w:r>
        <w:t>&gt; 50</w:t>
      </w:r>
    </w:p>
    <w:p w14:paraId="4B1F8995" w14:textId="2E1AC548" w:rsidR="00475836" w:rsidRDefault="00E26D23" w:rsidP="0064261C">
      <w:pPr>
        <w:pStyle w:val="21"/>
      </w:pPr>
      <w:r w:rsidRPr="00E26D23">
        <w:t>[</w:t>
      </w:r>
      <w:proofErr w:type="spellStart"/>
      <w:r w:rsidRPr="00E26D23">
        <w:t>warhero</w:t>
      </w:r>
      <w:proofErr w:type="spellEnd"/>
      <w:r w:rsidRPr="00E26D23">
        <w:t xml:space="preserve">] </w:t>
      </w:r>
      <w:proofErr w:type="spellStart"/>
      <w:r w:rsidR="00D03FD1" w:rsidRPr="00D03FD1">
        <w:t>Богатырь</w:t>
      </w:r>
      <w:proofErr w:type="spellEnd"/>
      <w:r w:rsidR="00D03FD1">
        <w:t xml:space="preserve"> (</w:t>
      </w:r>
      <w:r w:rsidR="0064261C" w:rsidRPr="0064261C">
        <w:t>Challenger</w:t>
      </w:r>
      <w:r w:rsidR="00D03FD1">
        <w:t>)</w:t>
      </w:r>
    </w:p>
    <w:p w14:paraId="572A8BCE" w14:textId="77777777" w:rsidR="0064261C" w:rsidRDefault="0064261C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Главное стремление (</w:t>
      </w:r>
      <w:r w:rsidRPr="00845429">
        <w:t>Major Ambition</w:t>
      </w:r>
      <w:r>
        <w:rPr>
          <w:lang w:val="ru-RU"/>
        </w:rPr>
        <w:t>)</w:t>
      </w:r>
    </w:p>
    <w:p w14:paraId="15232ADC" w14:textId="3465400B" w:rsidR="005A397F" w:rsidRDefault="00B67474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Снижено условие</w:t>
      </w:r>
    </w:p>
    <w:p w14:paraId="669FB54B" w14:textId="2776CEED" w:rsidR="0064261C" w:rsidRPr="0064261C" w:rsidRDefault="00E025F8">
      <w:pPr>
        <w:pStyle w:val="a9"/>
        <w:numPr>
          <w:ilvl w:val="2"/>
          <w:numId w:val="46"/>
        </w:numPr>
        <w:rPr>
          <w:lang w:val="ru-RU"/>
        </w:rPr>
      </w:pPr>
      <w:r>
        <w:rPr>
          <w:lang w:val="ru-RU"/>
        </w:rPr>
        <w:t xml:space="preserve">Разница в бою </w:t>
      </w:r>
      <w:r w:rsidR="00B67474">
        <w:rPr>
          <w:lang w:val="ru-RU"/>
        </w:rPr>
        <w:t>500 -</w:t>
      </w:r>
      <w:r w:rsidR="00B67474" w:rsidRPr="00E025F8">
        <w:rPr>
          <w:lang w:val="ru-RU"/>
        </w:rPr>
        <w:t xml:space="preserve">&gt; 250 </w:t>
      </w:r>
      <w:r w:rsidR="00B67474">
        <w:rPr>
          <w:lang w:val="ru-RU"/>
        </w:rPr>
        <w:t>очков силы</w:t>
      </w:r>
    </w:p>
    <w:p w14:paraId="16424F48" w14:textId="79040402" w:rsidR="0064261C" w:rsidRDefault="0064261C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Очки славы </w:t>
      </w:r>
      <w:r w:rsidR="002A5BA5">
        <w:rPr>
          <w:lang w:val="ru-RU"/>
        </w:rPr>
        <w:t>20</w:t>
      </w:r>
      <w:r>
        <w:rPr>
          <w:lang w:val="ru-RU"/>
        </w:rPr>
        <w:t>0 -</w:t>
      </w:r>
      <w:r>
        <w:t>&gt; 100</w:t>
      </w:r>
    </w:p>
    <w:p w14:paraId="08E830C9" w14:textId="77777777" w:rsidR="0064261C" w:rsidRPr="00475836" w:rsidRDefault="0064261C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4EA44844" w14:textId="5E88064B" w:rsidR="0064261C" w:rsidRPr="00475836" w:rsidRDefault="0064261C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Очки славы </w:t>
      </w:r>
      <w:r w:rsidR="002A5BA5">
        <w:rPr>
          <w:lang w:val="ru-RU"/>
        </w:rPr>
        <w:t>3</w:t>
      </w:r>
      <w:r>
        <w:t>5</w:t>
      </w:r>
      <w:r>
        <w:rPr>
          <w:lang w:val="ru-RU"/>
        </w:rPr>
        <w:t xml:space="preserve"> -</w:t>
      </w:r>
      <w:r>
        <w:t>&gt; 50</w:t>
      </w:r>
    </w:p>
    <w:p w14:paraId="679B9831" w14:textId="47C3A10F" w:rsidR="0064261C" w:rsidRDefault="00E26D23" w:rsidP="002A5BA5">
      <w:pPr>
        <w:pStyle w:val="21"/>
        <w:rPr>
          <w:lang w:val="ru-RU"/>
        </w:rPr>
      </w:pPr>
      <w:r w:rsidRPr="00E26D23">
        <w:t xml:space="preserve">[despot] </w:t>
      </w:r>
      <w:proofErr w:type="spellStart"/>
      <w:r w:rsidR="002A5BA5" w:rsidRPr="002A5BA5">
        <w:t>Деспот</w:t>
      </w:r>
      <w:proofErr w:type="spellEnd"/>
      <w:r w:rsidR="002A5BA5">
        <w:rPr>
          <w:lang w:val="ru-RU"/>
        </w:rPr>
        <w:t xml:space="preserve"> (</w:t>
      </w:r>
      <w:r w:rsidR="002A5BA5" w:rsidRPr="002A5BA5">
        <w:t>Dominator</w:t>
      </w:r>
      <w:r w:rsidR="002A5BA5">
        <w:rPr>
          <w:lang w:val="ru-RU"/>
        </w:rPr>
        <w:t>)</w:t>
      </w:r>
    </w:p>
    <w:p w14:paraId="36BD9BD8" w14:textId="77777777" w:rsidR="00FD1AB9" w:rsidRDefault="00FD1AB9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Главное стремление (</w:t>
      </w:r>
      <w:r w:rsidRPr="00845429">
        <w:t>Major Ambition</w:t>
      </w:r>
      <w:r>
        <w:rPr>
          <w:lang w:val="ru-RU"/>
        </w:rPr>
        <w:t>)</w:t>
      </w:r>
    </w:p>
    <w:p w14:paraId="23107C5F" w14:textId="41A6BDB1" w:rsidR="00FD1AB9" w:rsidRDefault="00FD1AB9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100 -</w:t>
      </w:r>
      <w:r>
        <w:t xml:space="preserve">&gt; </w:t>
      </w:r>
      <w:r>
        <w:rPr>
          <w:lang w:val="ru-RU"/>
        </w:rPr>
        <w:t>5</w:t>
      </w:r>
      <w:r>
        <w:t>0</w:t>
      </w:r>
    </w:p>
    <w:p w14:paraId="4A800641" w14:textId="77777777" w:rsidR="00FD1AB9" w:rsidRPr="00475836" w:rsidRDefault="00FD1AB9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2C7CB8DE" w14:textId="77777777" w:rsidR="00FD1AB9" w:rsidRPr="00475836" w:rsidRDefault="00FD1AB9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Очки славы </w:t>
      </w:r>
      <w:r>
        <w:t>25</w:t>
      </w:r>
      <w:r>
        <w:rPr>
          <w:lang w:val="ru-RU"/>
        </w:rPr>
        <w:t xml:space="preserve"> -</w:t>
      </w:r>
      <w:r>
        <w:t>&gt; 50</w:t>
      </w:r>
    </w:p>
    <w:p w14:paraId="5875B56A" w14:textId="33C9FADF" w:rsidR="00FD1AB9" w:rsidRDefault="007063DB" w:rsidP="00287DDE">
      <w:pPr>
        <w:pStyle w:val="21"/>
        <w:rPr>
          <w:lang w:val="ru-RU"/>
        </w:rPr>
      </w:pPr>
      <w:r w:rsidRPr="007063DB">
        <w:t xml:space="preserve">[conqueror] </w:t>
      </w:r>
      <w:proofErr w:type="spellStart"/>
      <w:r w:rsidR="00FD1AB9" w:rsidRPr="00FD1AB9">
        <w:t>Завоеватель</w:t>
      </w:r>
      <w:proofErr w:type="spellEnd"/>
      <w:r w:rsidR="00FD1AB9">
        <w:rPr>
          <w:lang w:val="ru-RU"/>
        </w:rPr>
        <w:t xml:space="preserve"> (</w:t>
      </w:r>
      <w:r w:rsidR="00287DDE" w:rsidRPr="00287DDE">
        <w:t>Conqueror</w:t>
      </w:r>
      <w:r w:rsidR="00FD1AB9">
        <w:rPr>
          <w:lang w:val="ru-RU"/>
        </w:rPr>
        <w:t>)</w:t>
      </w:r>
    </w:p>
    <w:p w14:paraId="28C237CF" w14:textId="77777777" w:rsidR="00287DDE" w:rsidRPr="00475836" w:rsidRDefault="00287DDE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3DE3D0E6" w14:textId="546F49FA" w:rsidR="00287DDE" w:rsidRDefault="0088142F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Награда</w:t>
      </w:r>
      <w:r w:rsidR="00E3259D">
        <w:rPr>
          <w:lang w:val="ru-RU"/>
        </w:rPr>
        <w:t xml:space="preserve"> стала</w:t>
      </w:r>
      <w:r>
        <w:rPr>
          <w:lang w:val="ru-RU"/>
        </w:rPr>
        <w:t xml:space="preserve"> повторяем</w:t>
      </w:r>
      <w:r w:rsidR="00E3259D">
        <w:rPr>
          <w:lang w:val="ru-RU"/>
        </w:rPr>
        <w:t>ой</w:t>
      </w:r>
    </w:p>
    <w:p w14:paraId="61FF6A21" w14:textId="15E0F275" w:rsidR="00E3259D" w:rsidRDefault="007063DB" w:rsidP="00E3259D">
      <w:pPr>
        <w:pStyle w:val="21"/>
        <w:rPr>
          <w:lang w:val="ru-RU"/>
        </w:rPr>
      </w:pPr>
      <w:r w:rsidRPr="007063DB">
        <w:t xml:space="preserve">[imperialist] </w:t>
      </w:r>
      <w:proofErr w:type="spellStart"/>
      <w:r w:rsidR="00E3259D" w:rsidRPr="00E3259D">
        <w:t>Империалист</w:t>
      </w:r>
      <w:proofErr w:type="spellEnd"/>
      <w:r w:rsidR="00E3259D">
        <w:rPr>
          <w:lang w:val="ru-RU"/>
        </w:rPr>
        <w:t xml:space="preserve"> (</w:t>
      </w:r>
      <w:r w:rsidR="00E3259D" w:rsidRPr="00E3259D">
        <w:t>Imperialist</w:t>
      </w:r>
      <w:r w:rsidR="00E3259D">
        <w:rPr>
          <w:lang w:val="ru-RU"/>
        </w:rPr>
        <w:t>)</w:t>
      </w:r>
    </w:p>
    <w:p w14:paraId="6C4F9000" w14:textId="77777777" w:rsidR="002C2683" w:rsidRPr="00475836" w:rsidRDefault="002C2683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4354305C" w14:textId="302500A6" w:rsidR="002C2683" w:rsidRPr="00475836" w:rsidRDefault="002C2683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3</w:t>
      </w:r>
      <w:r>
        <w:t>5</w:t>
      </w:r>
      <w:r>
        <w:rPr>
          <w:lang w:val="ru-RU"/>
        </w:rPr>
        <w:t xml:space="preserve"> -</w:t>
      </w:r>
      <w:r>
        <w:t>&gt; 50</w:t>
      </w:r>
    </w:p>
    <w:p w14:paraId="2D3F3135" w14:textId="6CC24789" w:rsidR="002C2683" w:rsidRPr="002C2683" w:rsidRDefault="007063DB" w:rsidP="002C2683">
      <w:pPr>
        <w:pStyle w:val="21"/>
        <w:rPr>
          <w:lang w:val="ru-RU"/>
        </w:rPr>
      </w:pPr>
      <w:r w:rsidRPr="007063DB">
        <w:t xml:space="preserve">[explorer] </w:t>
      </w:r>
      <w:proofErr w:type="spellStart"/>
      <w:r w:rsidR="002C2683" w:rsidRPr="002C2683">
        <w:t>Исследователь</w:t>
      </w:r>
      <w:proofErr w:type="spellEnd"/>
      <w:r w:rsidR="002C2683">
        <w:rPr>
          <w:lang w:val="ru-RU"/>
        </w:rPr>
        <w:t xml:space="preserve"> (</w:t>
      </w:r>
      <w:r w:rsidR="002C2683" w:rsidRPr="002C2683">
        <w:t>Explorer</w:t>
      </w:r>
      <w:r w:rsidR="002C2683">
        <w:rPr>
          <w:lang w:val="ru-RU"/>
        </w:rPr>
        <w:t>)</w:t>
      </w:r>
    </w:p>
    <w:p w14:paraId="2890C7DB" w14:textId="77777777" w:rsidR="00A3557F" w:rsidRDefault="00A3557F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Главное стремление (</w:t>
      </w:r>
      <w:r w:rsidRPr="00845429">
        <w:t>Major Ambition</w:t>
      </w:r>
      <w:r>
        <w:rPr>
          <w:lang w:val="ru-RU"/>
        </w:rPr>
        <w:t>)</w:t>
      </w:r>
    </w:p>
    <w:p w14:paraId="554FDA39" w14:textId="5723BA0E" w:rsidR="00A3557F" w:rsidRDefault="00A3557F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100 -</w:t>
      </w:r>
      <w:r>
        <w:t xml:space="preserve">&gt; </w:t>
      </w:r>
      <w:r>
        <w:rPr>
          <w:lang w:val="ru-RU"/>
        </w:rPr>
        <w:t>200</w:t>
      </w:r>
    </w:p>
    <w:p w14:paraId="3998AD58" w14:textId="622D850B" w:rsidR="00A3557F" w:rsidRPr="00A3557F" w:rsidRDefault="007063DB" w:rsidP="00704DE8">
      <w:pPr>
        <w:pStyle w:val="21"/>
        <w:rPr>
          <w:lang w:val="ru-RU"/>
        </w:rPr>
      </w:pPr>
      <w:r w:rsidRPr="007063DB">
        <w:lastRenderedPageBreak/>
        <w:t>[</w:t>
      </w:r>
      <w:proofErr w:type="spellStart"/>
      <w:r w:rsidRPr="007063DB">
        <w:t>raiderdest</w:t>
      </w:r>
      <w:proofErr w:type="spellEnd"/>
      <w:r w:rsidRPr="007063DB">
        <w:t xml:space="preserve">] </w:t>
      </w:r>
      <w:proofErr w:type="spellStart"/>
      <w:r w:rsidR="00A3557F" w:rsidRPr="00A3557F">
        <w:t>Налётчик</w:t>
      </w:r>
      <w:proofErr w:type="spellEnd"/>
      <w:r w:rsidR="00A3557F">
        <w:rPr>
          <w:lang w:val="ru-RU"/>
        </w:rPr>
        <w:t xml:space="preserve"> (</w:t>
      </w:r>
      <w:r w:rsidR="00704DE8" w:rsidRPr="00704DE8">
        <w:t>Raider</w:t>
      </w:r>
      <w:r w:rsidR="00A3557F">
        <w:rPr>
          <w:lang w:val="ru-RU"/>
        </w:rPr>
        <w:t>)</w:t>
      </w:r>
    </w:p>
    <w:p w14:paraId="2B5AA758" w14:textId="77777777" w:rsidR="00704DE8" w:rsidRPr="00475836" w:rsidRDefault="00704DE8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4FD29C15" w14:textId="0B181871" w:rsidR="00704DE8" w:rsidRDefault="00704DE8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2</w:t>
      </w:r>
      <w:r>
        <w:t>5</w:t>
      </w:r>
      <w:r>
        <w:rPr>
          <w:lang w:val="ru-RU"/>
        </w:rPr>
        <w:t xml:space="preserve"> -</w:t>
      </w:r>
      <w:r>
        <w:t xml:space="preserve">&gt; </w:t>
      </w:r>
      <w:r>
        <w:rPr>
          <w:lang w:val="ru-RU"/>
        </w:rPr>
        <w:t>75</w:t>
      </w:r>
    </w:p>
    <w:p w14:paraId="40D912A2" w14:textId="57C0CDB5" w:rsidR="00704DE8" w:rsidRPr="00AF6E9A" w:rsidRDefault="007063DB" w:rsidP="00AF6E9A">
      <w:pPr>
        <w:pStyle w:val="21"/>
        <w:rPr>
          <w:lang w:val="ru-RU"/>
        </w:rPr>
      </w:pPr>
      <w:r w:rsidRPr="007063DB">
        <w:t xml:space="preserve">[shepherd] </w:t>
      </w:r>
      <w:proofErr w:type="spellStart"/>
      <w:r w:rsidR="00AF6E9A" w:rsidRPr="00AF6E9A">
        <w:t>Пастырь</w:t>
      </w:r>
      <w:proofErr w:type="spellEnd"/>
      <w:r w:rsidR="00AF6E9A">
        <w:rPr>
          <w:lang w:val="ru-RU"/>
        </w:rPr>
        <w:t xml:space="preserve"> (</w:t>
      </w:r>
      <w:r w:rsidR="00AF6E9A" w:rsidRPr="00AF6E9A">
        <w:t>Shepherd</w:t>
      </w:r>
      <w:r w:rsidR="00AF6E9A">
        <w:rPr>
          <w:lang w:val="ru-RU"/>
        </w:rPr>
        <w:t>)</w:t>
      </w:r>
    </w:p>
    <w:p w14:paraId="70097F90" w14:textId="77777777" w:rsidR="00AF6E9A" w:rsidRPr="00475836" w:rsidRDefault="00AF6E9A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376FAB9A" w14:textId="26FF9077" w:rsidR="00AF6E9A" w:rsidRDefault="00AF6E9A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50 -</w:t>
      </w:r>
      <w:r>
        <w:t xml:space="preserve">&gt; </w:t>
      </w:r>
      <w:r>
        <w:rPr>
          <w:lang w:val="ru-RU"/>
        </w:rPr>
        <w:t>75</w:t>
      </w:r>
    </w:p>
    <w:p w14:paraId="771217B7" w14:textId="598886D9" w:rsidR="007066BE" w:rsidRPr="007066BE" w:rsidRDefault="007063DB" w:rsidP="007066BE">
      <w:pPr>
        <w:pStyle w:val="21"/>
        <w:rPr>
          <w:lang w:val="ru-RU"/>
        </w:rPr>
      </w:pPr>
      <w:r w:rsidRPr="007063DB">
        <w:t xml:space="preserve">[tyrant] </w:t>
      </w:r>
      <w:proofErr w:type="spellStart"/>
      <w:r w:rsidR="007066BE" w:rsidRPr="007066BE">
        <w:t>Тиран</w:t>
      </w:r>
      <w:proofErr w:type="spellEnd"/>
      <w:r w:rsidR="007066BE">
        <w:rPr>
          <w:lang w:val="ru-RU"/>
        </w:rPr>
        <w:t xml:space="preserve"> (</w:t>
      </w:r>
      <w:r w:rsidR="007066BE" w:rsidRPr="007066BE">
        <w:t>Fearmonger</w:t>
      </w:r>
      <w:r w:rsidR="007066BE">
        <w:rPr>
          <w:lang w:val="ru-RU"/>
        </w:rPr>
        <w:t>)</w:t>
      </w:r>
    </w:p>
    <w:p w14:paraId="6DDCEA15" w14:textId="77777777" w:rsidR="00AA639C" w:rsidRDefault="00AA639C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Главное стремление (</w:t>
      </w:r>
      <w:r w:rsidRPr="00845429">
        <w:t>Major Ambition</w:t>
      </w:r>
      <w:r>
        <w:rPr>
          <w:lang w:val="ru-RU"/>
        </w:rPr>
        <w:t>)</w:t>
      </w:r>
    </w:p>
    <w:p w14:paraId="33F26B95" w14:textId="487FED22" w:rsidR="00AA639C" w:rsidRDefault="005A397F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Снижено условие</w:t>
      </w:r>
    </w:p>
    <w:p w14:paraId="4DACB46D" w14:textId="32F33263" w:rsidR="005A397F" w:rsidRDefault="00D46431">
      <w:pPr>
        <w:pStyle w:val="a9"/>
        <w:numPr>
          <w:ilvl w:val="2"/>
          <w:numId w:val="46"/>
        </w:numPr>
        <w:rPr>
          <w:lang w:val="ru-RU"/>
        </w:rPr>
      </w:pPr>
      <w:r>
        <w:rPr>
          <w:lang w:val="ru-RU"/>
        </w:rPr>
        <w:t>Обратить в бегство 5 -</w:t>
      </w:r>
      <w:r>
        <w:t xml:space="preserve">&gt; 2 </w:t>
      </w:r>
      <w:r>
        <w:rPr>
          <w:lang w:val="ru-RU"/>
        </w:rPr>
        <w:t>юнитов</w:t>
      </w:r>
    </w:p>
    <w:p w14:paraId="4F0D1BFE" w14:textId="33573754" w:rsidR="00AA639C" w:rsidRDefault="00AA639C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>Очки славы 200 -</w:t>
      </w:r>
      <w:r>
        <w:t xml:space="preserve">&gt; </w:t>
      </w:r>
      <w:r>
        <w:rPr>
          <w:lang w:val="ru-RU"/>
        </w:rPr>
        <w:t>5</w:t>
      </w:r>
      <w:r>
        <w:t>0</w:t>
      </w:r>
    </w:p>
    <w:p w14:paraId="44F7BC8F" w14:textId="77777777" w:rsidR="00AA639C" w:rsidRPr="00475836" w:rsidRDefault="00AA639C">
      <w:pPr>
        <w:pStyle w:val="a9"/>
        <w:numPr>
          <w:ilvl w:val="0"/>
          <w:numId w:val="46"/>
        </w:numPr>
        <w:rPr>
          <w:lang w:val="ru-RU"/>
        </w:rPr>
      </w:pPr>
      <w:r>
        <w:rPr>
          <w:lang w:val="ru-RU"/>
        </w:rPr>
        <w:t>Малое стремление (</w:t>
      </w:r>
      <w:r w:rsidRPr="00845429">
        <w:t>Minor Ambition</w:t>
      </w:r>
      <w:r>
        <w:rPr>
          <w:lang w:val="ru-RU"/>
        </w:rPr>
        <w:t>)</w:t>
      </w:r>
    </w:p>
    <w:p w14:paraId="6F099941" w14:textId="77777777" w:rsidR="00AA639C" w:rsidRDefault="00AA639C">
      <w:pPr>
        <w:pStyle w:val="a9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Очки славы </w:t>
      </w:r>
      <w:r>
        <w:t>25</w:t>
      </w:r>
      <w:r>
        <w:rPr>
          <w:lang w:val="ru-RU"/>
        </w:rPr>
        <w:t xml:space="preserve"> -</w:t>
      </w:r>
      <w:r>
        <w:t>&gt; 50</w:t>
      </w:r>
    </w:p>
    <w:p w14:paraId="2BD9FC78" w14:textId="61FB32E3" w:rsidR="00D4632B" w:rsidRPr="00216CB9" w:rsidRDefault="00F26CBB" w:rsidP="00E727F7">
      <w:pPr>
        <w:pStyle w:val="1"/>
        <w:rPr>
          <w:lang w:val="ru-RU"/>
        </w:rPr>
      </w:pPr>
      <w:r>
        <w:rPr>
          <w:lang w:val="ru-RU"/>
        </w:rPr>
        <w:t>К</w:t>
      </w:r>
      <w:r w:rsidRPr="00216CB9">
        <w:rPr>
          <w:lang w:val="ru-RU"/>
        </w:rPr>
        <w:t>узница предметов</w:t>
      </w:r>
      <w:r w:rsidR="00014327">
        <w:rPr>
          <w:lang w:val="ru-RU"/>
        </w:rPr>
        <w:t xml:space="preserve"> (</w:t>
      </w:r>
      <w:r w:rsidR="0037121A">
        <w:t>I</w:t>
      </w:r>
      <w:proofErr w:type="spellStart"/>
      <w:r w:rsidR="0037121A" w:rsidRPr="00014327">
        <w:rPr>
          <w:lang w:val="ru-RU"/>
        </w:rPr>
        <w:t>tem</w:t>
      </w:r>
      <w:proofErr w:type="spellEnd"/>
      <w:r w:rsidR="0037121A" w:rsidRPr="00014327">
        <w:rPr>
          <w:lang w:val="ru-RU"/>
        </w:rPr>
        <w:t xml:space="preserve"> </w:t>
      </w:r>
      <w:proofErr w:type="spellStart"/>
      <w:r w:rsidR="0037121A" w:rsidRPr="00014327">
        <w:rPr>
          <w:lang w:val="ru-RU"/>
        </w:rPr>
        <w:t>forge</w:t>
      </w:r>
      <w:proofErr w:type="spellEnd"/>
      <w:r w:rsidR="00014327">
        <w:rPr>
          <w:lang w:val="ru-RU"/>
        </w:rPr>
        <w:t>)</w:t>
      </w:r>
    </w:p>
    <w:p w14:paraId="23D7E03D" w14:textId="0B3513A1" w:rsidR="0037121A" w:rsidRDefault="00FD024E" w:rsidP="007903FD">
      <w:pPr>
        <w:pStyle w:val="21"/>
        <w:rPr>
          <w:lang w:val="ru-RU"/>
        </w:rPr>
      </w:pPr>
      <w:r>
        <w:rPr>
          <w:lang w:val="ru-RU"/>
        </w:rPr>
        <w:t>Активные способности (</w:t>
      </w:r>
      <w:r w:rsidR="007903FD" w:rsidRPr="007903FD">
        <w:rPr>
          <w:lang w:val="ru-RU"/>
        </w:rPr>
        <w:t xml:space="preserve">Active </w:t>
      </w:r>
      <w:proofErr w:type="spellStart"/>
      <w:r w:rsidR="007903FD" w:rsidRPr="007903FD">
        <w:rPr>
          <w:lang w:val="ru-RU"/>
        </w:rPr>
        <w:t>abilities</w:t>
      </w:r>
      <w:proofErr w:type="spellEnd"/>
      <w:r>
        <w:rPr>
          <w:lang w:val="ru-RU"/>
        </w:rPr>
        <w:t>)</w:t>
      </w:r>
    </w:p>
    <w:p w14:paraId="36FC727B" w14:textId="6E6A8985" w:rsidR="007903FD" w:rsidRDefault="002F52E3" w:rsidP="00943E88">
      <w:pPr>
        <w:pStyle w:val="31"/>
        <w:rPr>
          <w:lang w:val="ru-RU"/>
        </w:rPr>
      </w:pPr>
      <w:r>
        <w:rPr>
          <w:lang w:val="ru-RU"/>
        </w:rPr>
        <w:t>Скач</w:t>
      </w:r>
      <w:r w:rsidR="00C74E7D">
        <w:rPr>
          <w:lang w:val="ru-RU"/>
        </w:rPr>
        <w:t>о</w:t>
      </w:r>
      <w:r>
        <w:rPr>
          <w:lang w:val="ru-RU"/>
        </w:rPr>
        <w:t>к (</w:t>
      </w:r>
      <w:proofErr w:type="spellStart"/>
      <w:r w:rsidR="00943E88" w:rsidRPr="00943E88">
        <w:rPr>
          <w:lang w:val="ru-RU"/>
        </w:rPr>
        <w:t>Leap</w:t>
      </w:r>
      <w:proofErr w:type="spellEnd"/>
      <w:r>
        <w:rPr>
          <w:lang w:val="ru-RU"/>
        </w:rPr>
        <w:t>)</w:t>
      </w:r>
    </w:p>
    <w:p w14:paraId="2A9F7FEA" w14:textId="28CEA96C" w:rsidR="000C6245" w:rsidRDefault="0077372C" w:rsidP="00E25C24">
      <w:pPr>
        <w:pStyle w:val="ae"/>
        <w:numPr>
          <w:ilvl w:val="0"/>
          <w:numId w:val="117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Увеличена</w:t>
      </w:r>
      <w:r w:rsidRPr="0077372C">
        <w:rPr>
          <w:rFonts w:asciiTheme="minorHAnsi" w:hAnsiTheme="minorHAnsi"/>
          <w:lang w:val="ru-RU"/>
        </w:rPr>
        <w:t xml:space="preserve"> дальность применения </w:t>
      </w:r>
      <w:r w:rsidR="000A5C13">
        <w:rPr>
          <w:rFonts w:asciiTheme="minorHAnsi" w:hAnsiTheme="minorHAnsi"/>
          <w:lang w:val="ru-RU"/>
        </w:rPr>
        <w:t>2</w:t>
      </w:r>
      <w:r w:rsidRPr="0077372C">
        <w:rPr>
          <w:rFonts w:asciiTheme="minorHAnsi" w:hAnsiTheme="minorHAnsi"/>
          <w:lang w:val="ru-RU"/>
        </w:rPr>
        <w:t xml:space="preserve"> → </w:t>
      </w:r>
      <w:r w:rsidR="000A5C13">
        <w:rPr>
          <w:rFonts w:asciiTheme="minorHAnsi" w:hAnsiTheme="minorHAnsi"/>
          <w:lang w:val="ru-RU"/>
        </w:rPr>
        <w:t>3</w:t>
      </w:r>
      <w:r w:rsidRPr="0077372C">
        <w:rPr>
          <w:rFonts w:asciiTheme="minorHAnsi" w:hAnsiTheme="minorHAnsi"/>
          <w:lang w:val="ru-RU"/>
        </w:rPr>
        <w:t xml:space="preserve"> [</w:t>
      </w:r>
      <w:proofErr w:type="spellStart"/>
      <w:r w:rsidRPr="0077372C">
        <w:rPr>
          <w:rFonts w:asciiTheme="minorHAnsi" w:hAnsiTheme="minorHAnsi"/>
          <w:lang w:val="ru-RU"/>
        </w:rPr>
        <w:t>range</w:t>
      </w:r>
      <w:proofErr w:type="spellEnd"/>
      <w:r w:rsidRPr="0077372C">
        <w:rPr>
          <w:rFonts w:asciiTheme="minorHAnsi" w:hAnsiTheme="minorHAnsi"/>
          <w:lang w:val="ru-RU"/>
        </w:rPr>
        <w:t>]</w:t>
      </w:r>
    </w:p>
    <w:p w14:paraId="75C35A0C" w14:textId="30917D85" w:rsidR="000A5C13" w:rsidRDefault="00A92AC1" w:rsidP="00A92AC1">
      <w:pPr>
        <w:pStyle w:val="31"/>
        <w:rPr>
          <w:lang w:val="ru-RU"/>
        </w:rPr>
      </w:pPr>
      <w:r w:rsidRPr="00A92AC1">
        <w:rPr>
          <w:lang w:val="ru-RU"/>
        </w:rPr>
        <w:t>Улучшенное</w:t>
      </w:r>
      <w:r>
        <w:rPr>
          <w:lang w:val="ru-RU"/>
        </w:rPr>
        <w:t xml:space="preserve"> </w:t>
      </w:r>
      <w:r w:rsidRPr="00A92AC1">
        <w:rPr>
          <w:lang w:val="ru-RU"/>
        </w:rPr>
        <w:t xml:space="preserve">рассеивание магии </w:t>
      </w:r>
      <w:r w:rsidR="002C2FD1" w:rsidRPr="00A92AC1">
        <w:rPr>
          <w:lang w:val="ru-RU"/>
        </w:rPr>
        <w:t>(</w:t>
      </w:r>
      <w:r w:rsidR="002C2FD1" w:rsidRPr="00A92AC1">
        <w:t>Greater</w:t>
      </w:r>
      <w:r w:rsidR="002C2FD1" w:rsidRPr="00A92AC1">
        <w:rPr>
          <w:lang w:val="ru-RU"/>
        </w:rPr>
        <w:t xml:space="preserve"> </w:t>
      </w:r>
      <w:r w:rsidR="002C2FD1" w:rsidRPr="00A92AC1">
        <w:t>Dispel</w:t>
      </w:r>
      <w:r w:rsidR="002C2FD1" w:rsidRPr="00A92AC1">
        <w:rPr>
          <w:lang w:val="ru-RU"/>
        </w:rPr>
        <w:t xml:space="preserve"> </w:t>
      </w:r>
      <w:r w:rsidR="002C2FD1" w:rsidRPr="00A92AC1">
        <w:t>Magic</w:t>
      </w:r>
      <w:r w:rsidR="002C2FD1" w:rsidRPr="00A92AC1">
        <w:rPr>
          <w:lang w:val="ru-RU"/>
        </w:rPr>
        <w:t>)</w:t>
      </w:r>
    </w:p>
    <w:p w14:paraId="710509D5" w14:textId="1082E91C" w:rsidR="00A92AC1" w:rsidRPr="003A6ED9" w:rsidRDefault="00E60B99" w:rsidP="00E25C24">
      <w:pPr>
        <w:pStyle w:val="a9"/>
        <w:numPr>
          <w:ilvl w:val="0"/>
          <w:numId w:val="117"/>
        </w:numPr>
        <w:rPr>
          <w:lang w:val="ru-RU"/>
        </w:rPr>
      </w:pPr>
      <w:r>
        <w:rPr>
          <w:lang w:val="ru-RU"/>
        </w:rPr>
        <w:t>Увеличена цена способности для посоха</w:t>
      </w:r>
      <w:r w:rsidR="00AD22A2">
        <w:rPr>
          <w:lang w:val="ru-RU"/>
        </w:rPr>
        <w:t xml:space="preserve"> (</w:t>
      </w:r>
      <w:proofErr w:type="spellStart"/>
      <w:r w:rsidR="00AD22A2" w:rsidRPr="00AD22A2">
        <w:rPr>
          <w:lang w:val="ru-RU"/>
        </w:rPr>
        <w:t>Staff</w:t>
      </w:r>
      <w:proofErr w:type="spellEnd"/>
      <w:r w:rsidR="00AD22A2">
        <w:rPr>
          <w:lang w:val="ru-RU"/>
        </w:rPr>
        <w:t>)</w:t>
      </w:r>
      <w:r>
        <w:rPr>
          <w:lang w:val="ru-RU"/>
        </w:rPr>
        <w:t xml:space="preserve"> </w:t>
      </w:r>
      <w:r w:rsidR="00AD22A2">
        <w:rPr>
          <w:lang w:val="ru-RU"/>
        </w:rPr>
        <w:t>3</w:t>
      </w:r>
      <w:r w:rsidR="003A6ED9">
        <w:rPr>
          <w:lang w:val="ru-RU"/>
        </w:rPr>
        <w:t xml:space="preserve"> -</w:t>
      </w:r>
      <w:r w:rsidR="003A6ED9" w:rsidRPr="003A6ED9">
        <w:rPr>
          <w:lang w:val="ru-RU"/>
        </w:rPr>
        <w:t xml:space="preserve">&gt; </w:t>
      </w:r>
      <w:r w:rsidR="00AD22A2">
        <w:rPr>
          <w:lang w:val="ru-RU"/>
        </w:rPr>
        <w:t>4</w:t>
      </w:r>
      <w:r w:rsidR="00AC77D3">
        <w:rPr>
          <w:lang w:val="ru-RU"/>
        </w:rPr>
        <w:t xml:space="preserve"> </w:t>
      </w:r>
      <w:r w:rsidR="00DA1C4E">
        <w:rPr>
          <w:lang w:val="ru-RU"/>
        </w:rPr>
        <w:t>очков усиления</w:t>
      </w:r>
      <w:r w:rsidR="00B26DA2">
        <w:rPr>
          <w:lang w:val="ru-RU"/>
        </w:rPr>
        <w:t xml:space="preserve"> (</w:t>
      </w:r>
      <w:r w:rsidR="00B26DA2" w:rsidRPr="00B26DA2">
        <w:t>infusion</w:t>
      </w:r>
      <w:r w:rsidR="00B26DA2" w:rsidRPr="00B26DA2">
        <w:rPr>
          <w:lang w:val="ru-RU"/>
        </w:rPr>
        <w:t xml:space="preserve"> </w:t>
      </w:r>
      <w:r w:rsidR="00B26DA2" w:rsidRPr="00B26DA2">
        <w:t>points</w:t>
      </w:r>
      <w:r w:rsidR="00B26DA2">
        <w:rPr>
          <w:lang w:val="ru-RU"/>
        </w:rPr>
        <w:t>)</w:t>
      </w:r>
    </w:p>
    <w:p w14:paraId="5959D8C7" w14:textId="1EFEEC4B" w:rsidR="003A6ED9" w:rsidRDefault="003A6ED9" w:rsidP="00E25C24">
      <w:pPr>
        <w:pStyle w:val="a9"/>
        <w:numPr>
          <w:ilvl w:val="0"/>
          <w:numId w:val="117"/>
        </w:numPr>
        <w:rPr>
          <w:lang w:val="ru-RU"/>
        </w:rPr>
      </w:pPr>
      <w:r>
        <w:rPr>
          <w:lang w:val="ru-RU"/>
        </w:rPr>
        <w:t>Увеличена цена способности для палочки</w:t>
      </w:r>
      <w:r w:rsidR="00AD22A2">
        <w:rPr>
          <w:lang w:val="ru-RU"/>
        </w:rPr>
        <w:t xml:space="preserve"> (</w:t>
      </w:r>
      <w:proofErr w:type="spellStart"/>
      <w:r w:rsidR="00AD22A2" w:rsidRPr="00AD22A2">
        <w:rPr>
          <w:lang w:val="ru-RU"/>
        </w:rPr>
        <w:t>Wand</w:t>
      </w:r>
      <w:proofErr w:type="spellEnd"/>
      <w:r w:rsidR="00AD22A2">
        <w:rPr>
          <w:lang w:val="ru-RU"/>
        </w:rPr>
        <w:t>)</w:t>
      </w:r>
      <w:r>
        <w:rPr>
          <w:lang w:val="ru-RU"/>
        </w:rPr>
        <w:t xml:space="preserve"> 4 -</w:t>
      </w:r>
      <w:r w:rsidRPr="003A6ED9">
        <w:rPr>
          <w:lang w:val="ru-RU"/>
        </w:rPr>
        <w:t>&gt; 5</w:t>
      </w:r>
      <w:r w:rsidR="00DA1C4E">
        <w:rPr>
          <w:lang w:val="ru-RU"/>
        </w:rPr>
        <w:t xml:space="preserve"> очков усиления</w:t>
      </w:r>
      <w:r w:rsidR="00B26DA2">
        <w:rPr>
          <w:lang w:val="ru-RU"/>
        </w:rPr>
        <w:t xml:space="preserve"> (</w:t>
      </w:r>
      <w:r w:rsidR="00B26DA2" w:rsidRPr="00B26DA2">
        <w:t>infusion</w:t>
      </w:r>
      <w:r w:rsidR="00B26DA2" w:rsidRPr="00B26DA2">
        <w:rPr>
          <w:lang w:val="ru-RU"/>
        </w:rPr>
        <w:t xml:space="preserve"> </w:t>
      </w:r>
      <w:r w:rsidR="00B26DA2" w:rsidRPr="00B26DA2">
        <w:t>points</w:t>
      </w:r>
      <w:r w:rsidR="00B26DA2">
        <w:rPr>
          <w:lang w:val="ru-RU"/>
        </w:rPr>
        <w:t>)</w:t>
      </w:r>
    </w:p>
    <w:p w14:paraId="2187483B" w14:textId="1B2B1729" w:rsidR="00B26DA2" w:rsidRDefault="00CB1C80" w:rsidP="00CB1C80">
      <w:pPr>
        <w:pStyle w:val="31"/>
      </w:pPr>
      <w:r w:rsidRPr="00CB1C80">
        <w:rPr>
          <w:lang w:val="ru-RU"/>
        </w:rPr>
        <w:t>Космическое</w:t>
      </w:r>
      <w:r>
        <w:t xml:space="preserve"> </w:t>
      </w:r>
      <w:r w:rsidRPr="00CB1C80">
        <w:rPr>
          <w:lang w:val="ru-RU"/>
        </w:rPr>
        <w:t xml:space="preserve">избавление </w:t>
      </w:r>
      <w:r w:rsidR="00F15EF5" w:rsidRPr="00CB1C80">
        <w:rPr>
          <w:lang w:val="ru-RU"/>
        </w:rPr>
        <w:t>(</w:t>
      </w:r>
      <w:r w:rsidR="00F15EF5" w:rsidRPr="00F15EF5">
        <w:t>Cosmic</w:t>
      </w:r>
      <w:r w:rsidR="00F15EF5" w:rsidRPr="00CB1C80">
        <w:rPr>
          <w:lang w:val="ru-RU"/>
        </w:rPr>
        <w:t xml:space="preserve"> </w:t>
      </w:r>
      <w:r w:rsidR="00F15EF5" w:rsidRPr="00F15EF5">
        <w:t>Rescue</w:t>
      </w:r>
      <w:r w:rsidR="00F15EF5" w:rsidRPr="00CB1C80">
        <w:rPr>
          <w:lang w:val="ru-RU"/>
        </w:rPr>
        <w:t>)</w:t>
      </w:r>
    </w:p>
    <w:p w14:paraId="59314228" w14:textId="30A48B9A" w:rsidR="007F6A43" w:rsidRPr="003A6ED9" w:rsidRDefault="007F6A43" w:rsidP="00E25C24">
      <w:pPr>
        <w:pStyle w:val="a9"/>
        <w:numPr>
          <w:ilvl w:val="0"/>
          <w:numId w:val="118"/>
        </w:numPr>
        <w:rPr>
          <w:lang w:val="ru-RU"/>
        </w:rPr>
      </w:pPr>
      <w:r>
        <w:rPr>
          <w:lang w:val="ru-RU"/>
        </w:rPr>
        <w:t>Увеличена цена способности для посоха (</w:t>
      </w:r>
      <w:proofErr w:type="spellStart"/>
      <w:r w:rsidRPr="00AD22A2">
        <w:rPr>
          <w:lang w:val="ru-RU"/>
        </w:rPr>
        <w:t>Staff</w:t>
      </w:r>
      <w:proofErr w:type="spellEnd"/>
      <w:r>
        <w:rPr>
          <w:lang w:val="ru-RU"/>
        </w:rPr>
        <w:t xml:space="preserve">) </w:t>
      </w:r>
      <w:r w:rsidR="00695C04" w:rsidRPr="00695C04">
        <w:rPr>
          <w:lang w:val="ru-RU"/>
        </w:rPr>
        <w:t>1</w:t>
      </w:r>
      <w:r>
        <w:rPr>
          <w:lang w:val="ru-RU"/>
        </w:rPr>
        <w:t xml:space="preserve"> -</w:t>
      </w:r>
      <w:r w:rsidRPr="003A6ED9">
        <w:rPr>
          <w:lang w:val="ru-RU"/>
        </w:rPr>
        <w:t xml:space="preserve">&gt; </w:t>
      </w:r>
      <w:r w:rsidRPr="007F6A43">
        <w:rPr>
          <w:lang w:val="ru-RU"/>
        </w:rPr>
        <w:t>3</w:t>
      </w:r>
      <w:r>
        <w:rPr>
          <w:lang w:val="ru-RU"/>
        </w:rPr>
        <w:t xml:space="preserve"> очков усиления (</w:t>
      </w:r>
      <w:r w:rsidRPr="00B26DA2">
        <w:t>infusion</w:t>
      </w:r>
      <w:r w:rsidRPr="00B26DA2">
        <w:rPr>
          <w:lang w:val="ru-RU"/>
        </w:rPr>
        <w:t xml:space="preserve"> </w:t>
      </w:r>
      <w:r w:rsidRPr="00B26DA2">
        <w:t>points</w:t>
      </w:r>
      <w:r>
        <w:rPr>
          <w:lang w:val="ru-RU"/>
        </w:rPr>
        <w:t>)</w:t>
      </w:r>
    </w:p>
    <w:p w14:paraId="5EB47C32" w14:textId="77777777" w:rsidR="007646A1" w:rsidRPr="007646A1" w:rsidRDefault="007F6A43" w:rsidP="00E25C24">
      <w:pPr>
        <w:pStyle w:val="a9"/>
        <w:numPr>
          <w:ilvl w:val="0"/>
          <w:numId w:val="118"/>
        </w:numPr>
        <w:rPr>
          <w:lang w:val="ru-RU"/>
        </w:rPr>
      </w:pPr>
      <w:r>
        <w:rPr>
          <w:lang w:val="ru-RU"/>
        </w:rPr>
        <w:t>Увеличена цена способности для палочки (</w:t>
      </w:r>
      <w:proofErr w:type="spellStart"/>
      <w:r w:rsidRPr="00AD22A2">
        <w:rPr>
          <w:lang w:val="ru-RU"/>
        </w:rPr>
        <w:t>Wand</w:t>
      </w:r>
      <w:proofErr w:type="spellEnd"/>
      <w:r>
        <w:rPr>
          <w:lang w:val="ru-RU"/>
        </w:rPr>
        <w:t xml:space="preserve">) </w:t>
      </w:r>
      <w:r w:rsidR="00695C04" w:rsidRPr="00695C04">
        <w:rPr>
          <w:lang w:val="ru-RU"/>
        </w:rPr>
        <w:t>2</w:t>
      </w:r>
      <w:r>
        <w:rPr>
          <w:lang w:val="ru-RU"/>
        </w:rPr>
        <w:t xml:space="preserve"> -</w:t>
      </w:r>
      <w:r w:rsidRPr="003A6ED9">
        <w:rPr>
          <w:lang w:val="ru-RU"/>
        </w:rPr>
        <w:t xml:space="preserve">&gt; </w:t>
      </w:r>
      <w:r w:rsidR="00695C04" w:rsidRPr="00695C04">
        <w:rPr>
          <w:lang w:val="ru-RU"/>
        </w:rPr>
        <w:t>4</w:t>
      </w:r>
      <w:r>
        <w:rPr>
          <w:lang w:val="ru-RU"/>
        </w:rPr>
        <w:t xml:space="preserve"> очков усиления (</w:t>
      </w:r>
      <w:r w:rsidRPr="00B26DA2">
        <w:t>infusion</w:t>
      </w:r>
      <w:r w:rsidRPr="00B26DA2">
        <w:rPr>
          <w:lang w:val="ru-RU"/>
        </w:rPr>
        <w:t xml:space="preserve"> </w:t>
      </w:r>
      <w:r w:rsidRPr="00B26DA2">
        <w:t>points</w:t>
      </w:r>
      <w:r>
        <w:rPr>
          <w:lang w:val="ru-RU"/>
        </w:rPr>
        <w:t>)</w:t>
      </w:r>
    </w:p>
    <w:p w14:paraId="54946F7B" w14:textId="6156EC4F" w:rsidR="007646A1" w:rsidRPr="00EA6795" w:rsidRDefault="007646A1" w:rsidP="00E25C24">
      <w:pPr>
        <w:pStyle w:val="a9"/>
        <w:numPr>
          <w:ilvl w:val="0"/>
          <w:numId w:val="118"/>
        </w:numPr>
        <w:rPr>
          <w:lang w:val="ru-RU"/>
        </w:rPr>
      </w:pPr>
      <w:r w:rsidRPr="007646A1">
        <w:rPr>
          <w:lang w:val="ru-RU"/>
        </w:rPr>
        <w:t>Теперь полное действие (оставить одно очко) (</w:t>
      </w:r>
      <w:r w:rsidRPr="007646A1">
        <w:t>Full</w:t>
      </w:r>
      <w:r w:rsidRPr="007646A1">
        <w:rPr>
          <w:lang w:val="ru-RU"/>
        </w:rPr>
        <w:t xml:space="preserve"> </w:t>
      </w:r>
      <w:r w:rsidRPr="007646A1">
        <w:t>Action</w:t>
      </w:r>
      <w:r w:rsidRPr="007646A1">
        <w:rPr>
          <w:lang w:val="ru-RU"/>
        </w:rPr>
        <w:t xml:space="preserve"> </w:t>
      </w:r>
      <w:r w:rsidRPr="007646A1">
        <w:t>Continue</w:t>
      </w:r>
      <w:r w:rsidRPr="007646A1">
        <w:rPr>
          <w:lang w:val="ru-RU"/>
        </w:rPr>
        <w:t>)</w:t>
      </w:r>
    </w:p>
    <w:p w14:paraId="2C43AE4C" w14:textId="15576987" w:rsidR="00EA6795" w:rsidRDefault="00210A28" w:rsidP="00210A28">
      <w:pPr>
        <w:pStyle w:val="31"/>
      </w:pPr>
      <w:r w:rsidRPr="00210A28">
        <w:rPr>
          <w:lang w:val="ru-RU"/>
        </w:rPr>
        <w:t>Притягивающий</w:t>
      </w:r>
      <w:r>
        <w:t xml:space="preserve"> </w:t>
      </w:r>
      <w:r w:rsidRPr="00210A28">
        <w:rPr>
          <w:lang w:val="ru-RU"/>
        </w:rPr>
        <w:t xml:space="preserve">выстрел </w:t>
      </w:r>
      <w:r w:rsidR="00EA6795" w:rsidRPr="00210A28">
        <w:rPr>
          <w:lang w:val="ru-RU"/>
        </w:rPr>
        <w:t>(</w:t>
      </w:r>
      <w:r w:rsidR="00EA6795" w:rsidRPr="00EA6795">
        <w:rPr>
          <w:lang w:val="ru-RU"/>
        </w:rPr>
        <w:t xml:space="preserve">Pull </w:t>
      </w:r>
      <w:proofErr w:type="spellStart"/>
      <w:r w:rsidR="00EA6795" w:rsidRPr="00EA6795">
        <w:rPr>
          <w:lang w:val="ru-RU"/>
        </w:rPr>
        <w:t>Shot</w:t>
      </w:r>
      <w:proofErr w:type="spellEnd"/>
      <w:r w:rsidR="00EA6795" w:rsidRPr="00210A28">
        <w:rPr>
          <w:lang w:val="ru-RU"/>
        </w:rPr>
        <w:t>)</w:t>
      </w:r>
    </w:p>
    <w:p w14:paraId="42B97047" w14:textId="2701C3EA" w:rsidR="006904AC" w:rsidRPr="003A6ED9" w:rsidRDefault="006904AC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 xml:space="preserve">Увеличена цена способности </w:t>
      </w:r>
      <w:r w:rsidRPr="00695C04">
        <w:rPr>
          <w:lang w:val="ru-RU"/>
        </w:rPr>
        <w:t>1</w:t>
      </w:r>
      <w:r>
        <w:rPr>
          <w:lang w:val="ru-RU"/>
        </w:rPr>
        <w:t xml:space="preserve"> -</w:t>
      </w:r>
      <w:r w:rsidRPr="003A6ED9">
        <w:rPr>
          <w:lang w:val="ru-RU"/>
        </w:rPr>
        <w:t xml:space="preserve">&gt; </w:t>
      </w:r>
      <w:r w:rsidRPr="007F6A43">
        <w:rPr>
          <w:lang w:val="ru-RU"/>
        </w:rPr>
        <w:t>3</w:t>
      </w:r>
      <w:r>
        <w:rPr>
          <w:lang w:val="ru-RU"/>
        </w:rPr>
        <w:t xml:space="preserve"> очков усиления (</w:t>
      </w:r>
      <w:r w:rsidRPr="00B26DA2">
        <w:t>infusion</w:t>
      </w:r>
      <w:r w:rsidRPr="00B26DA2">
        <w:rPr>
          <w:lang w:val="ru-RU"/>
        </w:rPr>
        <w:t xml:space="preserve"> </w:t>
      </w:r>
      <w:r w:rsidRPr="00B26DA2">
        <w:t>points</w:t>
      </w:r>
      <w:r>
        <w:rPr>
          <w:lang w:val="ru-RU"/>
        </w:rPr>
        <w:t>)</w:t>
      </w:r>
    </w:p>
    <w:p w14:paraId="35741659" w14:textId="77777777" w:rsidR="002523B4" w:rsidRDefault="003451F0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>Теперь н</w:t>
      </w:r>
      <w:r w:rsidRPr="003451F0">
        <w:rPr>
          <w:lang w:val="ru-RU"/>
        </w:rPr>
        <w:t xml:space="preserve">ельзя применять на двуручном стрелковом оружии: арбалет, лук, </w:t>
      </w:r>
      <w:proofErr w:type="spellStart"/>
      <w:r w:rsidRPr="003451F0">
        <w:rPr>
          <w:lang w:val="ru-RU"/>
        </w:rPr>
        <w:t>магострел</w:t>
      </w:r>
      <w:proofErr w:type="spellEnd"/>
      <w:r w:rsidRPr="003451F0">
        <w:rPr>
          <w:lang w:val="ru-RU"/>
        </w:rPr>
        <w:t>, большой лук</w:t>
      </w:r>
    </w:p>
    <w:p w14:paraId="4BC09E35" w14:textId="4EFC05B7" w:rsidR="002523B4" w:rsidRDefault="002523B4" w:rsidP="00E25C24">
      <w:pPr>
        <w:pStyle w:val="a9"/>
        <w:numPr>
          <w:ilvl w:val="0"/>
          <w:numId w:val="119"/>
        </w:numPr>
        <w:rPr>
          <w:lang w:val="ru-RU"/>
        </w:rPr>
      </w:pPr>
      <w:r w:rsidRPr="002523B4">
        <w:rPr>
          <w:lang w:val="ru-RU"/>
        </w:rPr>
        <w:t>Теперь используется за одно очко (Single Action)</w:t>
      </w:r>
    </w:p>
    <w:p w14:paraId="378DF3EB" w14:textId="39BFF3A5" w:rsidR="00E07C69" w:rsidRDefault="00E07C69" w:rsidP="00E07C69">
      <w:pPr>
        <w:pStyle w:val="31"/>
        <w:rPr>
          <w:lang w:val="ru-RU"/>
        </w:rPr>
      </w:pPr>
      <w:r w:rsidRPr="00E07C69">
        <w:rPr>
          <w:lang w:val="ru-RU"/>
        </w:rPr>
        <w:t>Пробивающий выстрел</w:t>
      </w:r>
      <w:r>
        <w:rPr>
          <w:lang w:val="ru-RU"/>
        </w:rPr>
        <w:t xml:space="preserve"> (</w:t>
      </w:r>
      <w:proofErr w:type="spellStart"/>
      <w:r w:rsidRPr="00E07C69">
        <w:rPr>
          <w:lang w:val="ru-RU"/>
        </w:rPr>
        <w:t>Pierce</w:t>
      </w:r>
      <w:proofErr w:type="spellEnd"/>
      <w:r w:rsidRPr="00E07C69">
        <w:rPr>
          <w:lang w:val="ru-RU"/>
        </w:rPr>
        <w:t xml:space="preserve"> </w:t>
      </w:r>
      <w:proofErr w:type="spellStart"/>
      <w:r w:rsidRPr="00E07C69">
        <w:rPr>
          <w:lang w:val="ru-RU"/>
        </w:rPr>
        <w:t>Shot</w:t>
      </w:r>
      <w:proofErr w:type="spellEnd"/>
      <w:r>
        <w:rPr>
          <w:lang w:val="ru-RU"/>
        </w:rPr>
        <w:t>)</w:t>
      </w:r>
    </w:p>
    <w:p w14:paraId="6E6A607C" w14:textId="77777777" w:rsidR="00DF415F" w:rsidRDefault="00DF415F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 xml:space="preserve">Увеличена цена способности </w:t>
      </w:r>
      <w:r w:rsidRPr="00695C04">
        <w:rPr>
          <w:lang w:val="ru-RU"/>
        </w:rPr>
        <w:t>1</w:t>
      </w:r>
      <w:r>
        <w:rPr>
          <w:lang w:val="ru-RU"/>
        </w:rPr>
        <w:t xml:space="preserve"> -</w:t>
      </w:r>
      <w:r w:rsidRPr="003A6ED9">
        <w:rPr>
          <w:lang w:val="ru-RU"/>
        </w:rPr>
        <w:t xml:space="preserve">&gt; </w:t>
      </w:r>
      <w:r w:rsidRPr="007F6A43">
        <w:rPr>
          <w:lang w:val="ru-RU"/>
        </w:rPr>
        <w:t>3</w:t>
      </w:r>
      <w:r>
        <w:rPr>
          <w:lang w:val="ru-RU"/>
        </w:rPr>
        <w:t xml:space="preserve"> очков усиления (</w:t>
      </w:r>
      <w:r w:rsidRPr="00B26DA2">
        <w:t>infusion</w:t>
      </w:r>
      <w:r w:rsidRPr="00B26DA2">
        <w:rPr>
          <w:lang w:val="ru-RU"/>
        </w:rPr>
        <w:t xml:space="preserve"> </w:t>
      </w:r>
      <w:r w:rsidRPr="00B26DA2">
        <w:t>points</w:t>
      </w:r>
      <w:r>
        <w:rPr>
          <w:lang w:val="ru-RU"/>
        </w:rPr>
        <w:t>)</w:t>
      </w:r>
    </w:p>
    <w:p w14:paraId="68D9CB33" w14:textId="109A92AB" w:rsidR="00C74E7D" w:rsidRDefault="005747DC" w:rsidP="005747DC">
      <w:pPr>
        <w:pStyle w:val="21"/>
      </w:pPr>
      <w:r>
        <w:rPr>
          <w:lang w:val="ru-RU"/>
        </w:rPr>
        <w:lastRenderedPageBreak/>
        <w:t>Пассивные способности (</w:t>
      </w:r>
      <w:r w:rsidR="001926B8">
        <w:t xml:space="preserve">Passive </w:t>
      </w:r>
      <w:r w:rsidR="001926B8" w:rsidRPr="001926B8">
        <w:t>abilities</w:t>
      </w:r>
      <w:r>
        <w:rPr>
          <w:lang w:val="ru-RU"/>
        </w:rPr>
        <w:t>)</w:t>
      </w:r>
    </w:p>
    <w:p w14:paraId="1572D9AE" w14:textId="762D33EA" w:rsidR="00AC72DE" w:rsidRDefault="00AC72DE" w:rsidP="00AC72DE">
      <w:pPr>
        <w:pStyle w:val="31"/>
        <w:rPr>
          <w:lang w:val="ru-RU"/>
        </w:rPr>
      </w:pPr>
      <w:r>
        <w:rPr>
          <w:lang w:val="ru-RU"/>
        </w:rPr>
        <w:t>Здоровье (</w:t>
      </w:r>
      <w:r w:rsidRPr="00AC72DE">
        <w:t>Hit Points</w:t>
      </w:r>
      <w:r>
        <w:rPr>
          <w:lang w:val="ru-RU"/>
        </w:rPr>
        <w:t>)</w:t>
      </w:r>
    </w:p>
    <w:p w14:paraId="51E1F0A0" w14:textId="243BFE34" w:rsidR="00AC72DE" w:rsidRPr="000A04FF" w:rsidRDefault="0029283A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>+</w:t>
      </w:r>
      <w:r w:rsidR="000A04FF">
        <w:rPr>
          <w:lang w:val="ru-RU"/>
        </w:rPr>
        <w:t>5 -</w:t>
      </w:r>
      <w:r w:rsidR="000A04FF">
        <w:t xml:space="preserve">&gt; </w:t>
      </w:r>
      <w:r>
        <w:rPr>
          <w:lang w:val="ru-RU"/>
        </w:rPr>
        <w:t>+</w:t>
      </w:r>
      <w:r w:rsidR="000A04FF">
        <w:t>8</w:t>
      </w:r>
      <w:r w:rsidR="00A110C3">
        <w:t xml:space="preserve"> </w:t>
      </w:r>
      <w:r w:rsidR="00A110C3" w:rsidRPr="00A110C3">
        <w:t>[hp]</w:t>
      </w:r>
    </w:p>
    <w:p w14:paraId="7337E13D" w14:textId="40C6636F" w:rsidR="000A04FF" w:rsidRPr="000A04FF" w:rsidRDefault="0029283A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>+</w:t>
      </w:r>
      <w:r w:rsidR="000A04FF">
        <w:t>10</w:t>
      </w:r>
      <w:r w:rsidR="000A04FF">
        <w:rPr>
          <w:lang w:val="ru-RU"/>
        </w:rPr>
        <w:t xml:space="preserve"> -</w:t>
      </w:r>
      <w:r w:rsidR="000A04FF">
        <w:t xml:space="preserve">&gt; </w:t>
      </w:r>
      <w:r>
        <w:rPr>
          <w:lang w:val="ru-RU"/>
        </w:rPr>
        <w:t>+</w:t>
      </w:r>
      <w:r w:rsidR="00A75062">
        <w:t>16</w:t>
      </w:r>
      <w:r w:rsidR="00A110C3">
        <w:t xml:space="preserve"> </w:t>
      </w:r>
      <w:r w:rsidR="00A110C3" w:rsidRPr="00A110C3">
        <w:t>[hp]</w:t>
      </w:r>
    </w:p>
    <w:p w14:paraId="40A4C0A3" w14:textId="05EC19D9" w:rsidR="000A04FF" w:rsidRPr="00A110C3" w:rsidRDefault="0029283A" w:rsidP="00E25C24">
      <w:pPr>
        <w:pStyle w:val="a9"/>
        <w:numPr>
          <w:ilvl w:val="0"/>
          <w:numId w:val="119"/>
        </w:numPr>
        <w:rPr>
          <w:lang w:val="ru-RU"/>
        </w:rPr>
      </w:pPr>
      <w:r>
        <w:rPr>
          <w:lang w:val="ru-RU"/>
        </w:rPr>
        <w:t>+</w:t>
      </w:r>
      <w:r w:rsidR="00A75062">
        <w:t>15</w:t>
      </w:r>
      <w:r w:rsidR="000A04FF">
        <w:rPr>
          <w:lang w:val="ru-RU"/>
        </w:rPr>
        <w:t xml:space="preserve"> -</w:t>
      </w:r>
      <w:r w:rsidR="000A04FF">
        <w:t xml:space="preserve">&gt; </w:t>
      </w:r>
      <w:r>
        <w:rPr>
          <w:lang w:val="ru-RU"/>
        </w:rPr>
        <w:t>+</w:t>
      </w:r>
      <w:r w:rsidR="00A75062">
        <w:t xml:space="preserve">24 </w:t>
      </w:r>
      <w:r w:rsidR="00A110C3" w:rsidRPr="00A110C3">
        <w:t>[hp]</w:t>
      </w:r>
    </w:p>
    <w:p w14:paraId="6D1791A4" w14:textId="4B4BFD23" w:rsidR="00A110C3" w:rsidRDefault="005F415B" w:rsidP="005F415B">
      <w:pPr>
        <w:pStyle w:val="31"/>
        <w:rPr>
          <w:lang w:val="ru-RU"/>
        </w:rPr>
      </w:pPr>
      <w:r>
        <w:rPr>
          <w:lang w:val="ru-RU"/>
        </w:rPr>
        <w:t>Заражение</w:t>
      </w:r>
      <w:r w:rsidR="009137B0" w:rsidRPr="005F415B">
        <w:t xml:space="preserve"> (</w:t>
      </w:r>
      <w:r w:rsidRPr="005F415B">
        <w:t>Infecting</w:t>
      </w:r>
      <w:r w:rsidR="009137B0" w:rsidRPr="005F415B">
        <w:t>)</w:t>
      </w:r>
    </w:p>
    <w:p w14:paraId="3F2B7321" w14:textId="726E9539" w:rsidR="00D82289" w:rsidRPr="00D82289" w:rsidRDefault="00645818" w:rsidP="00E25C24">
      <w:pPr>
        <w:pStyle w:val="ae"/>
        <w:numPr>
          <w:ilvl w:val="0"/>
          <w:numId w:val="120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Эффект н</w:t>
      </w:r>
      <w:r w:rsidR="00D82289" w:rsidRPr="00D82289">
        <w:rPr>
          <w:rFonts w:asciiTheme="minorHAnsi" w:hAnsiTheme="minorHAnsi"/>
          <w:lang w:val="ru-RU"/>
        </w:rPr>
        <w:t xml:space="preserve">е применяется </w:t>
      </w:r>
      <w:r w:rsidR="00604C54" w:rsidRPr="00D82289">
        <w:rPr>
          <w:rFonts w:asciiTheme="minorHAnsi" w:hAnsiTheme="minorHAnsi"/>
          <w:lang w:val="ru-RU"/>
        </w:rPr>
        <w:t>к</w:t>
      </w:r>
      <w:r w:rsidR="00D82289" w:rsidRPr="00D82289">
        <w:rPr>
          <w:rFonts w:asciiTheme="minorHAnsi" w:hAnsiTheme="minorHAnsi"/>
          <w:lang w:val="ru-RU"/>
        </w:rPr>
        <w:t xml:space="preserve"> призванны</w:t>
      </w:r>
      <w:r w:rsidR="001F3EA5">
        <w:rPr>
          <w:rFonts w:asciiTheme="minorHAnsi" w:hAnsiTheme="minorHAnsi"/>
          <w:lang w:val="ru-RU"/>
        </w:rPr>
        <w:t>м</w:t>
      </w:r>
      <w:r w:rsidR="00D82289" w:rsidRPr="00D82289">
        <w:rPr>
          <w:rFonts w:asciiTheme="minorHAnsi" w:hAnsiTheme="minorHAnsi"/>
          <w:lang w:val="ru-RU"/>
        </w:rPr>
        <w:t xml:space="preserve"> в бою </w:t>
      </w:r>
      <w:r w:rsidR="00D82289" w:rsidRPr="00D82289">
        <w:rPr>
          <w:rFonts w:asciiTheme="minorHAnsi" w:hAnsiTheme="minorHAnsi"/>
        </w:rPr>
        <w:t xml:space="preserve">(Combat Summons) </w:t>
      </w:r>
      <w:r w:rsidR="00D82289" w:rsidRPr="00D82289">
        <w:rPr>
          <w:rFonts w:asciiTheme="minorHAnsi" w:hAnsiTheme="minorHAnsi"/>
          <w:lang w:val="ru-RU"/>
        </w:rPr>
        <w:t>и</w:t>
      </w:r>
      <w:r w:rsidR="00D82289" w:rsidRPr="00D82289">
        <w:rPr>
          <w:rFonts w:asciiTheme="minorHAnsi" w:hAnsiTheme="minorHAnsi"/>
        </w:rPr>
        <w:t xml:space="preserve"> </w:t>
      </w:r>
      <w:r w:rsidR="00D82289" w:rsidRPr="00D82289">
        <w:rPr>
          <w:rFonts w:asciiTheme="minorHAnsi" w:hAnsiTheme="minorHAnsi"/>
          <w:lang w:val="ru-RU"/>
        </w:rPr>
        <w:t>конструкт</w:t>
      </w:r>
      <w:r w:rsidR="00720753">
        <w:rPr>
          <w:rFonts w:asciiTheme="minorHAnsi" w:hAnsiTheme="minorHAnsi"/>
          <w:lang w:val="ru-RU"/>
        </w:rPr>
        <w:t>ам</w:t>
      </w:r>
      <w:r w:rsidR="00D82289" w:rsidRPr="00D82289">
        <w:rPr>
          <w:rFonts w:asciiTheme="minorHAnsi" w:hAnsiTheme="minorHAnsi"/>
        </w:rPr>
        <w:t xml:space="preserve"> (Construct)</w:t>
      </w:r>
    </w:p>
    <w:p w14:paraId="77033E0C" w14:textId="6B49F02A" w:rsidR="001F3EA5" w:rsidRDefault="00A42385" w:rsidP="00E25C24">
      <w:pPr>
        <w:pStyle w:val="a9"/>
        <w:numPr>
          <w:ilvl w:val="0"/>
          <w:numId w:val="120"/>
        </w:numPr>
        <w:rPr>
          <w:lang w:val="ru-RU"/>
        </w:rPr>
      </w:pPr>
      <w:r>
        <w:rPr>
          <w:lang w:val="ru-RU"/>
        </w:rPr>
        <w:t xml:space="preserve">Теперь для открытия необходимо 3 </w:t>
      </w:r>
      <w:r w:rsidR="00923209">
        <w:rPr>
          <w:lang w:val="ru-RU"/>
        </w:rPr>
        <w:t xml:space="preserve">Крови архонта </w:t>
      </w:r>
      <w:r w:rsidR="00923209" w:rsidRPr="00923209">
        <w:rPr>
          <w:lang w:val="ru-RU"/>
        </w:rPr>
        <w:t>(</w:t>
      </w:r>
      <w:proofErr w:type="spellStart"/>
      <w:r w:rsidR="00923209" w:rsidRPr="00923209">
        <w:rPr>
          <w:lang w:val="ru-RU"/>
        </w:rPr>
        <w:t>Archon</w:t>
      </w:r>
      <w:proofErr w:type="spellEnd"/>
      <w:r w:rsidR="00923209" w:rsidRPr="00923209">
        <w:rPr>
          <w:lang w:val="ru-RU"/>
        </w:rPr>
        <w:t xml:space="preserve"> </w:t>
      </w:r>
      <w:proofErr w:type="spellStart"/>
      <w:r w:rsidR="00923209" w:rsidRPr="00923209">
        <w:rPr>
          <w:lang w:val="ru-RU"/>
        </w:rPr>
        <w:t>Blood</w:t>
      </w:r>
      <w:proofErr w:type="spellEnd"/>
      <w:r w:rsidR="00923209" w:rsidRPr="00923209">
        <w:rPr>
          <w:lang w:val="ru-RU"/>
        </w:rPr>
        <w:t>)</w:t>
      </w:r>
    </w:p>
    <w:p w14:paraId="4A6BBB3C" w14:textId="46B72442" w:rsidR="0029283A" w:rsidRDefault="007A4B7A" w:rsidP="003C74EA">
      <w:pPr>
        <w:pStyle w:val="31"/>
        <w:rPr>
          <w:lang w:val="ru-RU"/>
        </w:rPr>
      </w:pPr>
      <w:r>
        <w:rPr>
          <w:lang w:val="ru-RU"/>
        </w:rPr>
        <w:t>Ж</w:t>
      </w:r>
      <w:r w:rsidRPr="007A4B7A">
        <w:rPr>
          <w:lang w:val="ru-RU"/>
        </w:rPr>
        <w:t xml:space="preserve">ивой глушитель заклинаний </w:t>
      </w:r>
      <w:r w:rsidR="003C74EA" w:rsidRPr="007A4B7A">
        <w:rPr>
          <w:lang w:val="ru-RU"/>
        </w:rPr>
        <w:t>(</w:t>
      </w:r>
      <w:r w:rsidR="003C74EA" w:rsidRPr="003C74EA">
        <w:t>Innate</w:t>
      </w:r>
      <w:r w:rsidR="003C74EA" w:rsidRPr="007A4B7A">
        <w:rPr>
          <w:lang w:val="ru-RU"/>
        </w:rPr>
        <w:t xml:space="preserve"> </w:t>
      </w:r>
      <w:r w:rsidR="003C74EA" w:rsidRPr="003C74EA">
        <w:t>Spell</w:t>
      </w:r>
      <w:r w:rsidR="003C74EA" w:rsidRPr="007A4B7A">
        <w:rPr>
          <w:lang w:val="ru-RU"/>
        </w:rPr>
        <w:t xml:space="preserve"> </w:t>
      </w:r>
      <w:r w:rsidR="003C74EA" w:rsidRPr="003C74EA">
        <w:t>Jammer</w:t>
      </w:r>
      <w:r w:rsidR="003C74EA">
        <w:rPr>
          <w:lang w:val="ru-RU"/>
        </w:rPr>
        <w:t>)</w:t>
      </w:r>
    </w:p>
    <w:p w14:paraId="68244462" w14:textId="34A8535E" w:rsidR="007A4B7A" w:rsidRDefault="007A4B7A" w:rsidP="00E25C24">
      <w:pPr>
        <w:pStyle w:val="ae"/>
        <w:numPr>
          <w:ilvl w:val="0"/>
          <w:numId w:val="121"/>
        </w:numPr>
        <w:rPr>
          <w:lang w:val="ru-RU"/>
        </w:rPr>
      </w:pPr>
      <w:r>
        <w:rPr>
          <w:lang w:val="ru-RU"/>
        </w:rPr>
        <w:t>Теперь не доступен для создания предметов</w:t>
      </w:r>
    </w:p>
    <w:p w14:paraId="377848A5" w14:textId="38FD1320" w:rsidR="0013732A" w:rsidRPr="00255512" w:rsidRDefault="00601EFA" w:rsidP="00255512">
      <w:pPr>
        <w:pStyle w:val="21"/>
      </w:pPr>
      <w:r>
        <w:rPr>
          <w:lang w:val="ru-RU"/>
        </w:rPr>
        <w:t>Типы</w:t>
      </w:r>
      <w:r w:rsidRPr="00255512">
        <w:t xml:space="preserve"> </w:t>
      </w:r>
      <w:r>
        <w:rPr>
          <w:lang w:val="ru-RU"/>
        </w:rPr>
        <w:t>предметов</w:t>
      </w:r>
      <w:r w:rsidR="00255512" w:rsidRPr="00255512">
        <w:t xml:space="preserve"> (Types of items)</w:t>
      </w:r>
    </w:p>
    <w:p w14:paraId="0898C94C" w14:textId="500CCEBB" w:rsidR="00255512" w:rsidRDefault="00824BA6" w:rsidP="00A12854">
      <w:pPr>
        <w:pStyle w:val="31"/>
      </w:pPr>
      <w:r>
        <w:rPr>
          <w:lang w:val="ru-RU"/>
        </w:rPr>
        <w:t>Тёмная</w:t>
      </w:r>
      <w:r w:rsidRPr="008E7633">
        <w:t xml:space="preserve"> </w:t>
      </w:r>
      <w:r>
        <w:rPr>
          <w:lang w:val="ru-RU"/>
        </w:rPr>
        <w:t>реликвия</w:t>
      </w:r>
      <w:r w:rsidRPr="008E7633">
        <w:t xml:space="preserve"> </w:t>
      </w:r>
      <w:r w:rsidR="00541A9B" w:rsidRPr="00824BA6">
        <w:t>(</w:t>
      </w:r>
      <w:r w:rsidR="008E7633">
        <w:t xml:space="preserve">Eldritch </w:t>
      </w:r>
      <w:r w:rsidR="00541A9B" w:rsidRPr="00824BA6">
        <w:t>Relic)</w:t>
      </w:r>
    </w:p>
    <w:p w14:paraId="0CFE3131" w14:textId="75C0A050" w:rsidR="00A12854" w:rsidRDefault="00A12854" w:rsidP="00E25C24">
      <w:pPr>
        <w:pStyle w:val="ae"/>
        <w:numPr>
          <w:ilvl w:val="0"/>
          <w:numId w:val="121"/>
        </w:numPr>
        <w:rPr>
          <w:lang w:val="ru-RU"/>
        </w:rPr>
      </w:pPr>
      <w:r w:rsidRPr="007D2B05">
        <w:rPr>
          <w:lang w:val="ru-RU"/>
        </w:rPr>
        <w:t>(</w:t>
      </w:r>
      <w:r>
        <w:rPr>
          <w:lang w:val="ru-RU"/>
        </w:rPr>
        <w:t>Исправление</w:t>
      </w:r>
      <w:r w:rsidRPr="007D2B05">
        <w:rPr>
          <w:lang w:val="ru-RU"/>
        </w:rPr>
        <w:t>)</w:t>
      </w:r>
      <w:r w:rsidR="007D2B05">
        <w:rPr>
          <w:lang w:val="ru-RU"/>
        </w:rPr>
        <w:t xml:space="preserve"> </w:t>
      </w:r>
      <w:r w:rsidR="001C1E76">
        <w:rPr>
          <w:lang w:val="ru-RU"/>
        </w:rPr>
        <w:t>Модификатор физического урона т</w:t>
      </w:r>
      <w:r w:rsidR="00B81645">
        <w:rPr>
          <w:lang w:val="ru-RU"/>
        </w:rPr>
        <w:t>еперь</w:t>
      </w:r>
      <w:r w:rsidR="007D2B05">
        <w:rPr>
          <w:lang w:val="ru-RU"/>
        </w:rPr>
        <w:t xml:space="preserve"> не дает</w:t>
      </w:r>
      <w:r w:rsidR="00C75E55" w:rsidRPr="00C75E55">
        <w:rPr>
          <w:lang w:val="ru-RU"/>
        </w:rPr>
        <w:t xml:space="preserve"> </w:t>
      </w:r>
      <w:r w:rsidR="00C75E55">
        <w:rPr>
          <w:lang w:val="ru-RU"/>
        </w:rPr>
        <w:t>свойство</w:t>
      </w:r>
      <w:r w:rsidR="00D50925">
        <w:rPr>
          <w:lang w:val="ru-RU"/>
        </w:rPr>
        <w:t xml:space="preserve"> </w:t>
      </w:r>
      <w:r w:rsidR="009F3759">
        <w:rPr>
          <w:lang w:val="ru-RU"/>
        </w:rPr>
        <w:t>Неблокируемый урон (</w:t>
      </w:r>
      <w:r w:rsidR="004C2E69" w:rsidRPr="004C2E69">
        <w:rPr>
          <w:lang w:val="ru-RU"/>
        </w:rPr>
        <w:t xml:space="preserve">Defense </w:t>
      </w:r>
      <w:proofErr w:type="spellStart"/>
      <w:r w:rsidR="004C2E69" w:rsidRPr="004C2E69">
        <w:rPr>
          <w:lang w:val="ru-RU"/>
        </w:rPr>
        <w:t>Bypass</w:t>
      </w:r>
      <w:proofErr w:type="spellEnd"/>
      <w:r w:rsidR="009F3759">
        <w:rPr>
          <w:lang w:val="ru-RU"/>
        </w:rPr>
        <w:t>)</w:t>
      </w:r>
    </w:p>
    <w:p w14:paraId="79A8F936" w14:textId="4545EFA6" w:rsidR="004C2E69" w:rsidRDefault="00960842" w:rsidP="00960842">
      <w:pPr>
        <w:pStyle w:val="21"/>
        <w:rPr>
          <w:lang w:val="ru-RU"/>
        </w:rPr>
      </w:pPr>
      <w:r>
        <w:rPr>
          <w:lang w:val="ru-RU"/>
        </w:rPr>
        <w:t>Стартовые предметы (</w:t>
      </w:r>
      <w:proofErr w:type="spellStart"/>
      <w:r w:rsidRPr="00960842">
        <w:rPr>
          <w:lang w:val="ru-RU"/>
        </w:rPr>
        <w:t>Starting</w:t>
      </w:r>
      <w:proofErr w:type="spellEnd"/>
      <w:r w:rsidRPr="00960842">
        <w:rPr>
          <w:lang w:val="ru-RU"/>
        </w:rPr>
        <w:t xml:space="preserve"> </w:t>
      </w:r>
      <w:proofErr w:type="spellStart"/>
      <w:r w:rsidRPr="00960842">
        <w:rPr>
          <w:lang w:val="ru-RU"/>
        </w:rPr>
        <w:t>items</w:t>
      </w:r>
      <w:proofErr w:type="spellEnd"/>
      <w:r>
        <w:rPr>
          <w:lang w:val="ru-RU"/>
        </w:rPr>
        <w:t>)</w:t>
      </w:r>
    </w:p>
    <w:p w14:paraId="4D297C55" w14:textId="0734D029" w:rsidR="00D612D4" w:rsidRDefault="000502F6" w:rsidP="000502F6">
      <w:pPr>
        <w:pStyle w:val="31"/>
        <w:rPr>
          <w:lang w:val="ru-RU"/>
        </w:rPr>
      </w:pPr>
      <w:r>
        <w:rPr>
          <w:lang w:val="ru-RU"/>
        </w:rPr>
        <w:t>Реликвия</w:t>
      </w:r>
      <w:r w:rsidRPr="000502F6">
        <w:t xml:space="preserve"> </w:t>
      </w:r>
      <w:r>
        <w:rPr>
          <w:lang w:val="ru-RU"/>
        </w:rPr>
        <w:t>разума</w:t>
      </w:r>
      <w:r w:rsidRPr="000502F6">
        <w:t xml:space="preserve"> </w:t>
      </w:r>
      <w:r w:rsidR="00D612D4" w:rsidRPr="000502F6">
        <w:t>(Relic of Mind)</w:t>
      </w:r>
    </w:p>
    <w:p w14:paraId="6EB5633F" w14:textId="06291B2B" w:rsidR="000502F6" w:rsidRDefault="000502F6" w:rsidP="00E25C24">
      <w:pPr>
        <w:pStyle w:val="ae"/>
        <w:numPr>
          <w:ilvl w:val="0"/>
          <w:numId w:val="121"/>
        </w:numPr>
        <w:rPr>
          <w:lang w:val="ru-RU"/>
        </w:rPr>
      </w:pPr>
      <w:r>
        <w:rPr>
          <w:lang w:val="ru-RU"/>
        </w:rPr>
        <w:t xml:space="preserve">Теперь не дает </w:t>
      </w:r>
      <w:r w:rsidR="00C75E55">
        <w:rPr>
          <w:lang w:val="ru-RU"/>
        </w:rPr>
        <w:t xml:space="preserve">свойство </w:t>
      </w:r>
      <w:r>
        <w:rPr>
          <w:lang w:val="ru-RU"/>
        </w:rPr>
        <w:t>Неблокируемый урон (</w:t>
      </w:r>
      <w:r w:rsidRPr="004C2E69">
        <w:rPr>
          <w:lang w:val="ru-RU"/>
        </w:rPr>
        <w:t xml:space="preserve">Defense </w:t>
      </w:r>
      <w:proofErr w:type="spellStart"/>
      <w:r w:rsidRPr="004C2E69">
        <w:rPr>
          <w:lang w:val="ru-RU"/>
        </w:rPr>
        <w:t>Bypass</w:t>
      </w:r>
      <w:proofErr w:type="spellEnd"/>
      <w:r>
        <w:rPr>
          <w:lang w:val="ru-RU"/>
        </w:rPr>
        <w:t>)</w:t>
      </w:r>
    </w:p>
    <w:p w14:paraId="0186526A" w14:textId="655CD7ED" w:rsidR="00B81645" w:rsidRDefault="00300104" w:rsidP="00E25C24">
      <w:pPr>
        <w:pStyle w:val="ae"/>
        <w:numPr>
          <w:ilvl w:val="0"/>
          <w:numId w:val="121"/>
        </w:numPr>
        <w:rPr>
          <w:lang w:val="ru-RU"/>
        </w:rPr>
      </w:pPr>
      <w:r>
        <w:rPr>
          <w:lang w:val="ru-RU"/>
        </w:rPr>
        <w:t xml:space="preserve">При нанесении урона накладывает 2 эффекта </w:t>
      </w:r>
      <w:r w:rsidR="00F86808" w:rsidRPr="002908B6">
        <w:rPr>
          <w:lang w:val="ru-RU"/>
        </w:rPr>
        <w:t>Пробитая защита</w:t>
      </w:r>
      <w:r w:rsidR="00F86808">
        <w:rPr>
          <w:lang w:val="ru-RU"/>
        </w:rPr>
        <w:t xml:space="preserve"> (</w:t>
      </w:r>
      <w:proofErr w:type="spellStart"/>
      <w:r w:rsidR="00F86808" w:rsidRPr="00711617">
        <w:rPr>
          <w:lang w:val="ru-RU"/>
        </w:rPr>
        <w:t>Sundered</w:t>
      </w:r>
      <w:proofErr w:type="spellEnd"/>
      <w:r w:rsidR="00F86808" w:rsidRPr="00711617">
        <w:rPr>
          <w:lang w:val="ru-RU"/>
        </w:rPr>
        <w:t xml:space="preserve"> Defense</w:t>
      </w:r>
      <w:r w:rsidR="00F86808">
        <w:rPr>
          <w:lang w:val="ru-RU"/>
        </w:rPr>
        <w:t>)</w:t>
      </w:r>
      <w:r w:rsidR="00C75E55">
        <w:rPr>
          <w:lang w:val="ru-RU"/>
        </w:rPr>
        <w:t xml:space="preserve"> </w:t>
      </w:r>
      <w:r>
        <w:rPr>
          <w:lang w:val="ru-RU"/>
        </w:rPr>
        <w:t>с шансом 90%</w:t>
      </w:r>
    </w:p>
    <w:p w14:paraId="12906518" w14:textId="253FBB46" w:rsidR="000502F6" w:rsidRDefault="00D50925" w:rsidP="00D50925">
      <w:pPr>
        <w:pStyle w:val="31"/>
        <w:rPr>
          <w:lang w:val="ru-RU"/>
        </w:rPr>
      </w:pPr>
      <w:r>
        <w:rPr>
          <w:lang w:val="ru-RU"/>
        </w:rPr>
        <w:t>Посох Друида (</w:t>
      </w:r>
      <w:r w:rsidRPr="00D50925">
        <w:t>Druid's Staff</w:t>
      </w:r>
      <w:r>
        <w:rPr>
          <w:lang w:val="ru-RU"/>
        </w:rPr>
        <w:t>)</w:t>
      </w:r>
    </w:p>
    <w:p w14:paraId="6E739F01" w14:textId="47BB9DB3" w:rsidR="00636B2F" w:rsidRDefault="00E53325" w:rsidP="00E25C24">
      <w:pPr>
        <w:pStyle w:val="a9"/>
        <w:numPr>
          <w:ilvl w:val="0"/>
          <w:numId w:val="122"/>
        </w:numPr>
        <w:rPr>
          <w:lang w:val="ru-RU"/>
        </w:rPr>
      </w:pPr>
      <w:r>
        <w:rPr>
          <w:lang w:val="ru-RU"/>
        </w:rPr>
        <w:t>Активная с</w:t>
      </w:r>
      <w:r w:rsidR="000011D3" w:rsidRPr="000011D3">
        <w:rPr>
          <w:lang w:val="ru-RU"/>
        </w:rPr>
        <w:t>пособность</w:t>
      </w:r>
      <w:r>
        <w:rPr>
          <w:lang w:val="ru-RU"/>
        </w:rPr>
        <w:t xml:space="preserve"> -</w:t>
      </w:r>
      <w:r w:rsidR="000011D3" w:rsidRPr="000011D3">
        <w:rPr>
          <w:lang w:val="ru-RU"/>
        </w:rPr>
        <w:t xml:space="preserve"> </w:t>
      </w:r>
      <w:r w:rsidR="00C34350">
        <w:rPr>
          <w:lang w:val="ru-RU"/>
        </w:rPr>
        <w:t>В</w:t>
      </w:r>
      <w:r w:rsidR="00C34350" w:rsidRPr="00C34350">
        <w:rPr>
          <w:lang w:val="ru-RU"/>
        </w:rPr>
        <w:t>ысасывание сил</w:t>
      </w:r>
      <w:r w:rsidR="00C34350">
        <w:rPr>
          <w:lang w:val="ru-RU"/>
        </w:rPr>
        <w:t xml:space="preserve"> (</w:t>
      </w:r>
      <w:r w:rsidR="000011D3" w:rsidRPr="000011D3">
        <w:t>Sap</w:t>
      </w:r>
      <w:r w:rsidR="000011D3" w:rsidRPr="00C34350">
        <w:rPr>
          <w:lang w:val="ru-RU"/>
        </w:rPr>
        <w:t xml:space="preserve"> </w:t>
      </w:r>
      <w:r w:rsidR="000011D3" w:rsidRPr="000011D3">
        <w:t>Strength</w:t>
      </w:r>
      <w:r w:rsidR="00C34350">
        <w:rPr>
          <w:lang w:val="ru-RU"/>
        </w:rPr>
        <w:t>)</w:t>
      </w:r>
      <w:r w:rsidR="000011D3" w:rsidRPr="00C34350">
        <w:rPr>
          <w:lang w:val="ru-RU"/>
        </w:rPr>
        <w:t xml:space="preserve"> заменена на </w:t>
      </w:r>
      <w:r w:rsidR="00ED2273" w:rsidRPr="00ED2273">
        <w:rPr>
          <w:lang w:val="ru-RU"/>
        </w:rPr>
        <w:t>Исцеляющий росток</w:t>
      </w:r>
      <w:r w:rsidR="00ED2273">
        <w:rPr>
          <w:lang w:val="ru-RU"/>
        </w:rPr>
        <w:t xml:space="preserve"> (</w:t>
      </w:r>
      <w:r w:rsidR="000011D3" w:rsidRPr="000011D3">
        <w:t>Healing</w:t>
      </w:r>
      <w:r w:rsidR="000011D3" w:rsidRPr="00C34350">
        <w:rPr>
          <w:lang w:val="ru-RU"/>
        </w:rPr>
        <w:t xml:space="preserve"> </w:t>
      </w:r>
      <w:r w:rsidR="000011D3" w:rsidRPr="000011D3">
        <w:t>Sap</w:t>
      </w:r>
      <w:r w:rsidR="00ED2273">
        <w:rPr>
          <w:lang w:val="ru-RU"/>
        </w:rPr>
        <w:t>)</w:t>
      </w:r>
    </w:p>
    <w:p w14:paraId="20F869F0" w14:textId="0FD417CF" w:rsidR="007C0834" w:rsidRPr="00E1560D" w:rsidRDefault="00BA19C5" w:rsidP="00BA19C5">
      <w:pPr>
        <w:pStyle w:val="21"/>
      </w:pPr>
      <w:r>
        <w:rPr>
          <w:lang w:val="ru-RU"/>
        </w:rPr>
        <w:t>Предметы</w:t>
      </w:r>
      <w:r w:rsidRPr="00E1560D">
        <w:t xml:space="preserve"> </w:t>
      </w:r>
      <w:r>
        <w:rPr>
          <w:lang w:val="ru-RU"/>
        </w:rPr>
        <w:t>в</w:t>
      </w:r>
      <w:r w:rsidRPr="00E1560D">
        <w:t xml:space="preserve"> </w:t>
      </w:r>
      <w:r>
        <w:rPr>
          <w:lang w:val="ru-RU"/>
        </w:rPr>
        <w:t>игре</w:t>
      </w:r>
      <w:r w:rsidRPr="00E1560D">
        <w:t xml:space="preserve"> (</w:t>
      </w:r>
      <w:r w:rsidR="00E1560D" w:rsidRPr="00E1560D">
        <w:t>Items in the game</w:t>
      </w:r>
      <w:r w:rsidRPr="00E1560D">
        <w:t>)</w:t>
      </w:r>
    </w:p>
    <w:p w14:paraId="215876DA" w14:textId="510A687D" w:rsidR="00E1560D" w:rsidRDefault="00610B99" w:rsidP="00610B99">
      <w:pPr>
        <w:pStyle w:val="31"/>
        <w:rPr>
          <w:lang w:val="ru-RU"/>
        </w:rPr>
      </w:pPr>
      <w:r w:rsidRPr="00610B99">
        <w:rPr>
          <w:lang w:val="ru-RU"/>
        </w:rPr>
        <w:t xml:space="preserve">Могильный клинок </w:t>
      </w:r>
      <w:r w:rsidR="003A0F74">
        <w:rPr>
          <w:lang w:val="ru-RU"/>
        </w:rPr>
        <w:t>(</w:t>
      </w:r>
      <w:proofErr w:type="spellStart"/>
      <w:r w:rsidR="003A0F74" w:rsidRPr="003A0F74">
        <w:rPr>
          <w:lang w:val="ru-RU"/>
        </w:rPr>
        <w:t>Cryptblade</w:t>
      </w:r>
      <w:proofErr w:type="spellEnd"/>
      <w:r w:rsidR="003A0F74">
        <w:rPr>
          <w:lang w:val="ru-RU"/>
        </w:rPr>
        <w:t>)</w:t>
      </w:r>
    </w:p>
    <w:p w14:paraId="4CBB30D2" w14:textId="795DA70A" w:rsidR="00610B99" w:rsidRPr="00D82289" w:rsidRDefault="00610B99" w:rsidP="00E25C24">
      <w:pPr>
        <w:pStyle w:val="ae"/>
        <w:numPr>
          <w:ilvl w:val="0"/>
          <w:numId w:val="120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Эффект н</w:t>
      </w:r>
      <w:r w:rsidRPr="00D82289">
        <w:rPr>
          <w:rFonts w:asciiTheme="minorHAnsi" w:hAnsiTheme="minorHAnsi"/>
          <w:lang w:val="ru-RU"/>
        </w:rPr>
        <w:t>е применяется к призванны</w:t>
      </w:r>
      <w:r>
        <w:rPr>
          <w:rFonts w:asciiTheme="minorHAnsi" w:hAnsiTheme="minorHAnsi"/>
          <w:lang w:val="ru-RU"/>
        </w:rPr>
        <w:t>м</w:t>
      </w:r>
      <w:r w:rsidRPr="00D82289">
        <w:rPr>
          <w:rFonts w:asciiTheme="minorHAnsi" w:hAnsiTheme="minorHAnsi"/>
          <w:lang w:val="ru-RU"/>
        </w:rPr>
        <w:t xml:space="preserve"> в бою </w:t>
      </w:r>
      <w:r w:rsidRPr="00D82289">
        <w:rPr>
          <w:rFonts w:asciiTheme="minorHAnsi" w:hAnsiTheme="minorHAnsi"/>
        </w:rPr>
        <w:t xml:space="preserve">(Combat Summons) </w:t>
      </w:r>
      <w:r w:rsidRPr="00D82289">
        <w:rPr>
          <w:rFonts w:asciiTheme="minorHAnsi" w:hAnsiTheme="minorHAnsi"/>
          <w:lang w:val="ru-RU"/>
        </w:rPr>
        <w:t>и</w:t>
      </w:r>
      <w:r w:rsidRPr="00D82289">
        <w:rPr>
          <w:rFonts w:asciiTheme="minorHAnsi" w:hAnsiTheme="minorHAnsi"/>
        </w:rPr>
        <w:t xml:space="preserve"> </w:t>
      </w:r>
      <w:r w:rsidRPr="00D82289">
        <w:rPr>
          <w:rFonts w:asciiTheme="minorHAnsi" w:hAnsiTheme="minorHAnsi"/>
          <w:lang w:val="ru-RU"/>
        </w:rPr>
        <w:t>конструкт</w:t>
      </w:r>
      <w:r w:rsidR="00720753">
        <w:rPr>
          <w:rFonts w:asciiTheme="minorHAnsi" w:hAnsiTheme="minorHAnsi"/>
          <w:lang w:val="ru-RU"/>
        </w:rPr>
        <w:t>ам</w:t>
      </w:r>
      <w:r w:rsidRPr="00D82289">
        <w:rPr>
          <w:rFonts w:asciiTheme="minorHAnsi" w:hAnsiTheme="minorHAnsi"/>
        </w:rPr>
        <w:t xml:space="preserve"> (Construct)</w:t>
      </w:r>
    </w:p>
    <w:p w14:paraId="6CEC9FCB" w14:textId="3B439DFB" w:rsidR="00610B99" w:rsidRDefault="004417A7" w:rsidP="004417A7">
      <w:pPr>
        <w:pStyle w:val="31"/>
        <w:rPr>
          <w:lang w:val="ru-RU"/>
        </w:rPr>
      </w:pPr>
      <w:r w:rsidRPr="004417A7">
        <w:rPr>
          <w:lang w:val="ru-RU"/>
        </w:rPr>
        <w:t xml:space="preserve">Ездовой белый волк </w:t>
      </w:r>
      <w:r w:rsidR="005B468A">
        <w:rPr>
          <w:lang w:val="ru-RU"/>
        </w:rPr>
        <w:t>(</w:t>
      </w:r>
      <w:r w:rsidR="005B468A" w:rsidRPr="005B468A">
        <w:rPr>
          <w:lang w:val="ru-RU"/>
        </w:rPr>
        <w:t xml:space="preserve">White </w:t>
      </w:r>
      <w:proofErr w:type="spellStart"/>
      <w:r w:rsidR="005B468A" w:rsidRPr="005B468A">
        <w:rPr>
          <w:lang w:val="ru-RU"/>
        </w:rPr>
        <w:t>Wolf</w:t>
      </w:r>
      <w:proofErr w:type="spellEnd"/>
      <w:r w:rsidR="005B468A" w:rsidRPr="005B468A">
        <w:rPr>
          <w:lang w:val="ru-RU"/>
        </w:rPr>
        <w:t xml:space="preserve"> Mount</w:t>
      </w:r>
      <w:r w:rsidR="005B468A">
        <w:rPr>
          <w:lang w:val="ru-RU"/>
        </w:rPr>
        <w:t>)</w:t>
      </w:r>
    </w:p>
    <w:p w14:paraId="3DDAF946" w14:textId="1DF89DD8" w:rsidR="004417A7" w:rsidRPr="008D4A2F" w:rsidRDefault="004417A7" w:rsidP="00E25C24">
      <w:pPr>
        <w:pStyle w:val="a9"/>
        <w:numPr>
          <w:ilvl w:val="0"/>
          <w:numId w:val="120"/>
        </w:numPr>
        <w:rPr>
          <w:lang w:val="ru-RU"/>
        </w:rPr>
      </w:pPr>
      <w:r>
        <w:rPr>
          <w:lang w:val="ru-RU"/>
        </w:rPr>
        <w:t>Уменьшен ранг предмета 3 -</w:t>
      </w:r>
      <w:r>
        <w:t>&gt; 2</w:t>
      </w:r>
    </w:p>
    <w:p w14:paraId="4D792608" w14:textId="5ECE4FD8" w:rsidR="004B1B26" w:rsidRPr="00D612D4" w:rsidRDefault="009A648E" w:rsidP="00E727F7">
      <w:pPr>
        <w:pStyle w:val="1"/>
        <w:rPr>
          <w:lang w:val="ru-RU"/>
        </w:rPr>
      </w:pPr>
      <w:r w:rsidRPr="00E727F7">
        <w:rPr>
          <w:rStyle w:val="10"/>
          <w:b/>
          <w:bCs/>
          <w:lang w:val="ru-RU"/>
        </w:rPr>
        <w:lastRenderedPageBreak/>
        <w:t>Культуры</w:t>
      </w:r>
      <w:r w:rsidRPr="00D612D4">
        <w:rPr>
          <w:lang w:val="ru-RU"/>
        </w:rPr>
        <w:t xml:space="preserve"> (</w:t>
      </w:r>
      <w:r w:rsidRPr="00E727F7">
        <w:t>Cultures</w:t>
      </w:r>
      <w:r w:rsidRPr="00D612D4">
        <w:rPr>
          <w:lang w:val="ru-RU"/>
        </w:rPr>
        <w:t>)</w:t>
      </w:r>
    </w:p>
    <w:p w14:paraId="468E4923" w14:textId="0BDCAA24" w:rsidR="00E727F7" w:rsidRPr="00D4632B" w:rsidRDefault="000E0297" w:rsidP="00E727F7">
      <w:pPr>
        <w:pStyle w:val="21"/>
      </w:pPr>
      <w:r w:rsidRPr="000E0297">
        <w:t>[</w:t>
      </w:r>
      <w:proofErr w:type="spellStart"/>
      <w:r w:rsidRPr="000E0297">
        <w:t>culturefeudal</w:t>
      </w:r>
      <w:proofErr w:type="spellEnd"/>
      <w:r w:rsidRPr="000E0297">
        <w:t xml:space="preserve">] </w:t>
      </w:r>
      <w:r w:rsidR="00E727F7">
        <w:rPr>
          <w:lang w:val="ru-RU"/>
        </w:rPr>
        <w:t>Феодалы</w:t>
      </w:r>
      <w:r w:rsidR="00E727F7" w:rsidRPr="000E0297">
        <w:t xml:space="preserve"> (</w:t>
      </w:r>
      <w:r w:rsidR="00C0693C" w:rsidRPr="00C0693C">
        <w:t>Feudal</w:t>
      </w:r>
      <w:r w:rsidR="00E727F7" w:rsidRPr="000E0297">
        <w:t>)</w:t>
      </w:r>
    </w:p>
    <w:p w14:paraId="23183B5D" w14:textId="77777777" w:rsidR="007B2BE0" w:rsidRPr="00821DFD" w:rsidRDefault="00D86CC1">
      <w:pPr>
        <w:pStyle w:val="a9"/>
        <w:numPr>
          <w:ilvl w:val="0"/>
          <w:numId w:val="60"/>
        </w:numPr>
      </w:pPr>
      <w:r>
        <w:rPr>
          <w:lang w:val="ru-RU"/>
        </w:rPr>
        <w:t>Юнит</w:t>
      </w:r>
      <w:r w:rsidRPr="00821DFD">
        <w:t xml:space="preserve"> - </w:t>
      </w:r>
      <w:r w:rsidR="00CE0F29" w:rsidRPr="0015781E">
        <w:rPr>
          <w:lang w:val="ru-RU"/>
        </w:rPr>
        <w:t>Рыцарь</w:t>
      </w:r>
      <w:r w:rsidR="00CE0F29" w:rsidRPr="00821DFD">
        <w:t>-</w:t>
      </w:r>
      <w:r w:rsidR="00CE0F29" w:rsidRPr="0015781E">
        <w:rPr>
          <w:lang w:val="ru-RU"/>
        </w:rPr>
        <w:t>кандидат</w:t>
      </w:r>
      <w:r w:rsidR="00CE0F29" w:rsidRPr="00821DFD">
        <w:t xml:space="preserve"> </w:t>
      </w:r>
      <w:r w:rsidR="00CE0F29">
        <w:rPr>
          <w:lang w:val="ru-RU"/>
        </w:rPr>
        <w:t>Т</w:t>
      </w:r>
      <w:r w:rsidR="00CE0F29" w:rsidRPr="00821DFD">
        <w:t>2 (</w:t>
      </w:r>
      <w:r w:rsidR="0015781E" w:rsidRPr="0015781E">
        <w:t>Aspirant</w:t>
      </w:r>
      <w:r w:rsidR="0015781E" w:rsidRPr="00821DFD">
        <w:t xml:space="preserve"> </w:t>
      </w:r>
      <w:r w:rsidR="0015781E" w:rsidRPr="0015781E">
        <w:t>Knight</w:t>
      </w:r>
      <w:r w:rsidR="00CE0F29" w:rsidRPr="00821DFD">
        <w:t>)</w:t>
      </w:r>
    </w:p>
    <w:p w14:paraId="04483E4C" w14:textId="77777777" w:rsidR="007B2BE0" w:rsidRDefault="000F009F">
      <w:pPr>
        <w:pStyle w:val="a9"/>
        <w:numPr>
          <w:ilvl w:val="1"/>
          <w:numId w:val="60"/>
        </w:numPr>
        <w:rPr>
          <w:lang w:val="ru-RU"/>
        </w:rPr>
      </w:pPr>
      <w:r w:rsidRPr="007B2BE0">
        <w:rPr>
          <w:lang w:val="ru-RU"/>
        </w:rPr>
        <w:t>Удалена пассивная способность</w:t>
      </w:r>
      <w:r w:rsidR="005429E5" w:rsidRPr="007B2BE0">
        <w:rPr>
          <w:lang w:val="ru-RU"/>
        </w:rPr>
        <w:t xml:space="preserve"> </w:t>
      </w:r>
      <w:r w:rsidR="004A6869" w:rsidRPr="007B2BE0">
        <w:rPr>
          <w:lang w:val="ru-RU"/>
        </w:rPr>
        <w:t xml:space="preserve">- </w:t>
      </w:r>
      <w:r w:rsidR="005429E5" w:rsidRPr="007B2BE0">
        <w:rPr>
          <w:lang w:val="ru-RU"/>
        </w:rPr>
        <w:t>Разделитель</w:t>
      </w:r>
      <w:r w:rsidRPr="007B2BE0">
        <w:rPr>
          <w:lang w:val="ru-RU"/>
        </w:rPr>
        <w:t xml:space="preserve"> </w:t>
      </w:r>
      <w:r w:rsidR="005429E5" w:rsidRPr="007B2BE0">
        <w:rPr>
          <w:lang w:val="ru-RU"/>
        </w:rPr>
        <w:t>(</w:t>
      </w:r>
      <w:r w:rsidR="005429E5" w:rsidRPr="005429E5">
        <w:t>Isolation</w:t>
      </w:r>
      <w:r w:rsidR="005429E5" w:rsidRPr="007B2BE0">
        <w:rPr>
          <w:lang w:val="ru-RU"/>
        </w:rPr>
        <w:t xml:space="preserve"> </w:t>
      </w:r>
      <w:r w:rsidR="005429E5" w:rsidRPr="005429E5">
        <w:t>Slayer</w:t>
      </w:r>
      <w:r w:rsidR="005429E5" w:rsidRPr="007B2BE0">
        <w:rPr>
          <w:lang w:val="ru-RU"/>
        </w:rPr>
        <w:t>)</w:t>
      </w:r>
    </w:p>
    <w:p w14:paraId="5B14AEBA" w14:textId="77777777" w:rsidR="007B2BE0" w:rsidRDefault="005429E5">
      <w:pPr>
        <w:pStyle w:val="a9"/>
        <w:numPr>
          <w:ilvl w:val="1"/>
          <w:numId w:val="60"/>
        </w:numPr>
        <w:rPr>
          <w:lang w:val="ru-RU"/>
        </w:rPr>
      </w:pPr>
      <w:r w:rsidRPr="007B2BE0">
        <w:rPr>
          <w:lang w:val="ru-RU"/>
        </w:rPr>
        <w:t xml:space="preserve">Активная способность </w:t>
      </w:r>
      <w:r w:rsidR="004A6869" w:rsidRPr="007B2BE0">
        <w:rPr>
          <w:lang w:val="ru-RU"/>
        </w:rPr>
        <w:t>- Атака натиском (</w:t>
      </w:r>
      <w:proofErr w:type="spellStart"/>
      <w:r w:rsidR="004A6869" w:rsidRPr="007B2BE0">
        <w:rPr>
          <w:lang w:val="ru-RU"/>
        </w:rPr>
        <w:t>Charge</w:t>
      </w:r>
      <w:proofErr w:type="spellEnd"/>
      <w:r w:rsidR="004A6869" w:rsidRPr="007B2BE0">
        <w:rPr>
          <w:lang w:val="ru-RU"/>
        </w:rPr>
        <w:t xml:space="preserve"> Strike)</w:t>
      </w:r>
    </w:p>
    <w:p w14:paraId="10E6FC16" w14:textId="7D9BBFA9" w:rsidR="004A6869" w:rsidRPr="007B2BE0" w:rsidRDefault="004A6869">
      <w:pPr>
        <w:pStyle w:val="a9"/>
        <w:numPr>
          <w:ilvl w:val="1"/>
          <w:numId w:val="60"/>
        </w:numPr>
        <w:rPr>
          <w:lang w:val="ru-RU"/>
        </w:rPr>
      </w:pPr>
      <w:r w:rsidRPr="007B2BE0">
        <w:rPr>
          <w:lang w:val="ru-RU"/>
        </w:rPr>
        <w:t>Урон</w:t>
      </w:r>
      <w:r w:rsidR="009A7250" w:rsidRPr="007B2BE0">
        <w:rPr>
          <w:lang w:val="ru-RU"/>
        </w:rPr>
        <w:t xml:space="preserve"> уменьшен до стандартного 27 -&gt; 21 </w:t>
      </w:r>
      <w:r w:rsidR="00723623" w:rsidRPr="007B2BE0">
        <w:rPr>
          <w:lang w:val="ru-RU"/>
        </w:rPr>
        <w:t>[</w:t>
      </w:r>
      <w:r w:rsidR="00723623" w:rsidRPr="00723623">
        <w:t>physical</w:t>
      </w:r>
      <w:r w:rsidR="00723623" w:rsidRPr="007B2BE0">
        <w:rPr>
          <w:lang w:val="ru-RU"/>
        </w:rPr>
        <w:t>]</w:t>
      </w:r>
    </w:p>
    <w:p w14:paraId="6355539A" w14:textId="4AE1B9C5" w:rsidR="00C0693C" w:rsidRDefault="000B5143" w:rsidP="000B5143">
      <w:pPr>
        <w:pStyle w:val="31"/>
        <w:rPr>
          <w:lang w:val="ru-RU"/>
        </w:rPr>
      </w:pPr>
      <w:r w:rsidRPr="000B5143">
        <w:rPr>
          <w:lang w:val="ru-RU"/>
        </w:rPr>
        <w:t>[</w:t>
      </w:r>
      <w:proofErr w:type="spellStart"/>
      <w:r w:rsidRPr="000B5143">
        <w:rPr>
          <w:lang w:val="ru-RU"/>
        </w:rPr>
        <w:t>monarchy</w:t>
      </w:r>
      <w:proofErr w:type="spellEnd"/>
      <w:r w:rsidRPr="000B5143">
        <w:rPr>
          <w:lang w:val="ru-RU"/>
        </w:rPr>
        <w:t xml:space="preserve">] </w:t>
      </w:r>
      <w:r w:rsidR="009608E7">
        <w:rPr>
          <w:lang w:val="ru-RU"/>
        </w:rPr>
        <w:t>Феодалы</w:t>
      </w:r>
      <w:r w:rsidR="00183F68" w:rsidRPr="00183F68">
        <w:rPr>
          <w:lang w:val="ru-RU"/>
        </w:rPr>
        <w:t xml:space="preserve"> </w:t>
      </w:r>
      <w:r w:rsidR="00C20875">
        <w:rPr>
          <w:lang w:val="ru-RU"/>
        </w:rPr>
        <w:t>-</w:t>
      </w:r>
      <w:r w:rsidR="00183F68" w:rsidRPr="00183F68">
        <w:rPr>
          <w:lang w:val="ru-RU"/>
        </w:rPr>
        <w:t xml:space="preserve"> </w:t>
      </w:r>
      <w:r w:rsidR="00183F68">
        <w:rPr>
          <w:lang w:val="ru-RU"/>
        </w:rPr>
        <w:t>Монархия (</w:t>
      </w:r>
      <w:proofErr w:type="spellStart"/>
      <w:r w:rsidR="00183F68" w:rsidRPr="00183F68">
        <w:rPr>
          <w:lang w:val="ru-RU"/>
        </w:rPr>
        <w:t>Feudal</w:t>
      </w:r>
      <w:proofErr w:type="spellEnd"/>
      <w:r w:rsidR="00183F68">
        <w:rPr>
          <w:lang w:val="ru-RU"/>
        </w:rPr>
        <w:t xml:space="preserve"> - </w:t>
      </w:r>
      <w:proofErr w:type="spellStart"/>
      <w:r w:rsidRPr="000B5143">
        <w:rPr>
          <w:lang w:val="ru-RU"/>
        </w:rPr>
        <w:t>Monarchy</w:t>
      </w:r>
      <w:proofErr w:type="spellEnd"/>
      <w:r w:rsidR="00183F68">
        <w:rPr>
          <w:lang w:val="ru-RU"/>
        </w:rPr>
        <w:t>)</w:t>
      </w:r>
    </w:p>
    <w:p w14:paraId="5DCE1E08" w14:textId="77777777" w:rsidR="007B2BE0" w:rsidRDefault="00316224">
      <w:pPr>
        <w:pStyle w:val="a9"/>
        <w:numPr>
          <w:ilvl w:val="0"/>
          <w:numId w:val="59"/>
        </w:numPr>
        <w:rPr>
          <w:lang w:val="ru-RU"/>
        </w:rPr>
      </w:pPr>
      <w:r>
        <w:rPr>
          <w:lang w:val="ru-RU"/>
        </w:rPr>
        <w:t xml:space="preserve">Юнит - </w:t>
      </w:r>
      <w:r w:rsidR="008C0EB9" w:rsidRPr="008C0EB9">
        <w:rPr>
          <w:lang w:val="ru-RU"/>
        </w:rPr>
        <w:t>Длинный лук</w:t>
      </w:r>
      <w:r w:rsidR="008C0EB9">
        <w:rPr>
          <w:lang w:val="ru-RU"/>
        </w:rPr>
        <w:t xml:space="preserve"> </w:t>
      </w:r>
      <w:proofErr w:type="spellStart"/>
      <w:r w:rsidR="008C0EB9">
        <w:rPr>
          <w:lang w:val="ru-RU"/>
        </w:rPr>
        <w:t>Т3</w:t>
      </w:r>
      <w:proofErr w:type="spellEnd"/>
      <w:r w:rsidR="008C0EB9">
        <w:rPr>
          <w:lang w:val="ru-RU"/>
        </w:rPr>
        <w:t xml:space="preserve"> (</w:t>
      </w:r>
      <w:proofErr w:type="spellStart"/>
      <w:r w:rsidR="008C0EB9" w:rsidRPr="008C0EB9">
        <w:rPr>
          <w:lang w:val="ru-RU"/>
        </w:rPr>
        <w:t>Longbow</w:t>
      </w:r>
      <w:proofErr w:type="spellEnd"/>
      <w:r w:rsidR="008C0EB9">
        <w:rPr>
          <w:lang w:val="ru-RU"/>
        </w:rPr>
        <w:t>)</w:t>
      </w:r>
    </w:p>
    <w:p w14:paraId="166752CB" w14:textId="3E472A7A" w:rsidR="007B2BE0" w:rsidRDefault="008C0EB9">
      <w:pPr>
        <w:pStyle w:val="a9"/>
        <w:numPr>
          <w:ilvl w:val="1"/>
          <w:numId w:val="59"/>
        </w:numPr>
        <w:rPr>
          <w:lang w:val="ru-RU"/>
        </w:rPr>
      </w:pPr>
      <w:r w:rsidRPr="007B2BE0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Pr="007B2BE0">
        <w:rPr>
          <w:lang w:val="ru-RU"/>
        </w:rPr>
        <w:t xml:space="preserve"> </w:t>
      </w:r>
      <w:r w:rsidR="00AD5451" w:rsidRPr="007B2BE0">
        <w:rPr>
          <w:lang w:val="ru-RU"/>
        </w:rPr>
        <w:t xml:space="preserve">Выстрел из лука </w:t>
      </w:r>
      <w:r w:rsidR="00EA1A78" w:rsidRPr="007B2BE0">
        <w:rPr>
          <w:lang w:val="ru-RU"/>
        </w:rPr>
        <w:t>(</w:t>
      </w:r>
      <w:proofErr w:type="spellStart"/>
      <w:r w:rsidR="00EA1A78" w:rsidRPr="007B2BE0">
        <w:rPr>
          <w:lang w:val="ru-RU"/>
        </w:rPr>
        <w:t>Shoot</w:t>
      </w:r>
      <w:proofErr w:type="spellEnd"/>
      <w:r w:rsidR="00EA1A78" w:rsidRPr="007B2BE0">
        <w:rPr>
          <w:lang w:val="ru-RU"/>
        </w:rPr>
        <w:t xml:space="preserve"> </w:t>
      </w:r>
      <w:proofErr w:type="spellStart"/>
      <w:r w:rsidR="00EA1A78" w:rsidRPr="007B2BE0">
        <w:rPr>
          <w:lang w:val="ru-RU"/>
        </w:rPr>
        <w:t>Bow</w:t>
      </w:r>
      <w:proofErr w:type="spellEnd"/>
      <w:r w:rsidR="00EA1A78" w:rsidRPr="007B2BE0">
        <w:rPr>
          <w:lang w:val="ru-RU"/>
        </w:rPr>
        <w:t>)</w:t>
      </w:r>
    </w:p>
    <w:p w14:paraId="60587475" w14:textId="77777777" w:rsidR="007B2BE0" w:rsidRDefault="00AD5451">
      <w:pPr>
        <w:pStyle w:val="a9"/>
        <w:numPr>
          <w:ilvl w:val="2"/>
          <w:numId w:val="59"/>
        </w:numPr>
        <w:rPr>
          <w:lang w:val="ru-RU"/>
        </w:rPr>
      </w:pPr>
      <w:r w:rsidRPr="007B2BE0">
        <w:rPr>
          <w:lang w:val="ru-RU"/>
        </w:rPr>
        <w:t>Увеличена вероятность наложения эффекта Пробитая защита (</w:t>
      </w:r>
      <w:proofErr w:type="spellStart"/>
      <w:r w:rsidR="000B547C" w:rsidRPr="007B2BE0">
        <w:rPr>
          <w:lang w:val="ru-RU"/>
        </w:rPr>
        <w:t>Sundered</w:t>
      </w:r>
      <w:proofErr w:type="spellEnd"/>
      <w:r w:rsidR="000B547C" w:rsidRPr="007B2BE0">
        <w:rPr>
          <w:lang w:val="ru-RU"/>
        </w:rPr>
        <w:t xml:space="preserve"> Defense</w:t>
      </w:r>
      <w:r w:rsidRPr="007B2BE0">
        <w:rPr>
          <w:lang w:val="ru-RU"/>
        </w:rPr>
        <w:t>)</w:t>
      </w:r>
      <w:r w:rsidR="000B547C" w:rsidRPr="007B2BE0">
        <w:rPr>
          <w:lang w:val="ru-RU"/>
        </w:rPr>
        <w:t xml:space="preserve"> 30% -&gt; 60%</w:t>
      </w:r>
    </w:p>
    <w:p w14:paraId="2B5D219A" w14:textId="57FD4556" w:rsidR="007B2BE0" w:rsidRDefault="000B547C">
      <w:pPr>
        <w:pStyle w:val="a9"/>
        <w:numPr>
          <w:ilvl w:val="1"/>
          <w:numId w:val="59"/>
        </w:numPr>
        <w:rPr>
          <w:lang w:val="ru-RU"/>
        </w:rPr>
      </w:pPr>
      <w:r w:rsidRPr="007B2BE0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Pr="007B2BE0">
        <w:rPr>
          <w:lang w:val="ru-RU"/>
        </w:rPr>
        <w:t xml:space="preserve"> </w:t>
      </w:r>
      <w:r w:rsidR="00840CD5" w:rsidRPr="007B2BE0">
        <w:rPr>
          <w:lang w:val="ru-RU"/>
        </w:rPr>
        <w:t>Дальний выстрел</w:t>
      </w:r>
      <w:r w:rsidRPr="007B2BE0">
        <w:rPr>
          <w:lang w:val="ru-RU"/>
        </w:rPr>
        <w:t xml:space="preserve"> (</w:t>
      </w:r>
      <w:proofErr w:type="spellStart"/>
      <w:r w:rsidR="00840CD5" w:rsidRPr="007B2BE0">
        <w:rPr>
          <w:lang w:val="ru-RU"/>
        </w:rPr>
        <w:t>Longshot</w:t>
      </w:r>
      <w:proofErr w:type="spellEnd"/>
      <w:r w:rsidRPr="007B2BE0">
        <w:rPr>
          <w:lang w:val="ru-RU"/>
        </w:rPr>
        <w:t>)</w:t>
      </w:r>
    </w:p>
    <w:p w14:paraId="5720F323" w14:textId="7712E80D" w:rsidR="000B547C" w:rsidRPr="007B2BE0" w:rsidRDefault="000B547C">
      <w:pPr>
        <w:pStyle w:val="a9"/>
        <w:numPr>
          <w:ilvl w:val="2"/>
          <w:numId w:val="59"/>
        </w:numPr>
        <w:rPr>
          <w:lang w:val="ru-RU"/>
        </w:rPr>
      </w:pPr>
      <w:r w:rsidRPr="007B2BE0">
        <w:rPr>
          <w:lang w:val="ru-RU"/>
        </w:rPr>
        <w:t>Увеличена вероятность наложения эффекта Пробитая защита (</w:t>
      </w:r>
      <w:proofErr w:type="spellStart"/>
      <w:r w:rsidRPr="007B2BE0">
        <w:rPr>
          <w:lang w:val="ru-RU"/>
        </w:rPr>
        <w:t>Sundered</w:t>
      </w:r>
      <w:proofErr w:type="spellEnd"/>
      <w:r w:rsidRPr="007B2BE0">
        <w:rPr>
          <w:lang w:val="ru-RU"/>
        </w:rPr>
        <w:t xml:space="preserve"> Defense) 30% -&gt; 60%</w:t>
      </w:r>
    </w:p>
    <w:p w14:paraId="6D2B9015" w14:textId="538E5E6D" w:rsidR="00840CD5" w:rsidRDefault="009A3381" w:rsidP="000340F9">
      <w:pPr>
        <w:pStyle w:val="31"/>
      </w:pPr>
      <w:r w:rsidRPr="000340F9">
        <w:t>[</w:t>
      </w:r>
      <w:proofErr w:type="spellStart"/>
      <w:r w:rsidRPr="000340F9">
        <w:t>aristocracysub</w:t>
      </w:r>
      <w:proofErr w:type="spellEnd"/>
      <w:r w:rsidRPr="000340F9">
        <w:t xml:space="preserve">] </w:t>
      </w:r>
      <w:r>
        <w:rPr>
          <w:lang w:val="ru-RU"/>
        </w:rPr>
        <w:t>Феодалы</w:t>
      </w:r>
      <w:r w:rsidRPr="000340F9">
        <w:t xml:space="preserve"> </w:t>
      </w:r>
      <w:r w:rsidR="00C20875">
        <w:t>-</w:t>
      </w:r>
      <w:r w:rsidRPr="000340F9">
        <w:t xml:space="preserve"> </w:t>
      </w:r>
      <w:r w:rsidRPr="009A3381">
        <w:rPr>
          <w:lang w:val="ru-RU"/>
        </w:rPr>
        <w:t>Аристократия</w:t>
      </w:r>
      <w:r>
        <w:t xml:space="preserve"> (</w:t>
      </w:r>
      <w:r w:rsidRPr="009A3381">
        <w:t>Feudal -</w:t>
      </w:r>
      <w:r>
        <w:t xml:space="preserve"> </w:t>
      </w:r>
      <w:r w:rsidR="000340F9" w:rsidRPr="000340F9">
        <w:t>Aristocracy</w:t>
      </w:r>
      <w:r>
        <w:t>)</w:t>
      </w:r>
    </w:p>
    <w:p w14:paraId="45557AF6" w14:textId="77777777" w:rsidR="007B2BE0" w:rsidRDefault="00326603">
      <w:pPr>
        <w:pStyle w:val="a9"/>
        <w:numPr>
          <w:ilvl w:val="0"/>
          <w:numId w:val="58"/>
        </w:numPr>
        <w:rPr>
          <w:lang w:val="ru-RU"/>
        </w:rPr>
      </w:pPr>
      <w:r>
        <w:rPr>
          <w:lang w:val="ru-RU"/>
        </w:rPr>
        <w:t xml:space="preserve">Фракционная способность </w:t>
      </w:r>
      <w:r w:rsidR="00CF102B">
        <w:rPr>
          <w:lang w:val="ru-RU"/>
        </w:rPr>
        <w:t xml:space="preserve">- </w:t>
      </w:r>
      <w:r w:rsidR="00AE4DCD" w:rsidRPr="00E06162">
        <w:rPr>
          <w:lang w:val="ru-RU"/>
        </w:rPr>
        <w:t>Феодальный дом</w:t>
      </w:r>
      <w:r w:rsidR="00AE4DCD" w:rsidRPr="00AE4DCD">
        <w:rPr>
          <w:lang w:val="ru-RU"/>
        </w:rPr>
        <w:t xml:space="preserve"> </w:t>
      </w:r>
      <w:r w:rsidR="00CF102B">
        <w:rPr>
          <w:lang w:val="ru-RU"/>
        </w:rPr>
        <w:t>(</w:t>
      </w:r>
      <w:proofErr w:type="spellStart"/>
      <w:r w:rsidR="00E06162" w:rsidRPr="00E06162">
        <w:rPr>
          <w:lang w:val="ru-RU"/>
        </w:rPr>
        <w:t>Feudal</w:t>
      </w:r>
      <w:proofErr w:type="spellEnd"/>
      <w:r w:rsidR="00E06162" w:rsidRPr="00E06162">
        <w:rPr>
          <w:lang w:val="ru-RU"/>
        </w:rPr>
        <w:t xml:space="preserve"> House</w:t>
      </w:r>
      <w:r w:rsidR="00CF102B">
        <w:rPr>
          <w:lang w:val="ru-RU"/>
        </w:rPr>
        <w:t>)</w:t>
      </w:r>
    </w:p>
    <w:p w14:paraId="19243BFB" w14:textId="77777777" w:rsidR="007B2BE0" w:rsidRDefault="00E06162">
      <w:pPr>
        <w:pStyle w:val="a9"/>
        <w:numPr>
          <w:ilvl w:val="1"/>
          <w:numId w:val="58"/>
        </w:numPr>
        <w:rPr>
          <w:lang w:val="ru-RU"/>
        </w:rPr>
      </w:pPr>
      <w:r w:rsidRPr="007B2BE0">
        <w:rPr>
          <w:lang w:val="ru-RU"/>
        </w:rPr>
        <w:t xml:space="preserve">Увеличен </w:t>
      </w:r>
      <w:r w:rsidR="00D611AA" w:rsidRPr="007B2BE0">
        <w:rPr>
          <w:lang w:val="ru-RU"/>
        </w:rPr>
        <w:t>[</w:t>
      </w:r>
      <w:proofErr w:type="spellStart"/>
      <w:r w:rsidR="00D611AA" w:rsidRPr="007B2BE0">
        <w:rPr>
          <w:lang w:val="ru-RU"/>
        </w:rPr>
        <w:t>xp</w:t>
      </w:r>
      <w:proofErr w:type="spellEnd"/>
      <w:r w:rsidR="00D611AA" w:rsidRPr="007B2BE0">
        <w:rPr>
          <w:lang w:val="ru-RU"/>
        </w:rPr>
        <w:t xml:space="preserve">] </w:t>
      </w:r>
      <w:r w:rsidR="009427C1" w:rsidRPr="007B2BE0">
        <w:rPr>
          <w:lang w:val="ru-RU"/>
        </w:rPr>
        <w:t>получаемый юнитами дома за очки славы Сюзерена</w:t>
      </w:r>
      <w:r w:rsidR="00221A88" w:rsidRPr="007B2BE0">
        <w:rPr>
          <w:lang w:val="ru-RU"/>
        </w:rPr>
        <w:t xml:space="preserve"> (</w:t>
      </w:r>
      <w:proofErr w:type="spellStart"/>
      <w:r w:rsidR="00221A88" w:rsidRPr="007B2BE0">
        <w:rPr>
          <w:lang w:val="ru-RU"/>
        </w:rPr>
        <w:t>Liege</w:t>
      </w:r>
      <w:proofErr w:type="spellEnd"/>
      <w:r w:rsidR="00221A88" w:rsidRPr="007B2BE0">
        <w:rPr>
          <w:lang w:val="ru-RU"/>
        </w:rPr>
        <w:t xml:space="preserve"> </w:t>
      </w:r>
      <w:proofErr w:type="spellStart"/>
      <w:r w:rsidR="00221A88" w:rsidRPr="007B2BE0">
        <w:rPr>
          <w:lang w:val="ru-RU"/>
        </w:rPr>
        <w:t>lord</w:t>
      </w:r>
      <w:proofErr w:type="spellEnd"/>
      <w:r w:rsidR="00221A88" w:rsidRPr="007B2BE0">
        <w:rPr>
          <w:lang w:val="ru-RU"/>
        </w:rPr>
        <w:t>)</w:t>
      </w:r>
    </w:p>
    <w:p w14:paraId="682EEC0E" w14:textId="33B09A82" w:rsidR="009427C1" w:rsidRDefault="009427C1">
      <w:pPr>
        <w:pStyle w:val="a9"/>
        <w:numPr>
          <w:ilvl w:val="1"/>
          <w:numId w:val="58"/>
        </w:numPr>
        <w:rPr>
          <w:lang w:val="ru-RU"/>
        </w:rPr>
      </w:pPr>
      <w:r w:rsidRPr="007B2BE0">
        <w:rPr>
          <w:lang w:val="ru-RU"/>
        </w:rPr>
        <w:t>1</w:t>
      </w:r>
      <w:r>
        <w:t xml:space="preserve"> -&gt; </w:t>
      </w:r>
      <w:r w:rsidR="00D21BED">
        <w:t>5</w:t>
      </w:r>
      <w:r w:rsidR="00D611AA" w:rsidRPr="007B2BE0">
        <w:rPr>
          <w:lang w:val="ru-RU"/>
        </w:rPr>
        <w:t xml:space="preserve"> [</w:t>
      </w:r>
      <w:proofErr w:type="spellStart"/>
      <w:r w:rsidR="00D611AA" w:rsidRPr="007B2BE0">
        <w:rPr>
          <w:lang w:val="ru-RU"/>
        </w:rPr>
        <w:t>xp</w:t>
      </w:r>
      <w:proofErr w:type="spellEnd"/>
      <w:r w:rsidR="00D611AA" w:rsidRPr="007B2BE0">
        <w:rPr>
          <w:lang w:val="ru-RU"/>
        </w:rPr>
        <w:t>]</w:t>
      </w:r>
      <w:r w:rsidR="00F660CA" w:rsidRPr="007B2BE0">
        <w:rPr>
          <w:lang w:val="ru-RU"/>
        </w:rPr>
        <w:t xml:space="preserve"> (за 10 единиц славы)</w:t>
      </w:r>
    </w:p>
    <w:p w14:paraId="7E727B38" w14:textId="77777777" w:rsidR="00543919" w:rsidRDefault="00AD21C3">
      <w:pPr>
        <w:pStyle w:val="a9"/>
        <w:numPr>
          <w:ilvl w:val="0"/>
          <w:numId w:val="58"/>
        </w:numPr>
        <w:rPr>
          <w:lang w:val="ru-RU"/>
        </w:rPr>
      </w:pPr>
      <w:r w:rsidRPr="00AD21C3">
        <w:rPr>
          <w:lang w:val="ru-RU"/>
        </w:rPr>
        <w:t xml:space="preserve">Фракционная </w:t>
      </w:r>
      <w:r w:rsidR="00543919" w:rsidRPr="00543919">
        <w:rPr>
          <w:lang w:val="ru-RU"/>
        </w:rPr>
        <w:t xml:space="preserve">пассивная </w:t>
      </w:r>
      <w:r w:rsidRPr="00AD21C3">
        <w:rPr>
          <w:lang w:val="ru-RU"/>
        </w:rPr>
        <w:t>способность - Сеньор (</w:t>
      </w:r>
      <w:proofErr w:type="spellStart"/>
      <w:r w:rsidRPr="00AD21C3">
        <w:rPr>
          <w:lang w:val="ru-RU"/>
        </w:rPr>
        <w:t>Liege</w:t>
      </w:r>
      <w:proofErr w:type="spellEnd"/>
      <w:r w:rsidRPr="00AD21C3">
        <w:rPr>
          <w:lang w:val="ru-RU"/>
        </w:rPr>
        <w:t xml:space="preserve"> </w:t>
      </w:r>
      <w:proofErr w:type="spellStart"/>
      <w:r w:rsidRPr="00AD21C3">
        <w:rPr>
          <w:lang w:val="ru-RU"/>
        </w:rPr>
        <w:t>Lord</w:t>
      </w:r>
      <w:proofErr w:type="spellEnd"/>
      <w:r w:rsidRPr="00AD21C3">
        <w:rPr>
          <w:lang w:val="ru-RU"/>
        </w:rPr>
        <w:t>)</w:t>
      </w:r>
    </w:p>
    <w:p w14:paraId="2A4E7FCB" w14:textId="4717FDDA" w:rsidR="00AD21C3" w:rsidRPr="00543919" w:rsidRDefault="00AD21C3">
      <w:pPr>
        <w:pStyle w:val="a9"/>
        <w:numPr>
          <w:ilvl w:val="1"/>
          <w:numId w:val="58"/>
        </w:numPr>
        <w:rPr>
          <w:lang w:val="ru-RU"/>
        </w:rPr>
      </w:pPr>
      <w:r w:rsidRPr="00543919">
        <w:rPr>
          <w:lang w:val="ru-RU"/>
        </w:rPr>
        <w:t xml:space="preserve">(исправление) Герой - Сеньор </w:t>
      </w:r>
      <w:r w:rsidR="002225C5" w:rsidRPr="00543919">
        <w:rPr>
          <w:lang w:val="ru-RU"/>
        </w:rPr>
        <w:t xml:space="preserve">теперь </w:t>
      </w:r>
      <w:r w:rsidRPr="00543919">
        <w:rPr>
          <w:lang w:val="ru-RU"/>
        </w:rPr>
        <w:t>не получает дублирующий бонус.</w:t>
      </w:r>
    </w:p>
    <w:p w14:paraId="3BEC0DBB" w14:textId="61D1C6C1" w:rsidR="007B2BE0" w:rsidRDefault="00221A88">
      <w:pPr>
        <w:pStyle w:val="a9"/>
        <w:numPr>
          <w:ilvl w:val="0"/>
          <w:numId w:val="58"/>
        </w:numPr>
        <w:rPr>
          <w:lang w:val="ru-RU"/>
        </w:rPr>
      </w:pPr>
      <w:r>
        <w:rPr>
          <w:lang w:val="ru-RU"/>
        </w:rPr>
        <w:t xml:space="preserve">Юнит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="002601DC" w:rsidRPr="002601DC">
        <w:rPr>
          <w:lang w:val="ru-RU"/>
        </w:rPr>
        <w:t>Телохранитель сеньора</w:t>
      </w:r>
      <w:r w:rsidR="002601DC">
        <w:rPr>
          <w:lang w:val="ru-RU"/>
        </w:rPr>
        <w:t xml:space="preserve"> </w:t>
      </w:r>
      <w:proofErr w:type="spellStart"/>
      <w:r w:rsidR="002601DC">
        <w:rPr>
          <w:lang w:val="ru-RU"/>
        </w:rPr>
        <w:t>Т3</w:t>
      </w:r>
      <w:proofErr w:type="spellEnd"/>
      <w:r w:rsidR="002601DC">
        <w:rPr>
          <w:lang w:val="ru-RU"/>
        </w:rPr>
        <w:t xml:space="preserve"> (</w:t>
      </w:r>
      <w:proofErr w:type="spellStart"/>
      <w:r w:rsidR="002601DC" w:rsidRPr="002601DC">
        <w:rPr>
          <w:lang w:val="ru-RU"/>
        </w:rPr>
        <w:t>Liege</w:t>
      </w:r>
      <w:proofErr w:type="spellEnd"/>
      <w:r w:rsidR="002601DC" w:rsidRPr="002601DC">
        <w:rPr>
          <w:lang w:val="ru-RU"/>
        </w:rPr>
        <w:t xml:space="preserve"> Guard</w:t>
      </w:r>
      <w:r w:rsidR="002601DC">
        <w:rPr>
          <w:lang w:val="ru-RU"/>
        </w:rPr>
        <w:t>)</w:t>
      </w:r>
    </w:p>
    <w:p w14:paraId="56067E68" w14:textId="159AD101" w:rsidR="007B2BE0" w:rsidRDefault="000D7E94">
      <w:pPr>
        <w:pStyle w:val="a9"/>
        <w:numPr>
          <w:ilvl w:val="1"/>
          <w:numId w:val="58"/>
        </w:numPr>
        <w:rPr>
          <w:lang w:val="ru-RU"/>
        </w:rPr>
      </w:pPr>
      <w:r w:rsidRPr="007B2BE0">
        <w:rPr>
          <w:lang w:val="ru-RU"/>
        </w:rPr>
        <w:t xml:space="preserve">Активная способность </w:t>
      </w:r>
      <w:r w:rsidR="00C20875">
        <w:rPr>
          <w:lang w:val="ru-RU"/>
        </w:rPr>
        <w:t>-</w:t>
      </w:r>
      <w:r w:rsidRPr="007B2BE0">
        <w:rPr>
          <w:lang w:val="ru-RU"/>
        </w:rPr>
        <w:t xml:space="preserve"> Клятвенная связь (</w:t>
      </w:r>
      <w:proofErr w:type="spellStart"/>
      <w:r w:rsidRPr="007B2BE0">
        <w:rPr>
          <w:lang w:val="ru-RU"/>
        </w:rPr>
        <w:t>Sworn</w:t>
      </w:r>
      <w:proofErr w:type="spellEnd"/>
      <w:r w:rsidRPr="007B2BE0">
        <w:rPr>
          <w:lang w:val="ru-RU"/>
        </w:rPr>
        <w:t xml:space="preserve"> Bond)</w:t>
      </w:r>
    </w:p>
    <w:p w14:paraId="40E86325" w14:textId="5ADFC7F2" w:rsidR="000D7E94" w:rsidRPr="007B2BE0" w:rsidRDefault="00F6059F">
      <w:pPr>
        <w:pStyle w:val="a9"/>
        <w:numPr>
          <w:ilvl w:val="2"/>
          <w:numId w:val="58"/>
        </w:numPr>
        <w:rPr>
          <w:lang w:val="ru-RU"/>
        </w:rPr>
      </w:pPr>
      <w:r w:rsidRPr="007B2BE0">
        <w:rPr>
          <w:lang w:val="ru-RU"/>
        </w:rPr>
        <w:t xml:space="preserve">Добавлено свойство: в начале каждого </w:t>
      </w:r>
      <w:r w:rsidR="00D83D97" w:rsidRPr="007B2BE0">
        <w:rPr>
          <w:lang w:val="ru-RU"/>
        </w:rPr>
        <w:t>[</w:t>
      </w:r>
      <w:proofErr w:type="spellStart"/>
      <w:r w:rsidR="00D83D97" w:rsidRPr="007B2BE0">
        <w:rPr>
          <w:lang w:val="ru-RU"/>
        </w:rPr>
        <w:t>turn</w:t>
      </w:r>
      <w:proofErr w:type="spellEnd"/>
      <w:r w:rsidR="00D83D97" w:rsidRPr="007B2BE0">
        <w:rPr>
          <w:lang w:val="ru-RU"/>
        </w:rPr>
        <w:t xml:space="preserve">] </w:t>
      </w:r>
      <w:r w:rsidRPr="007B2BE0">
        <w:rPr>
          <w:lang w:val="ru-RU"/>
        </w:rPr>
        <w:t>оба воина получают эффект Дополнительная сила (</w:t>
      </w:r>
      <w:proofErr w:type="spellStart"/>
      <w:proofErr w:type="gramStart"/>
      <w:r w:rsidRPr="007B2BE0">
        <w:rPr>
          <w:lang w:val="ru-RU"/>
        </w:rPr>
        <w:t>Strengthened</w:t>
      </w:r>
      <w:proofErr w:type="spellEnd"/>
      <w:r w:rsidRPr="007B2BE0">
        <w:rPr>
          <w:lang w:val="ru-RU"/>
        </w:rPr>
        <w:t xml:space="preserve"> )</w:t>
      </w:r>
      <w:proofErr w:type="gramEnd"/>
      <w:r w:rsidR="00215DAC" w:rsidRPr="007B2BE0">
        <w:rPr>
          <w:lang w:val="ru-RU"/>
        </w:rPr>
        <w:t xml:space="preserve"> </w:t>
      </w:r>
      <w:r w:rsidRPr="007B2BE0">
        <w:rPr>
          <w:lang w:val="ru-RU"/>
        </w:rPr>
        <w:t>(2) и Регенерация</w:t>
      </w:r>
      <w:r w:rsidR="003428E8" w:rsidRPr="007B2BE0">
        <w:rPr>
          <w:lang w:val="ru-RU"/>
        </w:rPr>
        <w:t xml:space="preserve"> (</w:t>
      </w:r>
      <w:proofErr w:type="spellStart"/>
      <w:r w:rsidR="003428E8" w:rsidRPr="007B2BE0">
        <w:rPr>
          <w:lang w:val="ru-RU"/>
        </w:rPr>
        <w:t>Regeneration</w:t>
      </w:r>
      <w:proofErr w:type="spellEnd"/>
      <w:r w:rsidR="003428E8" w:rsidRPr="007B2BE0">
        <w:rPr>
          <w:lang w:val="ru-RU"/>
        </w:rPr>
        <w:t>)</w:t>
      </w:r>
      <w:r w:rsidRPr="007B2BE0">
        <w:rPr>
          <w:lang w:val="ru-RU"/>
        </w:rPr>
        <w:t xml:space="preserve"> (1).</w:t>
      </w:r>
    </w:p>
    <w:p w14:paraId="35EF670B" w14:textId="5C1300AF" w:rsidR="00540E58" w:rsidRDefault="008F1711" w:rsidP="008F1711">
      <w:pPr>
        <w:pStyle w:val="21"/>
        <w:rPr>
          <w:lang w:val="ru-RU"/>
        </w:rPr>
      </w:pPr>
      <w:r w:rsidRPr="008F1711">
        <w:t>[</w:t>
      </w:r>
      <w:proofErr w:type="spellStart"/>
      <w:r w:rsidRPr="008F1711">
        <w:t>culturehigh</w:t>
      </w:r>
      <w:proofErr w:type="spellEnd"/>
      <w:r w:rsidRPr="008F1711">
        <w:t>]</w:t>
      </w:r>
      <w:r>
        <w:rPr>
          <w:lang w:val="ru-RU"/>
        </w:rPr>
        <w:t xml:space="preserve"> </w:t>
      </w:r>
      <w:r w:rsidRPr="008F1711">
        <w:rPr>
          <w:lang w:val="ru-RU"/>
        </w:rPr>
        <w:t>Высшие</w:t>
      </w:r>
      <w:r w:rsidRPr="008F1711">
        <w:t xml:space="preserve"> (High)</w:t>
      </w:r>
    </w:p>
    <w:p w14:paraId="481C84C0" w14:textId="77777777" w:rsidR="005C6052" w:rsidRDefault="004901EC">
      <w:pPr>
        <w:pStyle w:val="a9"/>
        <w:numPr>
          <w:ilvl w:val="0"/>
          <w:numId w:val="57"/>
        </w:numPr>
        <w:rPr>
          <w:lang w:val="ru-RU"/>
        </w:rPr>
      </w:pPr>
      <w:r w:rsidRPr="004901EC">
        <w:rPr>
          <w:lang w:val="ru-RU"/>
        </w:rPr>
        <w:t>Фракционная особенность - Пробуждение (</w:t>
      </w:r>
      <w:proofErr w:type="spellStart"/>
      <w:r w:rsidRPr="004901EC">
        <w:rPr>
          <w:lang w:val="ru-RU"/>
        </w:rPr>
        <w:t>Awaken</w:t>
      </w:r>
      <w:proofErr w:type="spellEnd"/>
      <w:r w:rsidRPr="004901EC">
        <w:rPr>
          <w:lang w:val="ru-RU"/>
        </w:rPr>
        <w:t>)</w:t>
      </w:r>
    </w:p>
    <w:p w14:paraId="48178D1B" w14:textId="4BD8680C" w:rsidR="004901EC" w:rsidRPr="005C6052" w:rsidRDefault="004901EC">
      <w:pPr>
        <w:pStyle w:val="a9"/>
        <w:numPr>
          <w:ilvl w:val="1"/>
          <w:numId w:val="57"/>
        </w:numPr>
        <w:rPr>
          <w:lang w:val="ru-RU"/>
        </w:rPr>
      </w:pPr>
      <w:r w:rsidRPr="005C6052">
        <w:rPr>
          <w:lang w:val="ru-RU"/>
        </w:rPr>
        <w:t>Бонус к урону +3 → +2</w:t>
      </w:r>
      <w:r w:rsidR="00C936CB" w:rsidRPr="005C6052">
        <w:rPr>
          <w:lang w:val="ru-RU"/>
        </w:rPr>
        <w:t xml:space="preserve"> [</w:t>
      </w:r>
      <w:proofErr w:type="spellStart"/>
      <w:r w:rsidR="00C936CB" w:rsidRPr="005C6052">
        <w:rPr>
          <w:lang w:val="ru-RU"/>
        </w:rPr>
        <w:t>spirit</w:t>
      </w:r>
      <w:proofErr w:type="spellEnd"/>
      <w:r w:rsidR="00C936CB" w:rsidRPr="005C6052">
        <w:rPr>
          <w:lang w:val="ru-RU"/>
        </w:rPr>
        <w:t>]</w:t>
      </w:r>
    </w:p>
    <w:p w14:paraId="36E5A97C" w14:textId="07B8457D" w:rsidR="005C6052" w:rsidRDefault="00806EBD">
      <w:pPr>
        <w:pStyle w:val="a9"/>
        <w:numPr>
          <w:ilvl w:val="0"/>
          <w:numId w:val="57"/>
        </w:numPr>
        <w:rPr>
          <w:lang w:val="ru-RU"/>
        </w:rPr>
      </w:pPr>
      <w:r w:rsidRPr="004901EC">
        <w:rPr>
          <w:lang w:val="ru-RU"/>
        </w:rPr>
        <w:t xml:space="preserve">Фракционная </w:t>
      </w:r>
      <w:r w:rsidR="00B23C71">
        <w:rPr>
          <w:lang w:val="ru-RU"/>
        </w:rPr>
        <w:t>активная способность</w:t>
      </w:r>
      <w:r w:rsidRPr="004901EC">
        <w:rPr>
          <w:lang w:val="ru-RU"/>
        </w:rPr>
        <w:t xml:space="preserve"> </w:t>
      </w:r>
      <w:r w:rsidR="00C20875">
        <w:rPr>
          <w:lang w:val="ru-RU"/>
        </w:rPr>
        <w:t>-</w:t>
      </w:r>
      <w:r>
        <w:rPr>
          <w:lang w:val="ru-RU"/>
        </w:rPr>
        <w:t xml:space="preserve"> </w:t>
      </w:r>
      <w:r w:rsidR="00704633" w:rsidRPr="00704633">
        <w:rPr>
          <w:lang w:val="ru-RU"/>
        </w:rPr>
        <w:t>Братское пробуждение</w:t>
      </w:r>
      <w:r w:rsidR="00B23C71">
        <w:rPr>
          <w:lang w:val="ru-RU"/>
        </w:rPr>
        <w:t xml:space="preserve"> (</w:t>
      </w:r>
      <w:r w:rsidR="00B23C71" w:rsidRPr="00B23C71">
        <w:rPr>
          <w:lang w:val="ru-RU"/>
        </w:rPr>
        <w:t xml:space="preserve">Twin </w:t>
      </w:r>
      <w:proofErr w:type="spellStart"/>
      <w:r w:rsidR="00B23C71" w:rsidRPr="00B23C71">
        <w:rPr>
          <w:lang w:val="ru-RU"/>
        </w:rPr>
        <w:t>Awaken</w:t>
      </w:r>
      <w:proofErr w:type="spellEnd"/>
      <w:r w:rsidR="00B23C71">
        <w:rPr>
          <w:lang w:val="ru-RU"/>
        </w:rPr>
        <w:t>)</w:t>
      </w:r>
    </w:p>
    <w:p w14:paraId="10F285A7" w14:textId="481709F4" w:rsidR="006B1420" w:rsidRPr="005C6052" w:rsidRDefault="003A3F3F">
      <w:pPr>
        <w:pStyle w:val="a9"/>
        <w:numPr>
          <w:ilvl w:val="1"/>
          <w:numId w:val="57"/>
        </w:numPr>
        <w:rPr>
          <w:lang w:val="ru-RU"/>
        </w:rPr>
      </w:pPr>
      <w:r w:rsidRPr="005C6052">
        <w:rPr>
          <w:lang w:val="ru-RU"/>
        </w:rPr>
        <w:t>Увеличен период восстановления 1 -</w:t>
      </w:r>
      <w:r>
        <w:t xml:space="preserve">&gt; 3 </w:t>
      </w:r>
      <w:r w:rsidRPr="005C6052">
        <w:rPr>
          <w:lang w:val="ru-RU"/>
        </w:rPr>
        <w:t>[</w:t>
      </w:r>
      <w:proofErr w:type="spellStart"/>
      <w:r w:rsidRPr="005C6052">
        <w:rPr>
          <w:lang w:val="ru-RU"/>
        </w:rPr>
        <w:t>turn</w:t>
      </w:r>
      <w:proofErr w:type="spellEnd"/>
      <w:r w:rsidRPr="005C6052">
        <w:rPr>
          <w:lang w:val="ru-RU"/>
        </w:rPr>
        <w:t>]</w:t>
      </w:r>
    </w:p>
    <w:p w14:paraId="35B25C6F" w14:textId="337A860A" w:rsidR="005C6052" w:rsidRDefault="004901EC">
      <w:pPr>
        <w:pStyle w:val="a9"/>
        <w:numPr>
          <w:ilvl w:val="0"/>
          <w:numId w:val="57"/>
        </w:numPr>
        <w:rPr>
          <w:lang w:val="ru-RU"/>
        </w:rPr>
      </w:pPr>
      <w:r w:rsidRPr="004901EC">
        <w:rPr>
          <w:lang w:val="ru-RU"/>
        </w:rPr>
        <w:t>Фракционная особенность - Приверженность мировоззрению (</w:t>
      </w:r>
      <w:proofErr w:type="spellStart"/>
      <w:r w:rsidRPr="004901EC">
        <w:rPr>
          <w:lang w:val="ru-RU"/>
        </w:rPr>
        <w:t>Alignment</w:t>
      </w:r>
      <w:proofErr w:type="spellEnd"/>
      <w:r w:rsidRPr="004901EC">
        <w:rPr>
          <w:lang w:val="ru-RU"/>
        </w:rPr>
        <w:t xml:space="preserve"> </w:t>
      </w:r>
      <w:proofErr w:type="spellStart"/>
      <w:r w:rsidRPr="004901EC">
        <w:rPr>
          <w:lang w:val="ru-RU"/>
        </w:rPr>
        <w:t>Agenda</w:t>
      </w:r>
      <w:proofErr w:type="spellEnd"/>
      <w:r w:rsidRPr="004901EC">
        <w:rPr>
          <w:lang w:val="ru-RU"/>
        </w:rPr>
        <w:t>)</w:t>
      </w:r>
    </w:p>
    <w:p w14:paraId="208D729F" w14:textId="0F3314D1" w:rsidR="004901EC" w:rsidRPr="005C6052" w:rsidRDefault="004901EC">
      <w:pPr>
        <w:pStyle w:val="a9"/>
        <w:numPr>
          <w:ilvl w:val="1"/>
          <w:numId w:val="57"/>
        </w:numPr>
        <w:rPr>
          <w:lang w:val="ru-RU"/>
        </w:rPr>
      </w:pPr>
      <w:r w:rsidRPr="005C6052">
        <w:rPr>
          <w:lang w:val="ru-RU"/>
        </w:rPr>
        <w:t>Бонусы за “Нейтральное” и “Истинное зло” поменяны местами.</w:t>
      </w:r>
    </w:p>
    <w:p w14:paraId="2DCD5A80" w14:textId="77777777" w:rsidR="005C6052" w:rsidRDefault="004901EC">
      <w:pPr>
        <w:pStyle w:val="a9"/>
        <w:numPr>
          <w:ilvl w:val="0"/>
          <w:numId w:val="57"/>
        </w:numPr>
        <w:rPr>
          <w:lang w:val="ru-RU"/>
        </w:rPr>
      </w:pPr>
      <w:r w:rsidRPr="004901EC">
        <w:rPr>
          <w:lang w:val="ru-RU"/>
        </w:rPr>
        <w:t xml:space="preserve">Юнит - Пробуждающая </w:t>
      </w:r>
      <w:proofErr w:type="spellStart"/>
      <w:r w:rsidRPr="004901EC">
        <w:rPr>
          <w:lang w:val="ru-RU"/>
        </w:rPr>
        <w:t>Т3</w:t>
      </w:r>
      <w:proofErr w:type="spellEnd"/>
      <w:r w:rsidRPr="004901EC">
        <w:rPr>
          <w:lang w:val="ru-RU"/>
        </w:rPr>
        <w:t xml:space="preserve"> (</w:t>
      </w:r>
      <w:proofErr w:type="spellStart"/>
      <w:r w:rsidRPr="004901EC">
        <w:rPr>
          <w:lang w:val="ru-RU"/>
        </w:rPr>
        <w:t>Awakener</w:t>
      </w:r>
      <w:proofErr w:type="spellEnd"/>
      <w:r w:rsidRPr="004901EC">
        <w:rPr>
          <w:lang w:val="ru-RU"/>
        </w:rPr>
        <w:t>)</w:t>
      </w:r>
    </w:p>
    <w:p w14:paraId="633D3B1A" w14:textId="3841F996" w:rsidR="005C6052" w:rsidRDefault="004901EC">
      <w:pPr>
        <w:pStyle w:val="a9"/>
        <w:numPr>
          <w:ilvl w:val="1"/>
          <w:numId w:val="57"/>
        </w:numPr>
        <w:rPr>
          <w:lang w:val="ru-RU"/>
        </w:rPr>
      </w:pPr>
      <w:r w:rsidRPr="005C6052">
        <w:rPr>
          <w:lang w:val="ru-RU"/>
        </w:rPr>
        <w:t>Активная способность - Разоблачающий свет (</w:t>
      </w:r>
      <w:proofErr w:type="spellStart"/>
      <w:r w:rsidRPr="005C6052">
        <w:rPr>
          <w:lang w:val="ru-RU"/>
        </w:rPr>
        <w:t>Exposing</w:t>
      </w:r>
      <w:proofErr w:type="spellEnd"/>
      <w:r w:rsidRPr="005C6052">
        <w:rPr>
          <w:lang w:val="ru-RU"/>
        </w:rPr>
        <w:t xml:space="preserve"> Light)</w:t>
      </w:r>
    </w:p>
    <w:p w14:paraId="304471ED" w14:textId="77777777" w:rsidR="005C6052" w:rsidRDefault="00364CA1">
      <w:pPr>
        <w:pStyle w:val="a9"/>
        <w:numPr>
          <w:ilvl w:val="2"/>
          <w:numId w:val="57"/>
        </w:numPr>
        <w:rPr>
          <w:lang w:val="ru-RU"/>
        </w:rPr>
      </w:pPr>
      <w:r w:rsidRPr="005C6052">
        <w:rPr>
          <w:lang w:val="ru-RU"/>
        </w:rPr>
        <w:t>Теперь н</w:t>
      </w:r>
      <w:r w:rsidR="004901EC" w:rsidRPr="005C6052">
        <w:rPr>
          <w:lang w:val="ru-RU"/>
        </w:rPr>
        <w:t>акладывает эффекты с вероятностью 90%</w:t>
      </w:r>
    </w:p>
    <w:p w14:paraId="3D1325C6" w14:textId="3D458D24" w:rsidR="004901EC" w:rsidRPr="005C6052" w:rsidRDefault="004901EC">
      <w:pPr>
        <w:pStyle w:val="a9"/>
        <w:numPr>
          <w:ilvl w:val="2"/>
          <w:numId w:val="57"/>
        </w:numPr>
        <w:rPr>
          <w:lang w:val="ru-RU"/>
        </w:rPr>
      </w:pPr>
      <w:r w:rsidRPr="005C6052">
        <w:rPr>
          <w:lang w:val="ru-RU"/>
        </w:rPr>
        <w:t>При ранге чемпион вероятность накладывания увеличивается до 120%</w:t>
      </w:r>
    </w:p>
    <w:p w14:paraId="5487E82B" w14:textId="77777777" w:rsidR="00FA51B4" w:rsidRDefault="00FB4315" w:rsidP="00FA51B4">
      <w:pPr>
        <w:pStyle w:val="21"/>
        <w:rPr>
          <w:lang w:val="ru-RU"/>
        </w:rPr>
      </w:pPr>
      <w:r w:rsidRPr="00FA51B4">
        <w:rPr>
          <w:lang w:val="ru-RU"/>
        </w:rPr>
        <w:t>[</w:t>
      </w:r>
      <w:proofErr w:type="spellStart"/>
      <w:r w:rsidRPr="001F3D66">
        <w:t>culturebarbarian</w:t>
      </w:r>
      <w:proofErr w:type="spellEnd"/>
      <w:r w:rsidRPr="00FA51B4">
        <w:rPr>
          <w:lang w:val="ru-RU"/>
        </w:rPr>
        <w:t>]</w:t>
      </w:r>
      <w:r w:rsidR="001F3D66" w:rsidRPr="00FA51B4">
        <w:rPr>
          <w:lang w:val="ru-RU"/>
        </w:rPr>
        <w:t xml:space="preserve"> </w:t>
      </w:r>
      <w:r w:rsidR="001F3D66" w:rsidRPr="001F3D66">
        <w:rPr>
          <w:lang w:val="ru-RU"/>
        </w:rPr>
        <w:t>Варвары</w:t>
      </w:r>
      <w:r w:rsidR="001F3D66" w:rsidRPr="00FA51B4">
        <w:rPr>
          <w:lang w:val="ru-RU"/>
        </w:rPr>
        <w:t xml:space="preserve"> (</w:t>
      </w:r>
      <w:r w:rsidR="001F3D66" w:rsidRPr="001F3D66">
        <w:t>Barbarian</w:t>
      </w:r>
      <w:r w:rsidR="001F3D66" w:rsidRPr="00FA51B4">
        <w:rPr>
          <w:lang w:val="ru-RU"/>
        </w:rPr>
        <w:t>)</w:t>
      </w:r>
    </w:p>
    <w:p w14:paraId="2F7EC589" w14:textId="2F4065A3" w:rsidR="005C6052" w:rsidRPr="00FA51B4" w:rsidRDefault="004F38A7">
      <w:pPr>
        <w:pStyle w:val="a9"/>
        <w:numPr>
          <w:ilvl w:val="0"/>
          <w:numId w:val="61"/>
        </w:numPr>
        <w:rPr>
          <w:lang w:val="ru-RU"/>
        </w:rPr>
      </w:pPr>
      <w:r>
        <w:rPr>
          <w:lang w:val="ru-RU"/>
        </w:rPr>
        <w:t>Изменено стартовое заклинание</w:t>
      </w:r>
    </w:p>
    <w:p w14:paraId="3134867D" w14:textId="07F079D6" w:rsidR="004F38A7" w:rsidRDefault="00C73E13">
      <w:pPr>
        <w:pStyle w:val="a9"/>
        <w:numPr>
          <w:ilvl w:val="1"/>
          <w:numId w:val="56"/>
        </w:numPr>
      </w:pPr>
      <w:proofErr w:type="spellStart"/>
      <w:r w:rsidRPr="00C73E13">
        <w:lastRenderedPageBreak/>
        <w:t>Песнь</w:t>
      </w:r>
      <w:proofErr w:type="spellEnd"/>
      <w:r w:rsidRPr="00C73E13">
        <w:t xml:space="preserve"> </w:t>
      </w:r>
      <w:proofErr w:type="spellStart"/>
      <w:r w:rsidRPr="00C73E13">
        <w:t>бесстрашных</w:t>
      </w:r>
      <w:proofErr w:type="spellEnd"/>
      <w:r w:rsidRPr="00C21091">
        <w:t xml:space="preserve"> (</w:t>
      </w:r>
      <w:r w:rsidR="00C21091" w:rsidRPr="00C21091">
        <w:t>Song of the Reckless</w:t>
      </w:r>
      <w:r w:rsidRPr="00C21091">
        <w:t>) -</w:t>
      </w:r>
      <w:r>
        <w:t xml:space="preserve">&gt; </w:t>
      </w:r>
      <w:proofErr w:type="spellStart"/>
      <w:r w:rsidR="00C21091" w:rsidRPr="00C21091">
        <w:t>Образ</w:t>
      </w:r>
      <w:proofErr w:type="spellEnd"/>
      <w:r w:rsidR="00C21091" w:rsidRPr="00C21091">
        <w:t xml:space="preserve"> </w:t>
      </w:r>
      <w:proofErr w:type="spellStart"/>
      <w:r w:rsidR="00C21091" w:rsidRPr="00C21091">
        <w:t>победы</w:t>
      </w:r>
      <w:proofErr w:type="spellEnd"/>
      <w:r w:rsidR="00C21091">
        <w:t xml:space="preserve"> (</w:t>
      </w:r>
      <w:r w:rsidR="00C21091" w:rsidRPr="00C21091">
        <w:t>Vision of Victory</w:t>
      </w:r>
      <w:r w:rsidR="00C21091">
        <w:t>)</w:t>
      </w:r>
    </w:p>
    <w:p w14:paraId="2AAD03F2" w14:textId="71EBB620" w:rsidR="00C21091" w:rsidRDefault="00E95927" w:rsidP="00751073">
      <w:pPr>
        <w:pStyle w:val="21"/>
      </w:pPr>
      <w:r w:rsidRPr="005C6052">
        <w:rPr>
          <w:lang w:val="ru-RU"/>
        </w:rPr>
        <w:t>[</w:t>
      </w:r>
      <w:proofErr w:type="spellStart"/>
      <w:r w:rsidRPr="00E95927">
        <w:t>cultureindustrious</w:t>
      </w:r>
      <w:proofErr w:type="spellEnd"/>
      <w:r w:rsidRPr="005C6052">
        <w:rPr>
          <w:lang w:val="ru-RU"/>
        </w:rPr>
        <w:t>]</w:t>
      </w:r>
      <w:r w:rsidR="00751073" w:rsidRPr="005C6052">
        <w:rPr>
          <w:lang w:val="ru-RU"/>
        </w:rPr>
        <w:t xml:space="preserve"> Мастеровые (</w:t>
      </w:r>
      <w:r w:rsidR="00751073" w:rsidRPr="00751073">
        <w:t>Industrious</w:t>
      </w:r>
      <w:r w:rsidR="00751073" w:rsidRPr="005C6052">
        <w:rPr>
          <w:lang w:val="ru-RU"/>
        </w:rPr>
        <w:t>)</w:t>
      </w:r>
    </w:p>
    <w:p w14:paraId="6E36D470" w14:textId="5610CCA1" w:rsidR="005C6052" w:rsidRDefault="003972D5">
      <w:pPr>
        <w:pStyle w:val="a9"/>
        <w:numPr>
          <w:ilvl w:val="0"/>
          <w:numId w:val="53"/>
        </w:numPr>
        <w:rPr>
          <w:lang w:val="ru-RU"/>
        </w:rPr>
      </w:pPr>
      <w:r w:rsidRPr="003972D5">
        <w:rPr>
          <w:lang w:val="ru-RU"/>
        </w:rPr>
        <w:t xml:space="preserve">Фракционная пассивная способность </w:t>
      </w:r>
      <w:r w:rsidR="00D91136">
        <w:rPr>
          <w:lang w:val="ru-RU"/>
        </w:rPr>
        <w:t xml:space="preserve">- </w:t>
      </w:r>
      <w:r w:rsidRPr="003972D5">
        <w:rPr>
          <w:lang w:val="ru-RU"/>
        </w:rPr>
        <w:t>Усиление</w:t>
      </w:r>
      <w:r w:rsidR="002D2979">
        <w:rPr>
          <w:lang w:val="ru-RU"/>
        </w:rPr>
        <w:t xml:space="preserve"> (</w:t>
      </w:r>
      <w:proofErr w:type="spellStart"/>
      <w:r w:rsidR="007D302B" w:rsidRPr="007D302B">
        <w:rPr>
          <w:lang w:val="ru-RU"/>
        </w:rPr>
        <w:t>Bolstering</w:t>
      </w:r>
      <w:proofErr w:type="spellEnd"/>
      <w:r w:rsidR="007D302B">
        <w:rPr>
          <w:lang w:val="ru-RU"/>
        </w:rPr>
        <w:t>)</w:t>
      </w:r>
      <w:r w:rsidRPr="003972D5">
        <w:rPr>
          <w:lang w:val="ru-RU"/>
        </w:rPr>
        <w:t xml:space="preserve"> заменена на </w:t>
      </w:r>
      <w:r w:rsidR="007D302B">
        <w:rPr>
          <w:lang w:val="ru-RU"/>
        </w:rPr>
        <w:t xml:space="preserve">созданную пассивную способность </w:t>
      </w:r>
      <w:r w:rsidR="00D91136">
        <w:rPr>
          <w:lang w:val="ru-RU"/>
        </w:rPr>
        <w:t xml:space="preserve">- </w:t>
      </w:r>
      <w:r w:rsidRPr="003972D5">
        <w:rPr>
          <w:lang w:val="ru-RU"/>
        </w:rPr>
        <w:t>Нерушимость</w:t>
      </w:r>
      <w:r w:rsidR="007D302B">
        <w:rPr>
          <w:lang w:val="ru-RU"/>
        </w:rPr>
        <w:t xml:space="preserve"> (</w:t>
      </w:r>
      <w:proofErr w:type="spellStart"/>
      <w:r w:rsidR="007D302B" w:rsidRPr="007D302B">
        <w:rPr>
          <w:lang w:val="ru-RU"/>
        </w:rPr>
        <w:t>Indestructibility</w:t>
      </w:r>
      <w:proofErr w:type="spellEnd"/>
      <w:r w:rsidR="007D302B">
        <w:rPr>
          <w:lang w:val="ru-RU"/>
        </w:rPr>
        <w:t>)</w:t>
      </w:r>
    </w:p>
    <w:p w14:paraId="2E47A49C" w14:textId="7E750E5D" w:rsidR="003972D5" w:rsidRPr="005C6052" w:rsidRDefault="003972D5">
      <w:pPr>
        <w:pStyle w:val="a9"/>
        <w:numPr>
          <w:ilvl w:val="1"/>
          <w:numId w:val="53"/>
        </w:numPr>
        <w:rPr>
          <w:lang w:val="ru-RU"/>
        </w:rPr>
      </w:pPr>
      <w:r w:rsidRPr="005C6052">
        <w:rPr>
          <w:lang w:val="ru-RU"/>
        </w:rPr>
        <w:t>Один раз за ход воин получает</w:t>
      </w:r>
    </w:p>
    <w:p w14:paraId="0D82CBD1" w14:textId="7CEBFBEF" w:rsidR="003972D5" w:rsidRPr="003972D5" w:rsidRDefault="003972D5">
      <w:pPr>
        <w:pStyle w:val="a9"/>
        <w:numPr>
          <w:ilvl w:val="2"/>
          <w:numId w:val="53"/>
        </w:numPr>
        <w:rPr>
          <w:lang w:val="ru-RU"/>
        </w:rPr>
      </w:pPr>
      <w:r w:rsidRPr="003972D5">
        <w:rPr>
          <w:lang w:val="ru-RU"/>
        </w:rPr>
        <w:t>эффект Нерушимая защита</w:t>
      </w:r>
      <w:r w:rsidR="00736145">
        <w:rPr>
          <w:lang w:val="ru-RU"/>
        </w:rPr>
        <w:t xml:space="preserve"> (</w:t>
      </w:r>
      <w:proofErr w:type="spellStart"/>
      <w:r w:rsidR="00736145" w:rsidRPr="00736145">
        <w:rPr>
          <w:lang w:val="ru-RU"/>
        </w:rPr>
        <w:t>Indestructible</w:t>
      </w:r>
      <w:proofErr w:type="spellEnd"/>
      <w:r w:rsidR="00736145" w:rsidRPr="00736145">
        <w:rPr>
          <w:lang w:val="ru-RU"/>
        </w:rPr>
        <w:t xml:space="preserve"> Defense</w:t>
      </w:r>
      <w:r w:rsidR="00736145">
        <w:rPr>
          <w:lang w:val="ru-RU"/>
        </w:rPr>
        <w:t>)</w:t>
      </w:r>
      <w:r w:rsidRPr="003972D5">
        <w:rPr>
          <w:lang w:val="ru-RU"/>
        </w:rPr>
        <w:t>, если ему нанесли урон в ближнем бою</w:t>
      </w:r>
      <w:r w:rsidR="00D84335">
        <w:rPr>
          <w:lang w:val="ru-RU"/>
        </w:rPr>
        <w:t xml:space="preserve"> (</w:t>
      </w:r>
      <w:proofErr w:type="spellStart"/>
      <w:r w:rsidR="00D84335" w:rsidRPr="00D84335">
        <w:rPr>
          <w:lang w:val="ru-RU"/>
        </w:rPr>
        <w:t>Melee</w:t>
      </w:r>
      <w:proofErr w:type="spellEnd"/>
      <w:r w:rsidR="00D84335">
        <w:rPr>
          <w:lang w:val="ru-RU"/>
        </w:rPr>
        <w:t>)</w:t>
      </w:r>
      <w:r w:rsidRPr="003972D5">
        <w:rPr>
          <w:lang w:val="ru-RU"/>
        </w:rPr>
        <w:t xml:space="preserve"> или стрельбой</w:t>
      </w:r>
      <w:r w:rsidR="00D65E70">
        <w:rPr>
          <w:lang w:val="ru-RU"/>
        </w:rPr>
        <w:t xml:space="preserve"> (</w:t>
      </w:r>
      <w:proofErr w:type="spellStart"/>
      <w:r w:rsidR="00D65E70" w:rsidRPr="00D65E70">
        <w:rPr>
          <w:lang w:val="ru-RU"/>
        </w:rPr>
        <w:t>Missile</w:t>
      </w:r>
      <w:proofErr w:type="spellEnd"/>
      <w:r w:rsidR="00D65E70">
        <w:rPr>
          <w:lang w:val="ru-RU"/>
        </w:rPr>
        <w:t>)</w:t>
      </w:r>
    </w:p>
    <w:p w14:paraId="6DD1CDEA" w14:textId="603253A8" w:rsidR="003972D5" w:rsidRPr="003972D5" w:rsidRDefault="003972D5">
      <w:pPr>
        <w:pStyle w:val="a9"/>
        <w:numPr>
          <w:ilvl w:val="3"/>
          <w:numId w:val="53"/>
        </w:numPr>
        <w:rPr>
          <w:lang w:val="ru-RU"/>
        </w:rPr>
      </w:pPr>
      <w:r w:rsidRPr="003972D5">
        <w:rPr>
          <w:lang w:val="ru-RU"/>
        </w:rPr>
        <w:t>Нерушимая</w:t>
      </w:r>
      <w:r w:rsidRPr="00F50010">
        <w:t xml:space="preserve"> </w:t>
      </w:r>
      <w:r w:rsidRPr="003972D5">
        <w:rPr>
          <w:lang w:val="ru-RU"/>
        </w:rPr>
        <w:t>защита</w:t>
      </w:r>
      <w:r w:rsidR="00A37BF8" w:rsidRPr="00A37BF8">
        <w:t xml:space="preserve"> </w:t>
      </w:r>
      <w:r w:rsidR="0070124D" w:rsidRPr="00F50010">
        <w:t>(Indestructible Defense)</w:t>
      </w:r>
      <w:r w:rsidRPr="00F50010">
        <w:t xml:space="preserve">: </w:t>
      </w:r>
      <w:r w:rsidR="00F50010" w:rsidRPr="00F50010">
        <w:t>+</w:t>
      </w:r>
      <w:r w:rsidRPr="00F50010">
        <w:t xml:space="preserve">1 </w:t>
      </w:r>
      <w:r w:rsidR="00F50010" w:rsidRPr="00F50010">
        <w:t>[defense]</w:t>
      </w:r>
      <w:r w:rsidRPr="00F50010">
        <w:t xml:space="preserve">. </w:t>
      </w:r>
      <w:r w:rsidRPr="003972D5">
        <w:rPr>
          <w:lang w:val="ru-RU"/>
        </w:rPr>
        <w:t>Может суммироваться до 3 раз. Нерушимая защита</w:t>
      </w:r>
      <w:r w:rsidR="0052152B">
        <w:rPr>
          <w:lang w:val="ru-RU"/>
        </w:rPr>
        <w:t xml:space="preserve"> (</w:t>
      </w:r>
      <w:proofErr w:type="spellStart"/>
      <w:r w:rsidR="0052152B" w:rsidRPr="00736145">
        <w:rPr>
          <w:lang w:val="ru-RU"/>
        </w:rPr>
        <w:t>Indestructible</w:t>
      </w:r>
      <w:proofErr w:type="spellEnd"/>
      <w:r w:rsidR="0052152B" w:rsidRPr="00736145">
        <w:rPr>
          <w:lang w:val="ru-RU"/>
        </w:rPr>
        <w:t xml:space="preserve"> Defense</w:t>
      </w:r>
      <w:r w:rsidR="0052152B">
        <w:rPr>
          <w:lang w:val="ru-RU"/>
        </w:rPr>
        <w:t>)</w:t>
      </w:r>
      <w:r w:rsidRPr="003972D5">
        <w:rPr>
          <w:lang w:val="ru-RU"/>
        </w:rPr>
        <w:t xml:space="preserve"> не может быть развеяна.</w:t>
      </w:r>
    </w:p>
    <w:p w14:paraId="24D584AB" w14:textId="27D56958" w:rsidR="003972D5" w:rsidRPr="003972D5" w:rsidRDefault="003972D5">
      <w:pPr>
        <w:pStyle w:val="a9"/>
        <w:numPr>
          <w:ilvl w:val="2"/>
          <w:numId w:val="53"/>
        </w:numPr>
        <w:rPr>
          <w:lang w:val="ru-RU"/>
        </w:rPr>
      </w:pPr>
      <w:r w:rsidRPr="003972D5">
        <w:rPr>
          <w:lang w:val="ru-RU"/>
        </w:rPr>
        <w:t>эффект Нерушимое сопротивление</w:t>
      </w:r>
      <w:r w:rsidR="0070124D">
        <w:rPr>
          <w:lang w:val="ru-RU"/>
        </w:rPr>
        <w:t xml:space="preserve"> (</w:t>
      </w:r>
      <w:proofErr w:type="spellStart"/>
      <w:r w:rsidR="0070124D" w:rsidRPr="0070124D">
        <w:rPr>
          <w:lang w:val="ru-RU"/>
        </w:rPr>
        <w:t>Indestructible</w:t>
      </w:r>
      <w:proofErr w:type="spellEnd"/>
      <w:r w:rsidR="0070124D" w:rsidRPr="0070124D">
        <w:rPr>
          <w:lang w:val="ru-RU"/>
        </w:rPr>
        <w:t xml:space="preserve"> </w:t>
      </w:r>
      <w:proofErr w:type="spellStart"/>
      <w:r w:rsidR="0070124D" w:rsidRPr="0070124D">
        <w:rPr>
          <w:lang w:val="ru-RU"/>
        </w:rPr>
        <w:t>Resistance</w:t>
      </w:r>
      <w:proofErr w:type="spellEnd"/>
      <w:r w:rsidR="0070124D">
        <w:rPr>
          <w:lang w:val="ru-RU"/>
        </w:rPr>
        <w:t>)</w:t>
      </w:r>
      <w:r w:rsidRPr="003972D5">
        <w:rPr>
          <w:lang w:val="ru-RU"/>
        </w:rPr>
        <w:t>, если ему нанесли урон магической атакой</w:t>
      </w:r>
      <w:r w:rsidR="00D65E70">
        <w:rPr>
          <w:lang w:val="ru-RU"/>
        </w:rPr>
        <w:t xml:space="preserve"> (</w:t>
      </w:r>
      <w:r w:rsidR="00D65E70" w:rsidRPr="00D65E70">
        <w:rPr>
          <w:lang w:val="ru-RU"/>
        </w:rPr>
        <w:t>Magic</w:t>
      </w:r>
      <w:r w:rsidR="00D65E70">
        <w:rPr>
          <w:lang w:val="ru-RU"/>
        </w:rPr>
        <w:t>)</w:t>
      </w:r>
      <w:r w:rsidRPr="003972D5">
        <w:rPr>
          <w:lang w:val="ru-RU"/>
        </w:rPr>
        <w:t>.</w:t>
      </w:r>
    </w:p>
    <w:p w14:paraId="24A0F337" w14:textId="77777777" w:rsidR="00F56B79" w:rsidRDefault="003972D5">
      <w:pPr>
        <w:pStyle w:val="a9"/>
        <w:numPr>
          <w:ilvl w:val="3"/>
          <w:numId w:val="53"/>
        </w:numPr>
        <w:rPr>
          <w:lang w:val="ru-RU"/>
        </w:rPr>
      </w:pPr>
      <w:r w:rsidRPr="003972D5">
        <w:rPr>
          <w:lang w:val="ru-RU"/>
        </w:rPr>
        <w:t>Нерушимое</w:t>
      </w:r>
      <w:r w:rsidRPr="00D31506">
        <w:t xml:space="preserve"> </w:t>
      </w:r>
      <w:r w:rsidRPr="003972D5">
        <w:rPr>
          <w:lang w:val="ru-RU"/>
        </w:rPr>
        <w:t>сопротивление</w:t>
      </w:r>
      <w:r w:rsidR="0070124D" w:rsidRPr="00D31506">
        <w:t xml:space="preserve"> (Indestructible Resistance)</w:t>
      </w:r>
      <w:r w:rsidRPr="00D31506">
        <w:t xml:space="preserve">: </w:t>
      </w:r>
      <w:r w:rsidR="00D31506" w:rsidRPr="00D31506">
        <w:t>+</w:t>
      </w:r>
      <w:r w:rsidRPr="00D31506">
        <w:t>1</w:t>
      </w:r>
      <w:r w:rsidR="00D31506" w:rsidRPr="00D31506">
        <w:t xml:space="preserve"> [resistance]</w:t>
      </w:r>
      <w:r w:rsidRPr="00D31506">
        <w:t xml:space="preserve">. </w:t>
      </w:r>
      <w:r w:rsidRPr="003972D5">
        <w:rPr>
          <w:lang w:val="ru-RU"/>
        </w:rPr>
        <w:t>Может суммироваться до 3 раз. Нерушимое сопротивление</w:t>
      </w:r>
      <w:r w:rsidR="0070124D">
        <w:rPr>
          <w:lang w:val="ru-RU"/>
        </w:rPr>
        <w:t xml:space="preserve"> (</w:t>
      </w:r>
      <w:proofErr w:type="spellStart"/>
      <w:r w:rsidR="0070124D" w:rsidRPr="0070124D">
        <w:rPr>
          <w:lang w:val="ru-RU"/>
        </w:rPr>
        <w:t>Indestructible</w:t>
      </w:r>
      <w:proofErr w:type="spellEnd"/>
      <w:r w:rsidR="0070124D" w:rsidRPr="0070124D">
        <w:rPr>
          <w:lang w:val="ru-RU"/>
        </w:rPr>
        <w:t xml:space="preserve"> </w:t>
      </w:r>
      <w:proofErr w:type="spellStart"/>
      <w:r w:rsidR="0070124D" w:rsidRPr="0070124D">
        <w:rPr>
          <w:lang w:val="ru-RU"/>
        </w:rPr>
        <w:t>Resistance</w:t>
      </w:r>
      <w:proofErr w:type="spellEnd"/>
      <w:r w:rsidR="0070124D">
        <w:rPr>
          <w:lang w:val="ru-RU"/>
        </w:rPr>
        <w:t>)</w:t>
      </w:r>
      <w:r w:rsidRPr="003972D5">
        <w:rPr>
          <w:lang w:val="ru-RU"/>
        </w:rPr>
        <w:t xml:space="preserve"> не может быть развеяно.</w:t>
      </w:r>
    </w:p>
    <w:p w14:paraId="347A333C" w14:textId="6BB4F2BB" w:rsidR="003972D5" w:rsidRPr="00F56B79" w:rsidRDefault="003972D5">
      <w:pPr>
        <w:pStyle w:val="a9"/>
        <w:numPr>
          <w:ilvl w:val="0"/>
          <w:numId w:val="53"/>
        </w:numPr>
        <w:rPr>
          <w:lang w:val="ru-RU"/>
        </w:rPr>
      </w:pPr>
      <w:r w:rsidRPr="00F56B79">
        <w:rPr>
          <w:lang w:val="ru-RU"/>
        </w:rPr>
        <w:t xml:space="preserve">Юнит - Бастион </w:t>
      </w:r>
      <w:proofErr w:type="spellStart"/>
      <w:r w:rsidRPr="00F56B79">
        <w:rPr>
          <w:lang w:val="ru-RU"/>
        </w:rPr>
        <w:t>Т3</w:t>
      </w:r>
      <w:proofErr w:type="spellEnd"/>
      <w:r w:rsidRPr="00F56B79">
        <w:rPr>
          <w:lang w:val="ru-RU"/>
        </w:rPr>
        <w:t xml:space="preserve"> (</w:t>
      </w:r>
      <w:proofErr w:type="spellStart"/>
      <w:r w:rsidRPr="00F56B79">
        <w:rPr>
          <w:lang w:val="ru-RU"/>
        </w:rPr>
        <w:t>Bastion</w:t>
      </w:r>
      <w:proofErr w:type="spellEnd"/>
      <w:r w:rsidRPr="00F56B79">
        <w:rPr>
          <w:lang w:val="ru-RU"/>
        </w:rPr>
        <w:t>)</w:t>
      </w:r>
    </w:p>
    <w:p w14:paraId="62B54A73" w14:textId="77777777" w:rsidR="00C673EC" w:rsidRDefault="003972D5">
      <w:pPr>
        <w:pStyle w:val="a9"/>
        <w:numPr>
          <w:ilvl w:val="1"/>
          <w:numId w:val="53"/>
        </w:numPr>
        <w:rPr>
          <w:lang w:val="ru-RU"/>
        </w:rPr>
      </w:pPr>
      <w:r w:rsidRPr="003972D5">
        <w:rPr>
          <w:lang w:val="ru-RU"/>
        </w:rPr>
        <w:t>Активная способность - Защитный выпад (</w:t>
      </w:r>
      <w:proofErr w:type="spellStart"/>
      <w:r w:rsidRPr="003972D5">
        <w:rPr>
          <w:lang w:val="ru-RU"/>
        </w:rPr>
        <w:t>Defensive</w:t>
      </w:r>
      <w:proofErr w:type="spellEnd"/>
      <w:r w:rsidRPr="003972D5">
        <w:rPr>
          <w:lang w:val="ru-RU"/>
        </w:rPr>
        <w:t xml:space="preserve"> </w:t>
      </w:r>
      <w:proofErr w:type="spellStart"/>
      <w:r w:rsidRPr="003972D5">
        <w:rPr>
          <w:lang w:val="ru-RU"/>
        </w:rPr>
        <w:t>Sweep</w:t>
      </w:r>
      <w:proofErr w:type="spellEnd"/>
      <w:r w:rsidRPr="003972D5">
        <w:rPr>
          <w:lang w:val="ru-RU"/>
        </w:rPr>
        <w:t>)</w:t>
      </w:r>
    </w:p>
    <w:p w14:paraId="4F0C598A" w14:textId="61754E93" w:rsidR="003972D5" w:rsidRPr="003972D5" w:rsidRDefault="003972D5">
      <w:pPr>
        <w:pStyle w:val="a9"/>
        <w:numPr>
          <w:ilvl w:val="2"/>
          <w:numId w:val="53"/>
        </w:numPr>
        <w:rPr>
          <w:lang w:val="ru-RU"/>
        </w:rPr>
      </w:pPr>
      <w:r w:rsidRPr="003972D5">
        <w:rPr>
          <w:lang w:val="ru-RU"/>
        </w:rPr>
        <w:t>Убран тег однократной атаки</w:t>
      </w:r>
      <w:r w:rsidR="00CE4F29">
        <w:rPr>
          <w:lang w:val="ru-RU"/>
        </w:rPr>
        <w:t xml:space="preserve"> (</w:t>
      </w:r>
      <w:r w:rsidR="00CE4F29" w:rsidRPr="00CE4F29">
        <w:rPr>
          <w:lang w:val="ru-RU"/>
        </w:rPr>
        <w:t xml:space="preserve">Single </w:t>
      </w:r>
      <w:proofErr w:type="spellStart"/>
      <w:r w:rsidR="00CE4F29" w:rsidRPr="00CE4F29">
        <w:rPr>
          <w:lang w:val="ru-RU"/>
        </w:rPr>
        <w:t>Shot</w:t>
      </w:r>
      <w:proofErr w:type="spellEnd"/>
      <w:r w:rsidR="00CE4F29">
        <w:rPr>
          <w:lang w:val="ru-RU"/>
        </w:rPr>
        <w:t>)</w:t>
      </w:r>
    </w:p>
    <w:p w14:paraId="27D3EDAF" w14:textId="17D0CDF9" w:rsidR="003972D5" w:rsidRPr="003972D5" w:rsidRDefault="003972D5">
      <w:pPr>
        <w:pStyle w:val="a9"/>
        <w:numPr>
          <w:ilvl w:val="0"/>
          <w:numId w:val="53"/>
        </w:numPr>
        <w:rPr>
          <w:lang w:val="ru-RU"/>
        </w:rPr>
      </w:pPr>
      <w:r w:rsidRPr="003972D5">
        <w:rPr>
          <w:lang w:val="ru-RU"/>
        </w:rPr>
        <w:t xml:space="preserve">Юнит - </w:t>
      </w:r>
      <w:proofErr w:type="spellStart"/>
      <w:r w:rsidRPr="003972D5">
        <w:rPr>
          <w:lang w:val="ru-RU"/>
        </w:rPr>
        <w:t>Зодчая</w:t>
      </w:r>
      <w:proofErr w:type="spellEnd"/>
      <w:r w:rsidRPr="003972D5">
        <w:rPr>
          <w:lang w:val="ru-RU"/>
        </w:rPr>
        <w:t xml:space="preserve"> стали </w:t>
      </w:r>
      <w:proofErr w:type="spellStart"/>
      <w:r w:rsidRPr="003972D5">
        <w:rPr>
          <w:lang w:val="ru-RU"/>
        </w:rPr>
        <w:t>Т2</w:t>
      </w:r>
      <w:proofErr w:type="spellEnd"/>
      <w:r w:rsidRPr="003972D5">
        <w:rPr>
          <w:lang w:val="ru-RU"/>
        </w:rPr>
        <w:t xml:space="preserve"> (</w:t>
      </w:r>
      <w:proofErr w:type="spellStart"/>
      <w:r w:rsidRPr="003972D5">
        <w:rPr>
          <w:lang w:val="ru-RU"/>
        </w:rPr>
        <w:t>Steelshaper</w:t>
      </w:r>
      <w:proofErr w:type="spellEnd"/>
      <w:r w:rsidRPr="003972D5">
        <w:rPr>
          <w:lang w:val="ru-RU"/>
        </w:rPr>
        <w:t>)</w:t>
      </w:r>
    </w:p>
    <w:p w14:paraId="0852114B" w14:textId="35DE3115" w:rsidR="003972D5" w:rsidRPr="003972D5" w:rsidRDefault="003972D5">
      <w:pPr>
        <w:pStyle w:val="a9"/>
        <w:numPr>
          <w:ilvl w:val="1"/>
          <w:numId w:val="53"/>
        </w:numPr>
        <w:rPr>
          <w:lang w:val="ru-RU"/>
        </w:rPr>
      </w:pPr>
      <w:r w:rsidRPr="003972D5">
        <w:rPr>
          <w:lang w:val="ru-RU"/>
        </w:rPr>
        <w:t>Активная способность - Сила стали (</w:t>
      </w:r>
      <w:proofErr w:type="spellStart"/>
      <w:r w:rsidRPr="003972D5">
        <w:rPr>
          <w:lang w:val="ru-RU"/>
        </w:rPr>
        <w:t>Strength</w:t>
      </w:r>
      <w:proofErr w:type="spellEnd"/>
      <w:r w:rsidRPr="003972D5">
        <w:rPr>
          <w:lang w:val="ru-RU"/>
        </w:rPr>
        <w:t xml:space="preserve"> From Steel)</w:t>
      </w:r>
    </w:p>
    <w:p w14:paraId="4F6E1EFF" w14:textId="37A35C8C" w:rsidR="003972D5" w:rsidRPr="003972D5" w:rsidRDefault="00CE4F29">
      <w:pPr>
        <w:pStyle w:val="a9"/>
        <w:numPr>
          <w:ilvl w:val="2"/>
          <w:numId w:val="53"/>
        </w:numPr>
        <w:rPr>
          <w:lang w:val="ru-RU"/>
        </w:rPr>
      </w:pPr>
      <w:r>
        <w:rPr>
          <w:lang w:val="ru-RU"/>
        </w:rPr>
        <w:t xml:space="preserve">Теперь </w:t>
      </w:r>
      <w:r w:rsidR="003972D5" w:rsidRPr="003972D5">
        <w:rPr>
          <w:lang w:val="ru-RU"/>
        </w:rPr>
        <w:t>свободное действие</w:t>
      </w:r>
      <w:r w:rsidR="002B1EFD">
        <w:rPr>
          <w:lang w:val="ru-RU"/>
        </w:rPr>
        <w:t xml:space="preserve"> (</w:t>
      </w:r>
      <w:r w:rsidR="002B1EFD" w:rsidRPr="002B1EFD">
        <w:rPr>
          <w:lang w:val="ru-RU"/>
        </w:rPr>
        <w:t>Free Action</w:t>
      </w:r>
      <w:r w:rsidR="002B1EFD">
        <w:rPr>
          <w:lang w:val="ru-RU"/>
        </w:rPr>
        <w:t>)</w:t>
      </w:r>
    </w:p>
    <w:p w14:paraId="4EA7F1AE" w14:textId="77777777" w:rsidR="003972D5" w:rsidRPr="003972D5" w:rsidRDefault="003972D5">
      <w:pPr>
        <w:pStyle w:val="a9"/>
        <w:numPr>
          <w:ilvl w:val="2"/>
          <w:numId w:val="53"/>
        </w:numPr>
        <w:rPr>
          <w:lang w:val="ru-RU"/>
        </w:rPr>
      </w:pPr>
      <w:r w:rsidRPr="003972D5">
        <w:rPr>
          <w:lang w:val="ru-RU"/>
        </w:rPr>
        <w:t>на ранге чемпион снимает 2 негативных эффекта</w:t>
      </w:r>
    </w:p>
    <w:p w14:paraId="1BEF8046" w14:textId="407A7B6F" w:rsidR="003972D5" w:rsidRPr="003972D5" w:rsidRDefault="003972D5">
      <w:pPr>
        <w:pStyle w:val="a9"/>
        <w:numPr>
          <w:ilvl w:val="0"/>
          <w:numId w:val="53"/>
        </w:numPr>
        <w:rPr>
          <w:lang w:val="ru-RU"/>
        </w:rPr>
      </w:pPr>
      <w:r w:rsidRPr="003972D5">
        <w:rPr>
          <w:lang w:val="ru-RU"/>
        </w:rPr>
        <w:t>Заклинание в бою - Песнь стальной ярости (</w:t>
      </w:r>
      <w:proofErr w:type="spellStart"/>
      <w:r w:rsidRPr="003972D5">
        <w:rPr>
          <w:lang w:val="ru-RU"/>
        </w:rPr>
        <w:t>Steelfury</w:t>
      </w:r>
      <w:proofErr w:type="spellEnd"/>
      <w:r w:rsidRPr="003972D5">
        <w:rPr>
          <w:lang w:val="ru-RU"/>
        </w:rPr>
        <w:t xml:space="preserve"> </w:t>
      </w:r>
      <w:proofErr w:type="spellStart"/>
      <w:r w:rsidRPr="003972D5">
        <w:rPr>
          <w:lang w:val="ru-RU"/>
        </w:rPr>
        <w:t>Chant</w:t>
      </w:r>
      <w:proofErr w:type="spellEnd"/>
      <w:r w:rsidRPr="003972D5">
        <w:rPr>
          <w:lang w:val="ru-RU"/>
        </w:rPr>
        <w:t>)</w:t>
      </w:r>
    </w:p>
    <w:p w14:paraId="4E18ABA9" w14:textId="2ADA2798" w:rsidR="003972D5" w:rsidRDefault="003972D5">
      <w:pPr>
        <w:pStyle w:val="a9"/>
        <w:numPr>
          <w:ilvl w:val="1"/>
          <w:numId w:val="53"/>
        </w:numPr>
        <w:rPr>
          <w:lang w:val="ru-RU"/>
        </w:rPr>
      </w:pPr>
      <w:r w:rsidRPr="003972D5">
        <w:rPr>
          <w:lang w:val="ru-RU"/>
        </w:rPr>
        <w:t xml:space="preserve">теперь действует </w:t>
      </w:r>
      <w:r w:rsidR="005859BC">
        <w:rPr>
          <w:lang w:val="ru-RU"/>
        </w:rPr>
        <w:t>в радиусе</w:t>
      </w:r>
      <w:r w:rsidRPr="003972D5">
        <w:rPr>
          <w:lang w:val="ru-RU"/>
        </w:rPr>
        <w:t xml:space="preserve"> 2 </w:t>
      </w:r>
      <w:r w:rsidR="005859BC">
        <w:rPr>
          <w:lang w:val="ru-RU"/>
        </w:rPr>
        <w:t>клетки</w:t>
      </w:r>
    </w:p>
    <w:p w14:paraId="3B2F9EF6" w14:textId="34F1CD91" w:rsidR="006D2F56" w:rsidRDefault="00713C33" w:rsidP="00713C33">
      <w:pPr>
        <w:pStyle w:val="21"/>
        <w:rPr>
          <w:lang w:val="ru-RU"/>
        </w:rPr>
      </w:pPr>
      <w:r w:rsidRPr="00713C33">
        <w:rPr>
          <w:lang w:val="ru-RU"/>
        </w:rPr>
        <w:t>[</w:t>
      </w:r>
      <w:proofErr w:type="spellStart"/>
      <w:r w:rsidRPr="00713C33">
        <w:rPr>
          <w:lang w:val="ru-RU"/>
        </w:rPr>
        <w:t>culturemystic</w:t>
      </w:r>
      <w:proofErr w:type="spellEnd"/>
      <w:r w:rsidRPr="00713C33">
        <w:rPr>
          <w:lang w:val="ru-RU"/>
        </w:rPr>
        <w:t>]</w:t>
      </w:r>
      <w:r>
        <w:rPr>
          <w:lang w:val="ru-RU"/>
        </w:rPr>
        <w:t xml:space="preserve"> </w:t>
      </w:r>
      <w:r w:rsidR="006D2F56">
        <w:rPr>
          <w:lang w:val="ru-RU"/>
        </w:rPr>
        <w:t>Мистики (</w:t>
      </w:r>
      <w:r w:rsidRPr="00713C33">
        <w:t>Mystic</w:t>
      </w:r>
      <w:r w:rsidR="006D2F56">
        <w:rPr>
          <w:lang w:val="ru-RU"/>
        </w:rPr>
        <w:t>)</w:t>
      </w:r>
    </w:p>
    <w:p w14:paraId="193A1256" w14:textId="37B4E04F" w:rsidR="00713C33" w:rsidRDefault="002D171E">
      <w:pPr>
        <w:pStyle w:val="a9"/>
        <w:numPr>
          <w:ilvl w:val="0"/>
          <w:numId w:val="54"/>
        </w:numPr>
        <w:rPr>
          <w:lang w:val="ru-RU"/>
        </w:rPr>
      </w:pPr>
      <w:r w:rsidRPr="00467F92">
        <w:rPr>
          <w:lang w:val="ru-RU"/>
        </w:rPr>
        <w:t xml:space="preserve">Юнит </w:t>
      </w:r>
      <w:r w:rsidR="00C20875">
        <w:rPr>
          <w:lang w:val="ru-RU"/>
        </w:rPr>
        <w:t>-</w:t>
      </w:r>
      <w:r w:rsidRPr="00467F92">
        <w:rPr>
          <w:lang w:val="ru-RU"/>
        </w:rPr>
        <w:t xml:space="preserve"> </w:t>
      </w:r>
      <w:proofErr w:type="spellStart"/>
      <w:r w:rsidR="00A35722" w:rsidRPr="00A35722">
        <w:t>Целительница</w:t>
      </w:r>
      <w:proofErr w:type="spellEnd"/>
      <w:r w:rsidR="00A35722" w:rsidRPr="00467F92">
        <w:rPr>
          <w:lang w:val="ru-RU"/>
        </w:rPr>
        <w:t xml:space="preserve"> </w:t>
      </w:r>
      <w:proofErr w:type="spellStart"/>
      <w:r w:rsidR="00A35722" w:rsidRPr="00467F92">
        <w:rPr>
          <w:lang w:val="ru-RU"/>
        </w:rPr>
        <w:t>Т2</w:t>
      </w:r>
      <w:proofErr w:type="spellEnd"/>
      <w:r w:rsidR="00A35722" w:rsidRPr="00467F92">
        <w:rPr>
          <w:lang w:val="ru-RU"/>
        </w:rPr>
        <w:t xml:space="preserve"> (</w:t>
      </w:r>
      <w:r w:rsidR="00A35722" w:rsidRPr="00A35722">
        <w:t>Soother</w:t>
      </w:r>
      <w:r w:rsidR="00A35722" w:rsidRPr="00467F92">
        <w:rPr>
          <w:lang w:val="ru-RU"/>
        </w:rPr>
        <w:t>)</w:t>
      </w:r>
    </w:p>
    <w:p w14:paraId="0B6B935D" w14:textId="280DD1B7" w:rsidR="00467F92" w:rsidRPr="00467F92" w:rsidRDefault="00467F92">
      <w:pPr>
        <w:pStyle w:val="a9"/>
        <w:numPr>
          <w:ilvl w:val="1"/>
          <w:numId w:val="54"/>
        </w:numPr>
        <w:rPr>
          <w:lang w:val="ru-RU"/>
        </w:rPr>
      </w:pPr>
      <w:r w:rsidRPr="00467F92">
        <w:rPr>
          <w:lang w:val="ru-RU"/>
        </w:rPr>
        <w:t>Активная способность - Целительный бриз (</w:t>
      </w:r>
      <w:proofErr w:type="spellStart"/>
      <w:r w:rsidRPr="00467F92">
        <w:rPr>
          <w:lang w:val="ru-RU"/>
        </w:rPr>
        <w:t>Soothing</w:t>
      </w:r>
      <w:proofErr w:type="spellEnd"/>
      <w:r w:rsidRPr="00467F92">
        <w:rPr>
          <w:lang w:val="ru-RU"/>
        </w:rPr>
        <w:t xml:space="preserve"> </w:t>
      </w:r>
      <w:proofErr w:type="spellStart"/>
      <w:r w:rsidRPr="00467F92">
        <w:rPr>
          <w:lang w:val="ru-RU"/>
        </w:rPr>
        <w:t>Breeze</w:t>
      </w:r>
      <w:proofErr w:type="spellEnd"/>
      <w:r w:rsidRPr="00467F92">
        <w:rPr>
          <w:lang w:val="ru-RU"/>
        </w:rPr>
        <w:t>)</w:t>
      </w:r>
    </w:p>
    <w:p w14:paraId="39010C23" w14:textId="44EFC2FB" w:rsidR="00467F92" w:rsidRDefault="00920D00">
      <w:pPr>
        <w:pStyle w:val="a9"/>
        <w:numPr>
          <w:ilvl w:val="2"/>
          <w:numId w:val="54"/>
        </w:numPr>
        <w:rPr>
          <w:lang w:val="ru-RU"/>
        </w:rPr>
      </w:pPr>
      <w:r w:rsidRPr="00920D00">
        <w:rPr>
          <w:lang w:val="ru-RU"/>
        </w:rPr>
        <w:t xml:space="preserve">на ранге чемпион </w:t>
      </w:r>
      <w:r w:rsidR="00467F92" w:rsidRPr="00467F92">
        <w:rPr>
          <w:lang w:val="ru-RU"/>
        </w:rPr>
        <w:t>дополнительно снимает 1 негативный эффект</w:t>
      </w:r>
    </w:p>
    <w:p w14:paraId="5CCDCA99" w14:textId="22728A4C" w:rsidR="00920D00" w:rsidRDefault="00994CCE">
      <w:pPr>
        <w:pStyle w:val="a9"/>
        <w:numPr>
          <w:ilvl w:val="0"/>
          <w:numId w:val="54"/>
        </w:numPr>
        <w:rPr>
          <w:lang w:val="ru-RU"/>
        </w:rPr>
      </w:pPr>
      <w:r w:rsidRPr="0049161C">
        <w:rPr>
          <w:lang w:val="ru-RU"/>
        </w:rPr>
        <w:t>Городск</w:t>
      </w:r>
      <w:r>
        <w:rPr>
          <w:lang w:val="ru-RU"/>
        </w:rPr>
        <w:t>ая</w:t>
      </w:r>
      <w:r w:rsidRPr="0049161C">
        <w:rPr>
          <w:lang w:val="ru-RU"/>
        </w:rPr>
        <w:t xml:space="preserve"> </w:t>
      </w:r>
      <w:r>
        <w:rPr>
          <w:lang w:val="ru-RU"/>
        </w:rPr>
        <w:t>постройка</w:t>
      </w:r>
      <w:r w:rsidRPr="0049161C">
        <w:rPr>
          <w:lang w:val="ru-RU"/>
        </w:rPr>
        <w:t xml:space="preserve"> </w:t>
      </w:r>
      <w:r w:rsidR="00C20875">
        <w:rPr>
          <w:lang w:val="ru-RU"/>
        </w:rPr>
        <w:t>-</w:t>
      </w:r>
      <w:r w:rsidR="00573835">
        <w:rPr>
          <w:lang w:val="ru-RU"/>
        </w:rPr>
        <w:t xml:space="preserve"> </w:t>
      </w:r>
      <w:proofErr w:type="spellStart"/>
      <w:r w:rsidR="00BA47F2" w:rsidRPr="00BA47F2">
        <w:rPr>
          <w:lang w:val="ru-RU"/>
        </w:rPr>
        <w:t>Призыватель</w:t>
      </w:r>
      <w:proofErr w:type="spellEnd"/>
      <w:r w:rsidR="00BA47F2" w:rsidRPr="00BA47F2">
        <w:rPr>
          <w:lang w:val="ru-RU"/>
        </w:rPr>
        <w:t xml:space="preserve"> Камня </w:t>
      </w:r>
      <w:r w:rsidR="00BA47F2">
        <w:rPr>
          <w:lang w:val="ru-RU"/>
        </w:rPr>
        <w:t>(</w:t>
      </w:r>
      <w:r w:rsidR="00F039AE" w:rsidRPr="00F039AE">
        <w:rPr>
          <w:lang w:val="ru-RU"/>
        </w:rPr>
        <w:t xml:space="preserve">Stone </w:t>
      </w:r>
      <w:proofErr w:type="spellStart"/>
      <w:r w:rsidR="00F039AE" w:rsidRPr="00F039AE">
        <w:rPr>
          <w:lang w:val="ru-RU"/>
        </w:rPr>
        <w:t>Conjurer</w:t>
      </w:r>
      <w:proofErr w:type="spellEnd"/>
      <w:r w:rsidR="00BA47F2">
        <w:rPr>
          <w:lang w:val="ru-RU"/>
        </w:rPr>
        <w:t>)</w:t>
      </w:r>
    </w:p>
    <w:p w14:paraId="5018365C" w14:textId="77777777" w:rsidR="00761D41" w:rsidRPr="00761D41" w:rsidRDefault="00F039AE">
      <w:pPr>
        <w:pStyle w:val="a9"/>
        <w:numPr>
          <w:ilvl w:val="1"/>
          <w:numId w:val="54"/>
        </w:numPr>
        <w:rPr>
          <w:lang w:val="ru-RU"/>
        </w:rPr>
      </w:pPr>
      <w:r>
        <w:rPr>
          <w:lang w:val="ru-RU"/>
        </w:rPr>
        <w:t>Уменьшена цена строительства</w:t>
      </w:r>
    </w:p>
    <w:p w14:paraId="6E57C76F" w14:textId="26B29A1E" w:rsidR="00F039AE" w:rsidRPr="00FE3C03" w:rsidRDefault="00761D41">
      <w:pPr>
        <w:pStyle w:val="a9"/>
        <w:numPr>
          <w:ilvl w:val="2"/>
          <w:numId w:val="54"/>
        </w:numPr>
        <w:rPr>
          <w:lang w:val="ru-RU"/>
        </w:rPr>
      </w:pPr>
      <w:r>
        <w:rPr>
          <w:lang w:val="ru-RU"/>
        </w:rPr>
        <w:t>250 -</w:t>
      </w:r>
      <w:r>
        <w:t xml:space="preserve">&gt; 200 </w:t>
      </w:r>
      <w:r w:rsidR="00FE3C03" w:rsidRPr="00FE3C03">
        <w:t>[production]</w:t>
      </w:r>
    </w:p>
    <w:p w14:paraId="242BAC19" w14:textId="4B1EE96D" w:rsidR="00FE3C03" w:rsidRPr="005727FA" w:rsidRDefault="004A07C9" w:rsidP="00830EAF">
      <w:pPr>
        <w:pStyle w:val="31"/>
      </w:pPr>
      <w:r w:rsidRPr="00830EAF">
        <w:t>[</w:t>
      </w:r>
      <w:proofErr w:type="spellStart"/>
      <w:r w:rsidRPr="00830EAF">
        <w:t>schoolsummoning</w:t>
      </w:r>
      <w:proofErr w:type="spellEnd"/>
      <w:r w:rsidRPr="00830EAF">
        <w:t>]</w:t>
      </w:r>
      <w:r w:rsidR="00072A2F" w:rsidRPr="00830EAF">
        <w:t xml:space="preserve"> </w:t>
      </w:r>
      <w:r w:rsidR="00072A2F" w:rsidRPr="00072A2F">
        <w:rPr>
          <w:lang w:val="ru-RU"/>
        </w:rPr>
        <w:t>Мистики</w:t>
      </w:r>
      <w:r w:rsidR="00072A2F" w:rsidRPr="00830EAF">
        <w:t xml:space="preserve"> </w:t>
      </w:r>
      <w:r w:rsidR="00C220ED">
        <w:t>-</w:t>
      </w:r>
      <w:r w:rsidR="00072A2F" w:rsidRPr="00830EAF">
        <w:t xml:space="preserve"> </w:t>
      </w:r>
      <w:r w:rsidR="00072A2F" w:rsidRPr="00072A2F">
        <w:rPr>
          <w:lang w:val="ru-RU"/>
        </w:rPr>
        <w:t>Школа</w:t>
      </w:r>
      <w:r w:rsidR="00072A2F" w:rsidRPr="00830EAF">
        <w:t xml:space="preserve"> </w:t>
      </w:r>
      <w:r w:rsidR="00072A2F" w:rsidRPr="00072A2F">
        <w:rPr>
          <w:lang w:val="ru-RU"/>
        </w:rPr>
        <w:t>призыва</w:t>
      </w:r>
      <w:r w:rsidR="00072A2F" w:rsidRPr="00830EAF">
        <w:t xml:space="preserve"> (</w:t>
      </w:r>
      <w:r w:rsidR="00072A2F" w:rsidRPr="00713C33">
        <w:t>Mystic</w:t>
      </w:r>
      <w:r w:rsidR="00072A2F" w:rsidRPr="00830EAF">
        <w:t xml:space="preserve"> - </w:t>
      </w:r>
      <w:r w:rsidR="005727FA" w:rsidRPr="005727FA">
        <w:t>School of Summoning</w:t>
      </w:r>
      <w:r w:rsidR="00072A2F" w:rsidRPr="00830EAF">
        <w:t>)</w:t>
      </w:r>
    </w:p>
    <w:p w14:paraId="0AD15DF2" w14:textId="35332037" w:rsidR="00D329EC" w:rsidRDefault="00124A87">
      <w:pPr>
        <w:pStyle w:val="a9"/>
        <w:numPr>
          <w:ilvl w:val="0"/>
          <w:numId w:val="55"/>
        </w:numPr>
        <w:rPr>
          <w:lang w:val="ru-RU"/>
        </w:rPr>
      </w:pPr>
      <w:r w:rsidRPr="00124A87">
        <w:rPr>
          <w:lang w:val="ru-RU"/>
        </w:rPr>
        <w:t>Фракционная способность - Усиление Эха (</w:t>
      </w:r>
      <w:proofErr w:type="spellStart"/>
      <w:r w:rsidRPr="00124A87">
        <w:rPr>
          <w:lang w:val="ru-RU"/>
        </w:rPr>
        <w:t>Echo</w:t>
      </w:r>
      <w:proofErr w:type="spellEnd"/>
      <w:r w:rsidRPr="00124A87">
        <w:rPr>
          <w:lang w:val="ru-RU"/>
        </w:rPr>
        <w:t xml:space="preserve"> </w:t>
      </w:r>
      <w:proofErr w:type="spellStart"/>
      <w:r w:rsidRPr="00124A87">
        <w:rPr>
          <w:lang w:val="ru-RU"/>
        </w:rPr>
        <w:t>Infusion</w:t>
      </w:r>
      <w:proofErr w:type="spellEnd"/>
      <w:r w:rsidRPr="00124A87">
        <w:rPr>
          <w:lang w:val="ru-RU"/>
        </w:rPr>
        <w:t>)</w:t>
      </w:r>
    </w:p>
    <w:p w14:paraId="0E0CD42B" w14:textId="149EB635" w:rsidR="00124A87" w:rsidRPr="00D329EC" w:rsidRDefault="00124A87">
      <w:pPr>
        <w:pStyle w:val="a9"/>
        <w:numPr>
          <w:ilvl w:val="1"/>
          <w:numId w:val="55"/>
        </w:numPr>
        <w:rPr>
          <w:lang w:val="ru-RU"/>
        </w:rPr>
      </w:pPr>
      <w:r w:rsidRPr="00D329EC">
        <w:rPr>
          <w:lang w:val="ru-RU"/>
        </w:rPr>
        <w:t>Цена за опыт 1</w:t>
      </w:r>
      <w:r w:rsidR="005727FA" w:rsidRPr="00D329EC">
        <w:rPr>
          <w:lang w:val="ru-RU"/>
        </w:rPr>
        <w:t xml:space="preserve"> [</w:t>
      </w:r>
      <w:proofErr w:type="spellStart"/>
      <w:r w:rsidR="005727FA">
        <w:t>xp</w:t>
      </w:r>
      <w:proofErr w:type="spellEnd"/>
      <w:r w:rsidR="00465A35" w:rsidRPr="00D329EC">
        <w:rPr>
          <w:lang w:val="ru-RU"/>
        </w:rPr>
        <w:t>]</w:t>
      </w:r>
      <w:r w:rsidRPr="00D329EC">
        <w:rPr>
          <w:lang w:val="ru-RU"/>
        </w:rPr>
        <w:t xml:space="preserve"> = 0</w:t>
      </w:r>
      <w:r w:rsidR="002D26AA" w:rsidRPr="002D26AA">
        <w:rPr>
          <w:lang w:val="ru-RU"/>
        </w:rPr>
        <w:t>.</w:t>
      </w:r>
      <w:r w:rsidRPr="00D329EC">
        <w:rPr>
          <w:lang w:val="ru-RU"/>
        </w:rPr>
        <w:t xml:space="preserve">2 </w:t>
      </w:r>
      <w:r w:rsidR="00EC0861" w:rsidRPr="00D329EC">
        <w:rPr>
          <w:lang w:val="ru-RU"/>
        </w:rPr>
        <w:t>[</w:t>
      </w:r>
      <w:proofErr w:type="spellStart"/>
      <w:r w:rsidR="00EC0861" w:rsidRPr="00D329EC">
        <w:rPr>
          <w:lang w:val="ru-RU"/>
        </w:rPr>
        <w:t>astralecho</w:t>
      </w:r>
      <w:proofErr w:type="spellEnd"/>
      <w:r w:rsidR="00EC0861" w:rsidRPr="00D329EC">
        <w:rPr>
          <w:lang w:val="ru-RU"/>
        </w:rPr>
        <w:t xml:space="preserve">] </w:t>
      </w:r>
      <w:r w:rsidRPr="00D329EC">
        <w:rPr>
          <w:lang w:val="ru-RU"/>
        </w:rPr>
        <w:t xml:space="preserve">→ 0.4 </w:t>
      </w:r>
      <w:r w:rsidR="00EC0861" w:rsidRPr="00D329EC">
        <w:rPr>
          <w:lang w:val="ru-RU"/>
        </w:rPr>
        <w:t>[</w:t>
      </w:r>
      <w:proofErr w:type="spellStart"/>
      <w:r w:rsidR="00EC0861" w:rsidRPr="00D329EC">
        <w:rPr>
          <w:lang w:val="ru-RU"/>
        </w:rPr>
        <w:t>astralecho</w:t>
      </w:r>
      <w:proofErr w:type="spellEnd"/>
      <w:r w:rsidR="00EC0861" w:rsidRPr="00D329EC">
        <w:rPr>
          <w:lang w:val="ru-RU"/>
        </w:rPr>
        <w:t xml:space="preserve">] </w:t>
      </w:r>
      <w:r w:rsidRPr="00D329EC">
        <w:rPr>
          <w:lang w:val="ru-RU"/>
        </w:rPr>
        <w:t xml:space="preserve">(необходимо в два раза больше </w:t>
      </w:r>
      <w:r w:rsidR="00D329EC" w:rsidRPr="00D329EC">
        <w:rPr>
          <w:lang w:val="ru-RU"/>
        </w:rPr>
        <w:t>[</w:t>
      </w:r>
      <w:proofErr w:type="spellStart"/>
      <w:r w:rsidR="00D329EC" w:rsidRPr="00D329EC">
        <w:rPr>
          <w:lang w:val="ru-RU"/>
        </w:rPr>
        <w:t>astralecho</w:t>
      </w:r>
      <w:proofErr w:type="spellEnd"/>
      <w:r w:rsidR="00D329EC" w:rsidRPr="00D329EC">
        <w:rPr>
          <w:lang w:val="ru-RU"/>
        </w:rPr>
        <w:t>]</w:t>
      </w:r>
      <w:r w:rsidRPr="00D329EC">
        <w:rPr>
          <w:lang w:val="ru-RU"/>
        </w:rPr>
        <w:t>)</w:t>
      </w:r>
    </w:p>
    <w:p w14:paraId="79E84BB7" w14:textId="0567A371" w:rsidR="00D329EC" w:rsidRDefault="00124A87">
      <w:pPr>
        <w:pStyle w:val="a9"/>
        <w:numPr>
          <w:ilvl w:val="0"/>
          <w:numId w:val="55"/>
        </w:numPr>
        <w:rPr>
          <w:lang w:val="ru-RU"/>
        </w:rPr>
      </w:pPr>
      <w:r w:rsidRPr="00124A87">
        <w:rPr>
          <w:lang w:val="ru-RU"/>
        </w:rPr>
        <w:t xml:space="preserve">Юнит - </w:t>
      </w:r>
      <w:proofErr w:type="spellStart"/>
      <w:r w:rsidRPr="00124A87">
        <w:rPr>
          <w:lang w:val="ru-RU"/>
        </w:rPr>
        <w:t>Призыватель</w:t>
      </w:r>
      <w:proofErr w:type="spellEnd"/>
      <w:r w:rsidRPr="00124A87">
        <w:rPr>
          <w:lang w:val="ru-RU"/>
        </w:rPr>
        <w:t xml:space="preserve"> </w:t>
      </w:r>
      <w:proofErr w:type="spellStart"/>
      <w:r w:rsidRPr="00124A87">
        <w:rPr>
          <w:lang w:val="ru-RU"/>
        </w:rPr>
        <w:t>Т3</w:t>
      </w:r>
      <w:proofErr w:type="spellEnd"/>
      <w:r w:rsidRPr="00124A87">
        <w:rPr>
          <w:lang w:val="ru-RU"/>
        </w:rPr>
        <w:t xml:space="preserve"> (</w:t>
      </w:r>
      <w:proofErr w:type="spellStart"/>
      <w:r w:rsidRPr="00124A87">
        <w:rPr>
          <w:lang w:val="ru-RU"/>
        </w:rPr>
        <w:t>Summoner</w:t>
      </w:r>
      <w:proofErr w:type="spellEnd"/>
      <w:r w:rsidRPr="00124A87">
        <w:rPr>
          <w:lang w:val="ru-RU"/>
        </w:rPr>
        <w:t>)</w:t>
      </w:r>
    </w:p>
    <w:p w14:paraId="43885A2F" w14:textId="73F5E822" w:rsidR="00D329EC" w:rsidRDefault="00124A87">
      <w:pPr>
        <w:pStyle w:val="a9"/>
        <w:numPr>
          <w:ilvl w:val="1"/>
          <w:numId w:val="55"/>
        </w:numPr>
        <w:rPr>
          <w:lang w:val="ru-RU"/>
        </w:rPr>
      </w:pPr>
      <w:r w:rsidRPr="00D329EC">
        <w:rPr>
          <w:lang w:val="ru-RU"/>
        </w:rPr>
        <w:t xml:space="preserve">Активная способность - Призыв духов (Spirit </w:t>
      </w:r>
      <w:proofErr w:type="spellStart"/>
      <w:r w:rsidRPr="00D329EC">
        <w:rPr>
          <w:lang w:val="ru-RU"/>
        </w:rPr>
        <w:t>Summon</w:t>
      </w:r>
      <w:proofErr w:type="spellEnd"/>
      <w:r w:rsidRPr="00D329EC">
        <w:rPr>
          <w:lang w:val="ru-RU"/>
        </w:rPr>
        <w:t>)</w:t>
      </w:r>
    </w:p>
    <w:p w14:paraId="5FD58071" w14:textId="77777777" w:rsidR="00D329EC" w:rsidRDefault="00124A87">
      <w:pPr>
        <w:pStyle w:val="a9"/>
        <w:numPr>
          <w:ilvl w:val="2"/>
          <w:numId w:val="55"/>
        </w:numPr>
        <w:rPr>
          <w:lang w:val="ru-RU"/>
        </w:rPr>
      </w:pPr>
      <w:r w:rsidRPr="00D329EC">
        <w:rPr>
          <w:lang w:val="ru-RU"/>
        </w:rPr>
        <w:t>Теперь полное действие (оставить одно очко)</w:t>
      </w:r>
      <w:r w:rsidR="005727FA" w:rsidRPr="00D329EC">
        <w:rPr>
          <w:lang w:val="ru-RU"/>
        </w:rPr>
        <w:t xml:space="preserve"> (Full Action </w:t>
      </w:r>
      <w:proofErr w:type="spellStart"/>
      <w:r w:rsidR="005727FA" w:rsidRPr="00D329EC">
        <w:rPr>
          <w:lang w:val="ru-RU"/>
        </w:rPr>
        <w:t>Continue</w:t>
      </w:r>
      <w:proofErr w:type="spellEnd"/>
      <w:r w:rsidR="005727FA" w:rsidRPr="00D329EC">
        <w:rPr>
          <w:lang w:val="ru-RU"/>
        </w:rPr>
        <w:t>)</w:t>
      </w:r>
    </w:p>
    <w:p w14:paraId="06934F8D" w14:textId="5C7660C2" w:rsidR="00D329EC" w:rsidRDefault="00C75078">
      <w:pPr>
        <w:pStyle w:val="a9"/>
        <w:numPr>
          <w:ilvl w:val="2"/>
          <w:numId w:val="55"/>
        </w:numPr>
        <w:rPr>
          <w:lang w:val="ru-RU"/>
        </w:rPr>
      </w:pPr>
      <w:r>
        <w:rPr>
          <w:lang w:val="ru-RU"/>
        </w:rPr>
        <w:lastRenderedPageBreak/>
        <w:t>Уменьшена д</w:t>
      </w:r>
      <w:r w:rsidR="00251537">
        <w:rPr>
          <w:lang w:val="ru-RU"/>
        </w:rPr>
        <w:t>альность</w:t>
      </w:r>
      <w:r>
        <w:rPr>
          <w:lang w:val="ru-RU"/>
        </w:rPr>
        <w:t xml:space="preserve"> применения</w:t>
      </w:r>
      <w:r w:rsidR="00124A87" w:rsidRPr="00D329EC">
        <w:rPr>
          <w:lang w:val="ru-RU"/>
        </w:rPr>
        <w:t xml:space="preserve"> 3 → 2</w:t>
      </w:r>
      <w:r w:rsidR="009B3622" w:rsidRPr="00D329EC">
        <w:rPr>
          <w:lang w:val="ru-RU"/>
        </w:rPr>
        <w:t xml:space="preserve"> </w:t>
      </w:r>
      <w:r w:rsidR="009B3622" w:rsidRPr="00C000D1">
        <w:t>[range]</w:t>
      </w:r>
    </w:p>
    <w:p w14:paraId="4EFF69BB" w14:textId="42FD32D1" w:rsidR="00124A87" w:rsidRDefault="00124A87">
      <w:pPr>
        <w:pStyle w:val="a9"/>
        <w:numPr>
          <w:ilvl w:val="2"/>
          <w:numId w:val="55"/>
        </w:numPr>
        <w:rPr>
          <w:lang w:val="ru-RU"/>
        </w:rPr>
      </w:pPr>
      <w:r w:rsidRPr="00D329EC">
        <w:rPr>
          <w:lang w:val="ru-RU"/>
        </w:rPr>
        <w:t>Теперь блокируется во вражеской зоне контроля</w:t>
      </w:r>
    </w:p>
    <w:p w14:paraId="41D37F9F" w14:textId="7043241B" w:rsidR="0089563A" w:rsidRPr="0089563A" w:rsidRDefault="007E25E7" w:rsidP="0089563A">
      <w:pPr>
        <w:pStyle w:val="31"/>
      </w:pPr>
      <w:r w:rsidRPr="007E25E7">
        <w:t>[</w:t>
      </w:r>
      <w:proofErr w:type="spellStart"/>
      <w:r w:rsidRPr="007E25E7">
        <w:t>schoolpotential</w:t>
      </w:r>
      <w:proofErr w:type="spellEnd"/>
      <w:r w:rsidRPr="007E25E7">
        <w:t xml:space="preserve">] </w:t>
      </w:r>
      <w:proofErr w:type="spellStart"/>
      <w:r w:rsidR="00A249E5" w:rsidRPr="00A249E5">
        <w:t>Мистики</w:t>
      </w:r>
      <w:proofErr w:type="spellEnd"/>
      <w:r w:rsidR="00A249E5" w:rsidRPr="00A249E5">
        <w:t xml:space="preserve"> </w:t>
      </w:r>
      <w:r w:rsidR="00C220ED">
        <w:t>-</w:t>
      </w:r>
      <w:r w:rsidR="00A249E5" w:rsidRPr="00A249E5">
        <w:t xml:space="preserve"> </w:t>
      </w:r>
      <w:proofErr w:type="spellStart"/>
      <w:r w:rsidR="00A249E5" w:rsidRPr="00A249E5">
        <w:t>Школа</w:t>
      </w:r>
      <w:proofErr w:type="spellEnd"/>
      <w:r w:rsidR="00A249E5" w:rsidRPr="00A249E5">
        <w:t xml:space="preserve"> </w:t>
      </w:r>
      <w:proofErr w:type="spellStart"/>
      <w:r w:rsidR="00A249E5" w:rsidRPr="00A249E5">
        <w:t>потенциала</w:t>
      </w:r>
      <w:proofErr w:type="spellEnd"/>
      <w:r w:rsidR="00A249E5" w:rsidRPr="00A249E5">
        <w:t xml:space="preserve"> (</w:t>
      </w:r>
      <w:r w:rsidR="00A249E5" w:rsidRPr="00713C33">
        <w:t>Mystic</w:t>
      </w:r>
      <w:r w:rsidR="00A249E5" w:rsidRPr="00830EAF">
        <w:t xml:space="preserve"> - </w:t>
      </w:r>
      <w:r w:rsidR="00A249E5" w:rsidRPr="005727FA">
        <w:t>School of</w:t>
      </w:r>
      <w:r w:rsidR="00A249E5" w:rsidRPr="00A249E5">
        <w:t xml:space="preserve"> Potential)</w:t>
      </w:r>
    </w:p>
    <w:p w14:paraId="1B8D417F" w14:textId="3BD7687F" w:rsidR="00F32E02" w:rsidRDefault="0089563A">
      <w:pPr>
        <w:pStyle w:val="a9"/>
        <w:numPr>
          <w:ilvl w:val="0"/>
          <w:numId w:val="62"/>
        </w:numPr>
        <w:rPr>
          <w:lang w:val="ru-RU"/>
        </w:rPr>
      </w:pPr>
      <w:r w:rsidRPr="0089563A">
        <w:rPr>
          <w:lang w:val="ru-RU"/>
        </w:rPr>
        <w:t>Заклинание для города - Магические изыскания (</w:t>
      </w:r>
      <w:proofErr w:type="spellStart"/>
      <w:r w:rsidRPr="0089563A">
        <w:rPr>
          <w:lang w:val="ru-RU"/>
        </w:rPr>
        <w:t>Arcane</w:t>
      </w:r>
      <w:proofErr w:type="spellEnd"/>
      <w:r w:rsidRPr="0089563A">
        <w:rPr>
          <w:lang w:val="ru-RU"/>
        </w:rPr>
        <w:t xml:space="preserve"> Studies)</w:t>
      </w:r>
    </w:p>
    <w:p w14:paraId="6DC5E543" w14:textId="6A0F7380" w:rsidR="00F32E02" w:rsidRPr="006E6F44" w:rsidRDefault="0089563A">
      <w:pPr>
        <w:pStyle w:val="a9"/>
        <w:numPr>
          <w:ilvl w:val="1"/>
          <w:numId w:val="62"/>
        </w:numPr>
        <w:rPr>
          <w:lang w:val="ru-RU"/>
        </w:rPr>
      </w:pPr>
      <w:r w:rsidRPr="00F32E02">
        <w:rPr>
          <w:lang w:val="ru-RU"/>
        </w:rPr>
        <w:t xml:space="preserve">длительность заклинания 10 </w:t>
      </w:r>
      <w:r w:rsidR="00CA0B82" w:rsidRPr="00CA0B82">
        <w:rPr>
          <w:lang w:val="ru-RU"/>
        </w:rPr>
        <w:t>[</w:t>
      </w:r>
      <w:proofErr w:type="spellStart"/>
      <w:r w:rsidR="00CA0B82" w:rsidRPr="00CA0B82">
        <w:rPr>
          <w:lang w:val="ru-RU"/>
        </w:rPr>
        <w:t>turn</w:t>
      </w:r>
      <w:proofErr w:type="spellEnd"/>
      <w:r w:rsidR="00CA0B82" w:rsidRPr="00CA0B82">
        <w:rPr>
          <w:lang w:val="ru-RU"/>
        </w:rPr>
        <w:t>]</w:t>
      </w:r>
      <w:r w:rsidR="00CA0B82">
        <w:rPr>
          <w:lang w:val="ru-RU"/>
        </w:rPr>
        <w:t xml:space="preserve"> </w:t>
      </w:r>
      <w:r w:rsidRPr="00F32E02">
        <w:rPr>
          <w:lang w:val="ru-RU"/>
        </w:rPr>
        <w:t>→ бесконечно</w:t>
      </w:r>
    </w:p>
    <w:p w14:paraId="690253A3" w14:textId="0CC5DBBF" w:rsidR="006E6F44" w:rsidRDefault="009738BE" w:rsidP="006E6F44">
      <w:pPr>
        <w:pStyle w:val="a9"/>
        <w:numPr>
          <w:ilvl w:val="0"/>
          <w:numId w:val="62"/>
        </w:numPr>
        <w:rPr>
          <w:lang w:val="ru-RU"/>
        </w:rPr>
      </w:pPr>
      <w:r>
        <w:rPr>
          <w:lang w:val="ru-RU"/>
        </w:rPr>
        <w:t xml:space="preserve">Фракционная </w:t>
      </w:r>
      <w:r w:rsidR="00561677" w:rsidRPr="00124A87">
        <w:rPr>
          <w:lang w:val="ru-RU"/>
        </w:rPr>
        <w:t xml:space="preserve">способность </w:t>
      </w:r>
      <w:r w:rsidR="001D3D64">
        <w:rPr>
          <w:lang w:val="ru-RU"/>
        </w:rPr>
        <w:t>-</w:t>
      </w:r>
      <w:r>
        <w:rPr>
          <w:lang w:val="ru-RU"/>
        </w:rPr>
        <w:t xml:space="preserve"> </w:t>
      </w:r>
      <w:r w:rsidR="00AB077F">
        <w:rPr>
          <w:lang w:val="ru-RU"/>
        </w:rPr>
        <w:t>Магическое вдохновение</w:t>
      </w:r>
      <w:r w:rsidR="005678E3">
        <w:rPr>
          <w:lang w:val="ru-RU"/>
        </w:rPr>
        <w:t xml:space="preserve"> (</w:t>
      </w:r>
      <w:proofErr w:type="spellStart"/>
      <w:r w:rsidR="00A95ECA" w:rsidRPr="00A95ECA">
        <w:rPr>
          <w:lang w:val="ru-RU"/>
        </w:rPr>
        <w:t>Arcane</w:t>
      </w:r>
      <w:proofErr w:type="spellEnd"/>
      <w:r w:rsidR="00A95ECA" w:rsidRPr="00A95ECA">
        <w:rPr>
          <w:lang w:val="ru-RU"/>
        </w:rPr>
        <w:t xml:space="preserve"> </w:t>
      </w:r>
      <w:proofErr w:type="spellStart"/>
      <w:r w:rsidR="00A95ECA" w:rsidRPr="00A95ECA">
        <w:rPr>
          <w:lang w:val="ru-RU"/>
        </w:rPr>
        <w:t>Inspiration</w:t>
      </w:r>
      <w:proofErr w:type="spellEnd"/>
      <w:r w:rsidR="005678E3">
        <w:rPr>
          <w:lang w:val="ru-RU"/>
        </w:rPr>
        <w:t>)</w:t>
      </w:r>
    </w:p>
    <w:p w14:paraId="7485D660" w14:textId="2BA89F14" w:rsidR="009738BE" w:rsidRDefault="00A95ECA" w:rsidP="009738BE">
      <w:pPr>
        <w:pStyle w:val="a9"/>
        <w:numPr>
          <w:ilvl w:val="1"/>
          <w:numId w:val="62"/>
        </w:numPr>
        <w:rPr>
          <w:lang w:val="ru-RU"/>
        </w:rPr>
      </w:pPr>
      <w:r>
        <w:rPr>
          <w:lang w:val="ru-RU"/>
        </w:rPr>
        <w:t>Дополни</w:t>
      </w:r>
      <w:r w:rsidR="00C22009">
        <w:rPr>
          <w:lang w:val="ru-RU"/>
        </w:rPr>
        <w:t xml:space="preserve">тельно не распространяется на заклинания с типом: </w:t>
      </w:r>
      <w:r w:rsidR="009738BE" w:rsidRPr="00C22009">
        <w:rPr>
          <w:lang w:val="ru-RU"/>
        </w:rPr>
        <w:t>Постоянное заклинание для мира</w:t>
      </w:r>
      <w:r w:rsidR="00152230">
        <w:rPr>
          <w:lang w:val="ru-RU"/>
        </w:rPr>
        <w:t xml:space="preserve"> (</w:t>
      </w:r>
      <w:proofErr w:type="spellStart"/>
      <w:r w:rsidR="00152230" w:rsidRPr="00152230">
        <w:rPr>
          <w:lang w:val="ru-RU"/>
        </w:rPr>
        <w:t>Sustained</w:t>
      </w:r>
      <w:proofErr w:type="spellEnd"/>
      <w:r w:rsidR="00152230" w:rsidRPr="00152230">
        <w:rPr>
          <w:lang w:val="ru-RU"/>
        </w:rPr>
        <w:t xml:space="preserve"> World </w:t>
      </w:r>
      <w:proofErr w:type="spellStart"/>
      <w:r w:rsidR="00152230" w:rsidRPr="00152230">
        <w:rPr>
          <w:lang w:val="ru-RU"/>
        </w:rPr>
        <w:t>Spell</w:t>
      </w:r>
      <w:proofErr w:type="spellEnd"/>
      <w:r w:rsidR="00152230">
        <w:rPr>
          <w:lang w:val="ru-RU"/>
        </w:rPr>
        <w:t>)</w:t>
      </w:r>
    </w:p>
    <w:p w14:paraId="71ED4980" w14:textId="51D0ABA0" w:rsidR="00F32E02" w:rsidRDefault="0089563A" w:rsidP="00340BEA">
      <w:pPr>
        <w:pStyle w:val="a9"/>
        <w:numPr>
          <w:ilvl w:val="1"/>
          <w:numId w:val="62"/>
        </w:numPr>
        <w:rPr>
          <w:lang w:val="ru-RU"/>
        </w:rPr>
      </w:pPr>
      <w:r w:rsidRPr="00F32E02">
        <w:rPr>
          <w:lang w:val="ru-RU"/>
        </w:rPr>
        <w:t>Глобальные эффекты высвобождения потенциала заклинаний</w:t>
      </w:r>
    </w:p>
    <w:p w14:paraId="19C58568" w14:textId="378F734A" w:rsidR="00F32E02" w:rsidRDefault="0089563A" w:rsidP="00340BEA">
      <w:pPr>
        <w:pStyle w:val="a9"/>
        <w:numPr>
          <w:ilvl w:val="2"/>
          <w:numId w:val="62"/>
        </w:numPr>
        <w:rPr>
          <w:lang w:val="ru-RU"/>
        </w:rPr>
      </w:pPr>
      <w:r w:rsidRPr="00F32E02">
        <w:rPr>
          <w:lang w:val="ru-RU"/>
        </w:rPr>
        <w:t>Потенциал эффективности (</w:t>
      </w:r>
      <w:proofErr w:type="spellStart"/>
      <w:r w:rsidRPr="00F32E02">
        <w:rPr>
          <w:lang w:val="ru-RU"/>
        </w:rPr>
        <w:t>Potential</w:t>
      </w:r>
      <w:proofErr w:type="spellEnd"/>
      <w:r w:rsidRPr="00F32E02">
        <w:rPr>
          <w:lang w:val="ru-RU"/>
        </w:rPr>
        <w:t xml:space="preserve"> </w:t>
      </w:r>
      <w:proofErr w:type="spellStart"/>
      <w:r w:rsidRPr="00F32E02">
        <w:rPr>
          <w:lang w:val="ru-RU"/>
        </w:rPr>
        <w:t>of</w:t>
      </w:r>
      <w:proofErr w:type="spellEnd"/>
      <w:r w:rsidRPr="00F32E02">
        <w:rPr>
          <w:lang w:val="ru-RU"/>
        </w:rPr>
        <w:t xml:space="preserve"> </w:t>
      </w:r>
      <w:proofErr w:type="spellStart"/>
      <w:r w:rsidRPr="00F32E02">
        <w:rPr>
          <w:lang w:val="ru-RU"/>
        </w:rPr>
        <w:t>Efficiency</w:t>
      </w:r>
      <w:proofErr w:type="spellEnd"/>
      <w:r w:rsidRPr="00F32E02">
        <w:rPr>
          <w:lang w:val="ru-RU"/>
        </w:rPr>
        <w:t xml:space="preserve">): </w:t>
      </w:r>
      <w:r w:rsidR="0056792D">
        <w:rPr>
          <w:lang w:val="ru-RU"/>
        </w:rPr>
        <w:t>5</w:t>
      </w:r>
      <w:r w:rsidRPr="00F32E02">
        <w:rPr>
          <w:lang w:val="ru-RU"/>
        </w:rPr>
        <w:t xml:space="preserve"> </w:t>
      </w:r>
      <w:r w:rsidR="00A73D80" w:rsidRPr="00A73D80">
        <w:rPr>
          <w:lang w:val="ru-RU"/>
        </w:rPr>
        <w:t>[</w:t>
      </w:r>
      <w:proofErr w:type="spellStart"/>
      <w:r w:rsidR="00A73D80" w:rsidRPr="00A73D80">
        <w:rPr>
          <w:lang w:val="ru-RU"/>
        </w:rPr>
        <w:t>mana</w:t>
      </w:r>
      <w:proofErr w:type="spellEnd"/>
      <w:r w:rsidR="00A73D80" w:rsidRPr="00A73D80">
        <w:rPr>
          <w:lang w:val="ru-RU"/>
        </w:rPr>
        <w:t>]</w:t>
      </w:r>
      <w:r w:rsidR="00A73D80">
        <w:rPr>
          <w:lang w:val="ru-RU"/>
        </w:rPr>
        <w:t xml:space="preserve"> </w:t>
      </w:r>
      <w:r w:rsidRPr="00F32E02">
        <w:rPr>
          <w:lang w:val="ru-RU"/>
        </w:rPr>
        <w:t>в каждом городе</w:t>
      </w:r>
    </w:p>
    <w:p w14:paraId="38866F70" w14:textId="7A428516" w:rsidR="0089563A" w:rsidRDefault="0089563A" w:rsidP="00340BEA">
      <w:pPr>
        <w:pStyle w:val="a9"/>
        <w:numPr>
          <w:ilvl w:val="2"/>
          <w:numId w:val="62"/>
        </w:numPr>
        <w:rPr>
          <w:lang w:val="ru-RU"/>
        </w:rPr>
      </w:pPr>
      <w:r w:rsidRPr="00F32E02">
        <w:rPr>
          <w:lang w:val="ru-RU"/>
        </w:rPr>
        <w:t>Потенциал позолоты (</w:t>
      </w:r>
      <w:proofErr w:type="spellStart"/>
      <w:r w:rsidRPr="00F32E02">
        <w:rPr>
          <w:lang w:val="ru-RU"/>
        </w:rPr>
        <w:t>Potential</w:t>
      </w:r>
      <w:proofErr w:type="spellEnd"/>
      <w:r w:rsidRPr="00F32E02">
        <w:rPr>
          <w:lang w:val="ru-RU"/>
        </w:rPr>
        <w:t xml:space="preserve"> </w:t>
      </w:r>
      <w:proofErr w:type="spellStart"/>
      <w:r w:rsidRPr="00F32E02">
        <w:rPr>
          <w:lang w:val="ru-RU"/>
        </w:rPr>
        <w:t>of</w:t>
      </w:r>
      <w:proofErr w:type="spellEnd"/>
      <w:r w:rsidRPr="00F32E02">
        <w:rPr>
          <w:lang w:val="ru-RU"/>
        </w:rPr>
        <w:t xml:space="preserve"> </w:t>
      </w:r>
      <w:proofErr w:type="spellStart"/>
      <w:r w:rsidRPr="00F32E02">
        <w:rPr>
          <w:lang w:val="ru-RU"/>
        </w:rPr>
        <w:t>Gilding</w:t>
      </w:r>
      <w:proofErr w:type="spellEnd"/>
      <w:r w:rsidRPr="00F32E02">
        <w:rPr>
          <w:lang w:val="ru-RU"/>
        </w:rPr>
        <w:t xml:space="preserve">): </w:t>
      </w:r>
      <w:r w:rsidR="0056792D">
        <w:rPr>
          <w:lang w:val="ru-RU"/>
        </w:rPr>
        <w:t>5</w:t>
      </w:r>
      <w:r w:rsidRPr="00F32E02">
        <w:rPr>
          <w:lang w:val="ru-RU"/>
        </w:rPr>
        <w:t xml:space="preserve"> </w:t>
      </w:r>
      <w:r w:rsidR="004E3561" w:rsidRPr="004E3561">
        <w:rPr>
          <w:lang w:val="ru-RU"/>
        </w:rPr>
        <w:t>[</w:t>
      </w:r>
      <w:proofErr w:type="spellStart"/>
      <w:r w:rsidR="004E3561" w:rsidRPr="004E3561">
        <w:rPr>
          <w:lang w:val="ru-RU"/>
        </w:rPr>
        <w:t>gold</w:t>
      </w:r>
      <w:proofErr w:type="spellEnd"/>
      <w:r w:rsidR="004E3561" w:rsidRPr="004E3561">
        <w:rPr>
          <w:lang w:val="ru-RU"/>
        </w:rPr>
        <w:t>]</w:t>
      </w:r>
      <w:r w:rsidR="004E3561">
        <w:rPr>
          <w:lang w:val="ru-RU"/>
        </w:rPr>
        <w:t xml:space="preserve"> </w:t>
      </w:r>
      <w:r w:rsidRPr="00F32E02">
        <w:rPr>
          <w:lang w:val="ru-RU"/>
        </w:rPr>
        <w:t>в каждом городе</w:t>
      </w:r>
    </w:p>
    <w:p w14:paraId="70E439DF" w14:textId="68EFD207" w:rsidR="00F32E02" w:rsidRDefault="00F32E02">
      <w:pPr>
        <w:pStyle w:val="a9"/>
        <w:numPr>
          <w:ilvl w:val="0"/>
          <w:numId w:val="62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="00613162" w:rsidRPr="00613162">
        <w:t>Чароплёт</w:t>
      </w:r>
      <w:proofErr w:type="spellEnd"/>
      <w:r w:rsidR="00613162" w:rsidRPr="00613162">
        <w:rPr>
          <w:lang w:val="ru-RU"/>
        </w:rPr>
        <w:t xml:space="preserve"> </w:t>
      </w:r>
      <w:proofErr w:type="spellStart"/>
      <w:r>
        <w:rPr>
          <w:lang w:val="ru-RU"/>
        </w:rPr>
        <w:t>Т3</w:t>
      </w:r>
      <w:proofErr w:type="spellEnd"/>
      <w:r w:rsidR="00613162">
        <w:rPr>
          <w:lang w:val="ru-RU"/>
        </w:rPr>
        <w:t xml:space="preserve"> (</w:t>
      </w:r>
      <w:proofErr w:type="spellStart"/>
      <w:r w:rsidR="00C742DA" w:rsidRPr="00C742DA">
        <w:rPr>
          <w:lang w:val="ru-RU"/>
        </w:rPr>
        <w:t>Spellweaver</w:t>
      </w:r>
      <w:proofErr w:type="spellEnd"/>
      <w:r w:rsidR="00613162">
        <w:rPr>
          <w:lang w:val="ru-RU"/>
        </w:rPr>
        <w:t>)</w:t>
      </w:r>
    </w:p>
    <w:p w14:paraId="0C82BF35" w14:textId="25590F73" w:rsidR="00C742DA" w:rsidRPr="00C742DA" w:rsidRDefault="00C742DA">
      <w:pPr>
        <w:pStyle w:val="a9"/>
        <w:numPr>
          <w:ilvl w:val="1"/>
          <w:numId w:val="62"/>
        </w:numPr>
        <w:rPr>
          <w:lang w:val="ru-RU"/>
        </w:rPr>
      </w:pPr>
      <w:r>
        <w:rPr>
          <w:lang w:val="ru-RU"/>
        </w:rPr>
        <w:t>Активная с</w:t>
      </w:r>
      <w:r w:rsidRPr="00C742DA">
        <w:rPr>
          <w:lang w:val="ru-RU"/>
        </w:rPr>
        <w:t>пособность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C742DA">
        <w:rPr>
          <w:lang w:val="ru-RU"/>
        </w:rPr>
        <w:t xml:space="preserve"> Источник диссонанса (</w:t>
      </w:r>
      <w:proofErr w:type="spellStart"/>
      <w:r w:rsidRPr="00C742DA">
        <w:rPr>
          <w:lang w:val="ru-RU"/>
        </w:rPr>
        <w:t>Dissonant</w:t>
      </w:r>
      <w:proofErr w:type="spellEnd"/>
      <w:r w:rsidRPr="00C742DA">
        <w:rPr>
          <w:lang w:val="ru-RU"/>
        </w:rPr>
        <w:t xml:space="preserve"> </w:t>
      </w:r>
      <w:proofErr w:type="spellStart"/>
      <w:r w:rsidRPr="00C742DA">
        <w:rPr>
          <w:lang w:val="ru-RU"/>
        </w:rPr>
        <w:t>Weave</w:t>
      </w:r>
      <w:proofErr w:type="spellEnd"/>
      <w:r w:rsidRPr="00C742DA">
        <w:rPr>
          <w:lang w:val="ru-RU"/>
        </w:rPr>
        <w:t>)</w:t>
      </w:r>
    </w:p>
    <w:p w14:paraId="181A1A8A" w14:textId="77777777" w:rsidR="00C704CF" w:rsidRDefault="00C704CF">
      <w:pPr>
        <w:pStyle w:val="a9"/>
        <w:numPr>
          <w:ilvl w:val="2"/>
          <w:numId w:val="62"/>
        </w:numPr>
        <w:rPr>
          <w:lang w:val="ru-RU"/>
        </w:rPr>
      </w:pPr>
      <w:r w:rsidRPr="00C704CF">
        <w:rPr>
          <w:lang w:val="ru-RU"/>
        </w:rPr>
        <w:t>Теперь п</w:t>
      </w:r>
      <w:r w:rsidR="00C742DA" w:rsidRPr="00C704CF">
        <w:rPr>
          <w:lang w:val="ru-RU"/>
        </w:rPr>
        <w:t>оражает одного юнита и два дополнительно в радиусе 3 по цепочке.</w:t>
      </w:r>
    </w:p>
    <w:p w14:paraId="1D10A212" w14:textId="556829D8" w:rsidR="00C742DA" w:rsidRDefault="00C742DA">
      <w:pPr>
        <w:pStyle w:val="a9"/>
        <w:numPr>
          <w:ilvl w:val="2"/>
          <w:numId w:val="62"/>
        </w:numPr>
        <w:rPr>
          <w:lang w:val="ru-RU"/>
        </w:rPr>
      </w:pPr>
      <w:r w:rsidRPr="00C704CF">
        <w:rPr>
          <w:lang w:val="ru-RU"/>
        </w:rPr>
        <w:t>На чемпионе поражает дополнительно еще 2 юнита</w:t>
      </w:r>
    </w:p>
    <w:p w14:paraId="56EF39A3" w14:textId="097FBE61" w:rsidR="00E85D9D" w:rsidRPr="00E17FAC" w:rsidRDefault="00D35C7E" w:rsidP="00D35C7E">
      <w:pPr>
        <w:pStyle w:val="21"/>
      </w:pPr>
      <w:r w:rsidRPr="00D35C7E">
        <w:t>[</w:t>
      </w:r>
      <w:proofErr w:type="spellStart"/>
      <w:r w:rsidRPr="00D35C7E">
        <w:t>culturedark</w:t>
      </w:r>
      <w:proofErr w:type="spellEnd"/>
      <w:r w:rsidRPr="00D35C7E">
        <w:t xml:space="preserve">] </w:t>
      </w:r>
      <w:r w:rsidRPr="00D35C7E">
        <w:rPr>
          <w:lang w:val="ru-RU"/>
        </w:rPr>
        <w:t>Тьма</w:t>
      </w:r>
      <w:r w:rsidRPr="00D35C7E">
        <w:t xml:space="preserve"> (Dark)</w:t>
      </w:r>
    </w:p>
    <w:p w14:paraId="7137CAE7" w14:textId="3E64BF1C" w:rsidR="00D35C7E" w:rsidRPr="00E17FAC" w:rsidRDefault="00D548F3" w:rsidP="00B91021">
      <w:pPr>
        <w:pStyle w:val="31"/>
      </w:pPr>
      <w:r w:rsidRPr="00B91021">
        <w:t>[</w:t>
      </w:r>
      <w:proofErr w:type="spellStart"/>
      <w:r w:rsidRPr="00B91021">
        <w:t>culttyranny</w:t>
      </w:r>
      <w:proofErr w:type="spellEnd"/>
      <w:r w:rsidRPr="00B91021">
        <w:t xml:space="preserve">] </w:t>
      </w:r>
      <w:r w:rsidRPr="00D548F3">
        <w:rPr>
          <w:lang w:val="ru-RU"/>
        </w:rPr>
        <w:t>Тьма</w:t>
      </w:r>
      <w:r w:rsidRPr="00B91021">
        <w:t xml:space="preserve"> </w:t>
      </w:r>
      <w:r w:rsidR="005D39CD">
        <w:t>-</w:t>
      </w:r>
      <w:r w:rsidRPr="00B91021">
        <w:t xml:space="preserve"> </w:t>
      </w:r>
      <w:r w:rsidR="00B91021">
        <w:rPr>
          <w:lang w:val="ru-RU"/>
        </w:rPr>
        <w:t>Культ</w:t>
      </w:r>
      <w:r w:rsidR="00B91021" w:rsidRPr="00B91021">
        <w:t xml:space="preserve"> </w:t>
      </w:r>
      <w:r w:rsidR="00B91021">
        <w:rPr>
          <w:lang w:val="ru-RU"/>
        </w:rPr>
        <w:t>Тирании</w:t>
      </w:r>
      <w:r w:rsidR="00B91021" w:rsidRPr="00B91021">
        <w:t xml:space="preserve"> (</w:t>
      </w:r>
      <w:r w:rsidR="00B91021" w:rsidRPr="00D35C7E">
        <w:t>Dark</w:t>
      </w:r>
      <w:r w:rsidR="00B91021" w:rsidRPr="00B91021">
        <w:t xml:space="preserve"> </w:t>
      </w:r>
      <w:r w:rsidR="005D39CD">
        <w:t>-</w:t>
      </w:r>
      <w:r w:rsidR="00B91021" w:rsidRPr="00B91021">
        <w:t xml:space="preserve"> Cult of Tyranny)</w:t>
      </w:r>
    </w:p>
    <w:p w14:paraId="7CE9B9D5" w14:textId="575A354E" w:rsidR="00B91021" w:rsidRDefault="00DF4579">
      <w:pPr>
        <w:pStyle w:val="ae"/>
        <w:numPr>
          <w:ilvl w:val="0"/>
          <w:numId w:val="63"/>
        </w:numPr>
        <w:rPr>
          <w:lang w:val="ru-RU"/>
        </w:rPr>
      </w:pPr>
      <w:r>
        <w:rPr>
          <w:lang w:val="ru-RU"/>
        </w:rPr>
        <w:t xml:space="preserve">Фракционная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A547E3" w:rsidRPr="00A547E3">
        <w:rPr>
          <w:lang w:val="ru-RU"/>
        </w:rPr>
        <w:t xml:space="preserve">Поиск слабого места </w:t>
      </w:r>
      <w:r w:rsidR="006C69C0">
        <w:rPr>
          <w:lang w:val="ru-RU"/>
        </w:rPr>
        <w:t>(</w:t>
      </w:r>
      <w:r w:rsidR="00F74C15" w:rsidRPr="00F74C15">
        <w:t>Exploit</w:t>
      </w:r>
      <w:r w:rsidR="00F74C15" w:rsidRPr="00A547E3">
        <w:rPr>
          <w:lang w:val="ru-RU"/>
        </w:rPr>
        <w:t xml:space="preserve"> </w:t>
      </w:r>
      <w:r w:rsidR="00F74C15" w:rsidRPr="00F74C15">
        <w:t>Vulnerability</w:t>
      </w:r>
      <w:r w:rsidR="006C69C0">
        <w:rPr>
          <w:lang w:val="ru-RU"/>
        </w:rPr>
        <w:t>)</w:t>
      </w:r>
    </w:p>
    <w:p w14:paraId="19E33722" w14:textId="5120B283" w:rsidR="006C69C0" w:rsidRPr="0028129B" w:rsidRDefault="00A547E3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>Уменьшена вероятность наложения эффекта</w:t>
      </w:r>
      <w:r w:rsidR="00291B8D">
        <w:rPr>
          <w:lang w:val="ru-RU"/>
        </w:rPr>
        <w:t xml:space="preserve"> </w:t>
      </w:r>
      <w:r w:rsidR="00291B8D" w:rsidRPr="00291B8D">
        <w:rPr>
          <w:lang w:val="ru-RU"/>
        </w:rPr>
        <w:t>Уязвимость к эффектам</w:t>
      </w:r>
      <w:r w:rsidR="00291B8D">
        <w:rPr>
          <w:lang w:val="ru-RU"/>
        </w:rPr>
        <w:t xml:space="preserve"> (</w:t>
      </w:r>
      <w:r w:rsidR="00291B8D" w:rsidRPr="00291B8D">
        <w:rPr>
          <w:lang w:val="ru-RU"/>
        </w:rPr>
        <w:t xml:space="preserve">Status </w:t>
      </w:r>
      <w:proofErr w:type="spellStart"/>
      <w:r w:rsidR="00291B8D" w:rsidRPr="00291B8D">
        <w:rPr>
          <w:lang w:val="ru-RU"/>
        </w:rPr>
        <w:t>Vulnerability</w:t>
      </w:r>
      <w:proofErr w:type="spellEnd"/>
      <w:r w:rsidR="00291B8D">
        <w:rPr>
          <w:lang w:val="ru-RU"/>
        </w:rPr>
        <w:t xml:space="preserve">) </w:t>
      </w:r>
      <w:r w:rsidR="00AC0E67">
        <w:rPr>
          <w:lang w:val="ru-RU"/>
        </w:rPr>
        <w:t xml:space="preserve">90% </w:t>
      </w:r>
      <w:r w:rsidR="005D39CD">
        <w:rPr>
          <w:lang w:val="ru-RU"/>
        </w:rPr>
        <w:t>-</w:t>
      </w:r>
      <w:r w:rsidR="00AC0E67" w:rsidRPr="00AC0E67">
        <w:rPr>
          <w:lang w:val="ru-RU"/>
        </w:rPr>
        <w:t>&gt; 60%</w:t>
      </w:r>
    </w:p>
    <w:p w14:paraId="35C192E1" w14:textId="6B9DE601" w:rsidR="0028129B" w:rsidRDefault="0028129B">
      <w:pPr>
        <w:pStyle w:val="ae"/>
        <w:numPr>
          <w:ilvl w:val="0"/>
          <w:numId w:val="63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="00C33580" w:rsidRPr="00C33580">
        <w:t>Колдунья</w:t>
      </w:r>
      <w:proofErr w:type="spellEnd"/>
      <w:r w:rsidR="00C33580">
        <w:rPr>
          <w:lang w:val="ru-RU"/>
        </w:rPr>
        <w:t xml:space="preserve"> </w:t>
      </w:r>
      <w:proofErr w:type="spellStart"/>
      <w:r w:rsidR="00C33580">
        <w:rPr>
          <w:lang w:val="ru-RU"/>
        </w:rPr>
        <w:t>Т2</w:t>
      </w:r>
      <w:proofErr w:type="spellEnd"/>
      <w:r w:rsidR="00C33580">
        <w:rPr>
          <w:lang w:val="ru-RU"/>
        </w:rPr>
        <w:t xml:space="preserve"> (</w:t>
      </w:r>
      <w:proofErr w:type="spellStart"/>
      <w:r w:rsidR="00C33580" w:rsidRPr="00C33580">
        <w:rPr>
          <w:lang w:val="ru-RU"/>
        </w:rPr>
        <w:t>Warlock</w:t>
      </w:r>
      <w:proofErr w:type="spellEnd"/>
      <w:r w:rsidR="00C33580">
        <w:rPr>
          <w:lang w:val="ru-RU"/>
        </w:rPr>
        <w:t>)</w:t>
      </w:r>
    </w:p>
    <w:p w14:paraId="0D826D01" w14:textId="093BEB24" w:rsidR="00C33580" w:rsidRDefault="00C33580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730C61" w:rsidRPr="00730C61">
        <w:rPr>
          <w:lang w:val="ru-RU"/>
        </w:rPr>
        <w:t xml:space="preserve">Проклятие рассечения </w:t>
      </w:r>
      <w:r w:rsidR="00730C61">
        <w:rPr>
          <w:lang w:val="ru-RU"/>
        </w:rPr>
        <w:t>(</w:t>
      </w:r>
      <w:proofErr w:type="spellStart"/>
      <w:r w:rsidR="00730C61" w:rsidRPr="00730C61">
        <w:rPr>
          <w:lang w:val="ru-RU"/>
        </w:rPr>
        <w:t>Sundering</w:t>
      </w:r>
      <w:proofErr w:type="spellEnd"/>
      <w:r w:rsidR="00730C61" w:rsidRPr="00730C61">
        <w:rPr>
          <w:lang w:val="ru-RU"/>
        </w:rPr>
        <w:t xml:space="preserve"> </w:t>
      </w:r>
      <w:proofErr w:type="spellStart"/>
      <w:r w:rsidR="00730C61" w:rsidRPr="00730C61">
        <w:rPr>
          <w:lang w:val="ru-RU"/>
        </w:rPr>
        <w:t>Curse</w:t>
      </w:r>
      <w:proofErr w:type="spellEnd"/>
      <w:r w:rsidR="00730C61">
        <w:rPr>
          <w:lang w:val="ru-RU"/>
        </w:rPr>
        <w:t>)</w:t>
      </w:r>
    </w:p>
    <w:p w14:paraId="3BA0EB5F" w14:textId="21D4B238" w:rsidR="00730C61" w:rsidRPr="00186280" w:rsidRDefault="00186280">
      <w:pPr>
        <w:pStyle w:val="ae"/>
        <w:numPr>
          <w:ilvl w:val="2"/>
          <w:numId w:val="63"/>
        </w:numPr>
        <w:rPr>
          <w:lang w:val="ru-RU"/>
        </w:rPr>
      </w:pPr>
      <w:r>
        <w:rPr>
          <w:lang w:val="ru-RU"/>
        </w:rPr>
        <w:t>Убран тег Базовая (</w:t>
      </w:r>
      <w:r>
        <w:t>Base</w:t>
      </w:r>
      <w:r>
        <w:rPr>
          <w:lang w:val="ru-RU"/>
        </w:rPr>
        <w:t>)</w:t>
      </w:r>
    </w:p>
    <w:p w14:paraId="6B4E3417" w14:textId="7ED3130F" w:rsidR="00186280" w:rsidRDefault="00186280">
      <w:pPr>
        <w:pStyle w:val="ae"/>
        <w:numPr>
          <w:ilvl w:val="2"/>
          <w:numId w:val="63"/>
        </w:numPr>
        <w:rPr>
          <w:lang w:val="ru-RU"/>
        </w:rPr>
      </w:pPr>
      <w:r>
        <w:rPr>
          <w:lang w:val="ru-RU"/>
        </w:rPr>
        <w:t>Убран тег</w:t>
      </w:r>
      <w:r w:rsidRPr="00325851">
        <w:rPr>
          <w:lang w:val="ru-RU"/>
        </w:rPr>
        <w:t xml:space="preserve"> </w:t>
      </w:r>
      <w:r w:rsidR="00734159" w:rsidRPr="00734159">
        <w:rPr>
          <w:lang w:val="ru-RU"/>
        </w:rPr>
        <w:t xml:space="preserve">Однократная атака </w:t>
      </w:r>
      <w:r w:rsidRPr="00325851">
        <w:rPr>
          <w:lang w:val="ru-RU"/>
        </w:rPr>
        <w:t>(</w:t>
      </w:r>
      <w:r w:rsidR="00325851" w:rsidRPr="00325851">
        <w:t>Single</w:t>
      </w:r>
      <w:r w:rsidR="00325851" w:rsidRPr="00325851">
        <w:rPr>
          <w:lang w:val="ru-RU"/>
        </w:rPr>
        <w:t xml:space="preserve"> </w:t>
      </w:r>
      <w:r w:rsidR="00325851" w:rsidRPr="00325851">
        <w:t>Shot</w:t>
      </w:r>
      <w:r w:rsidRPr="00325851">
        <w:rPr>
          <w:lang w:val="ru-RU"/>
        </w:rPr>
        <w:t>)</w:t>
      </w:r>
    </w:p>
    <w:p w14:paraId="499F5CD8" w14:textId="04FACB3E" w:rsidR="00325851" w:rsidRDefault="0057056F">
      <w:pPr>
        <w:pStyle w:val="ae"/>
        <w:numPr>
          <w:ilvl w:val="0"/>
          <w:numId w:val="63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57056F">
        <w:rPr>
          <w:lang w:val="ru-RU"/>
        </w:rPr>
        <w:t>Рыцарь</w:t>
      </w:r>
      <w:r w:rsidR="005D39CD">
        <w:rPr>
          <w:lang w:val="ru-RU"/>
        </w:rPr>
        <w:t>-</w:t>
      </w:r>
      <w:r w:rsidRPr="0057056F">
        <w:rPr>
          <w:lang w:val="ru-RU"/>
        </w:rPr>
        <w:t>тиран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Т3</w:t>
      </w:r>
      <w:proofErr w:type="spellEnd"/>
      <w:r>
        <w:rPr>
          <w:lang w:val="ru-RU"/>
        </w:rPr>
        <w:t xml:space="preserve"> (</w:t>
      </w:r>
      <w:proofErr w:type="spellStart"/>
      <w:r w:rsidRPr="0057056F">
        <w:rPr>
          <w:lang w:val="ru-RU"/>
        </w:rPr>
        <w:t>Tyrant</w:t>
      </w:r>
      <w:proofErr w:type="spellEnd"/>
      <w:r w:rsidRPr="0057056F">
        <w:rPr>
          <w:lang w:val="ru-RU"/>
        </w:rPr>
        <w:t xml:space="preserve"> Knight</w:t>
      </w:r>
      <w:r>
        <w:rPr>
          <w:lang w:val="ru-RU"/>
        </w:rPr>
        <w:t>)</w:t>
      </w:r>
    </w:p>
    <w:p w14:paraId="226A3132" w14:textId="3A9DA526" w:rsidR="0057056F" w:rsidRDefault="009A32B2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>Цена найма увеличена</w:t>
      </w:r>
      <w:r w:rsidR="00CE0103">
        <w:rPr>
          <w:lang w:val="ru-RU"/>
        </w:rPr>
        <w:t xml:space="preserve"> </w:t>
      </w:r>
      <w:proofErr w:type="spellStart"/>
      <w:r w:rsidR="00D14C91">
        <w:rPr>
          <w:lang w:val="ru-RU"/>
        </w:rPr>
        <w:t>Т</w:t>
      </w:r>
      <w:r w:rsidR="00E85AF2">
        <w:rPr>
          <w:lang w:val="ru-RU"/>
        </w:rPr>
        <w:t>3</w:t>
      </w:r>
      <w:proofErr w:type="spellEnd"/>
      <w:r w:rsidR="00D14C91">
        <w:rPr>
          <w:lang w:val="ru-RU"/>
        </w:rPr>
        <w:t xml:space="preserve"> </w:t>
      </w:r>
      <w:r w:rsidR="00CE0103" w:rsidRPr="00CE0103">
        <w:t>mediu</w:t>
      </w:r>
      <w:r w:rsidR="002D26AA">
        <w:t>m</w:t>
      </w:r>
      <w:r w:rsidR="00CE0103" w:rsidRPr="00CE0103">
        <w:rPr>
          <w:lang w:val="ru-RU"/>
        </w:rPr>
        <w:t xml:space="preserve"> </w:t>
      </w:r>
      <w:r w:rsidR="005D39CD">
        <w:rPr>
          <w:lang w:val="ru-RU"/>
        </w:rPr>
        <w:t>-</w:t>
      </w:r>
      <w:r w:rsidR="00CE0103" w:rsidRPr="00CE0103">
        <w:rPr>
          <w:lang w:val="ru-RU"/>
        </w:rPr>
        <w:t xml:space="preserve">&gt; </w:t>
      </w:r>
      <w:proofErr w:type="spellStart"/>
      <w:r w:rsidR="00D14C91">
        <w:rPr>
          <w:lang w:val="ru-RU"/>
        </w:rPr>
        <w:t>Т</w:t>
      </w:r>
      <w:r w:rsidR="00E85AF2">
        <w:rPr>
          <w:lang w:val="ru-RU"/>
        </w:rPr>
        <w:t>3</w:t>
      </w:r>
      <w:proofErr w:type="spellEnd"/>
      <w:r w:rsidR="00D14C91">
        <w:rPr>
          <w:lang w:val="ru-RU"/>
        </w:rPr>
        <w:t xml:space="preserve"> </w:t>
      </w:r>
      <w:r w:rsidR="00CE0103" w:rsidRPr="00CE0103">
        <w:t>high</w:t>
      </w:r>
    </w:p>
    <w:p w14:paraId="120FF1B9" w14:textId="33528C2D" w:rsidR="00CE0103" w:rsidRDefault="00CE0103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6103DB" w:rsidRPr="006103DB">
        <w:rPr>
          <w:lang w:val="ru-RU"/>
        </w:rPr>
        <w:t xml:space="preserve">Затаптывание </w:t>
      </w:r>
      <w:r>
        <w:rPr>
          <w:lang w:val="ru-RU"/>
        </w:rPr>
        <w:t>(</w:t>
      </w:r>
      <w:r w:rsidRPr="00CE0103">
        <w:t>Trample</w:t>
      </w:r>
      <w:r>
        <w:rPr>
          <w:lang w:val="ru-RU"/>
        </w:rPr>
        <w:t>)</w:t>
      </w:r>
    </w:p>
    <w:p w14:paraId="269E8DF2" w14:textId="204D0154" w:rsidR="006103DB" w:rsidRDefault="006103DB">
      <w:pPr>
        <w:pStyle w:val="ae"/>
        <w:numPr>
          <w:ilvl w:val="2"/>
          <w:numId w:val="63"/>
        </w:numPr>
        <w:rPr>
          <w:lang w:val="ru-RU"/>
        </w:rPr>
      </w:pPr>
      <w:r>
        <w:rPr>
          <w:lang w:val="ru-RU"/>
        </w:rPr>
        <w:t>Не толкает юнитов с иммунитетом к толч</w:t>
      </w:r>
      <w:r w:rsidR="003D63EC">
        <w:rPr>
          <w:lang w:val="ru-RU"/>
        </w:rPr>
        <w:t xml:space="preserve">ку </w:t>
      </w:r>
      <w:r w:rsidR="00B35CB1">
        <w:rPr>
          <w:lang w:val="ru-RU"/>
        </w:rPr>
        <w:t>(</w:t>
      </w:r>
      <w:proofErr w:type="spellStart"/>
      <w:r w:rsidR="00B35CB1" w:rsidRPr="00B35CB1">
        <w:rPr>
          <w:lang w:val="ru-RU"/>
        </w:rPr>
        <w:t>Cannot</w:t>
      </w:r>
      <w:proofErr w:type="spellEnd"/>
      <w:r w:rsidR="00B35CB1" w:rsidRPr="00B35CB1">
        <w:rPr>
          <w:lang w:val="ru-RU"/>
        </w:rPr>
        <w:t xml:space="preserve"> </w:t>
      </w:r>
      <w:proofErr w:type="spellStart"/>
      <w:r w:rsidR="00B35CB1" w:rsidRPr="00B35CB1">
        <w:rPr>
          <w:lang w:val="ru-RU"/>
        </w:rPr>
        <w:t>be</w:t>
      </w:r>
      <w:proofErr w:type="spellEnd"/>
      <w:r w:rsidR="00B35CB1" w:rsidRPr="00B35CB1">
        <w:rPr>
          <w:lang w:val="ru-RU"/>
        </w:rPr>
        <w:t xml:space="preserve"> </w:t>
      </w:r>
      <w:proofErr w:type="spellStart"/>
      <w:proofErr w:type="gramStart"/>
      <w:r w:rsidR="00B35CB1" w:rsidRPr="00B35CB1">
        <w:rPr>
          <w:lang w:val="ru-RU"/>
        </w:rPr>
        <w:t>Displaced</w:t>
      </w:r>
      <w:proofErr w:type="spellEnd"/>
      <w:r w:rsidR="00B35CB1" w:rsidRPr="00B35CB1">
        <w:rPr>
          <w:lang w:val="ru-RU"/>
        </w:rPr>
        <w:t xml:space="preserve"> </w:t>
      </w:r>
      <w:r w:rsidR="00B35CB1">
        <w:rPr>
          <w:lang w:val="ru-RU"/>
        </w:rPr>
        <w:t>)</w:t>
      </w:r>
      <w:proofErr w:type="gramEnd"/>
      <w:r w:rsidR="00B35CB1">
        <w:rPr>
          <w:lang w:val="ru-RU"/>
        </w:rPr>
        <w:t xml:space="preserve"> </w:t>
      </w:r>
      <w:r w:rsidR="003D63EC" w:rsidRPr="003D63EC">
        <w:rPr>
          <w:lang w:val="ru-RU"/>
        </w:rPr>
        <w:t>(башни/баллисты)</w:t>
      </w:r>
    </w:p>
    <w:p w14:paraId="7A4E5425" w14:textId="0B52C296" w:rsidR="003D63EC" w:rsidRDefault="003D63EC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3D63EC">
        <w:rPr>
          <w:lang w:val="ru-RU"/>
        </w:rPr>
        <w:t>Живучесть деспота (</w:t>
      </w:r>
      <w:r w:rsidRPr="003D63EC">
        <w:t>Despotic</w:t>
      </w:r>
      <w:r w:rsidRPr="003D63EC">
        <w:rPr>
          <w:lang w:val="ru-RU"/>
        </w:rPr>
        <w:t xml:space="preserve"> </w:t>
      </w:r>
      <w:r w:rsidRPr="003D63EC">
        <w:t>Vitality</w:t>
      </w:r>
      <w:r w:rsidRPr="003D63EC">
        <w:rPr>
          <w:lang w:val="ru-RU"/>
        </w:rPr>
        <w:t>)</w:t>
      </w:r>
    </w:p>
    <w:p w14:paraId="3890E0AA" w14:textId="6C2C0322" w:rsidR="003D63EC" w:rsidRDefault="007A6F88">
      <w:pPr>
        <w:pStyle w:val="ae"/>
        <w:numPr>
          <w:ilvl w:val="2"/>
          <w:numId w:val="63"/>
        </w:numPr>
        <w:rPr>
          <w:lang w:val="ru-RU"/>
        </w:rPr>
      </w:pPr>
      <w:r w:rsidRPr="007A6F88">
        <w:rPr>
          <w:lang w:val="ru-RU"/>
        </w:rPr>
        <w:t>уменьшено лечение за каждого вражеского юнита на соседней клетке 15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7A6F88">
        <w:rPr>
          <w:lang w:val="ru-RU"/>
        </w:rPr>
        <w:t>&gt;</w:t>
      </w:r>
      <w:r>
        <w:rPr>
          <w:lang w:val="ru-RU"/>
        </w:rPr>
        <w:t xml:space="preserve"> </w:t>
      </w:r>
      <w:r w:rsidRPr="007A6F88">
        <w:rPr>
          <w:lang w:val="ru-RU"/>
        </w:rPr>
        <w:t>5</w:t>
      </w:r>
      <w:r w:rsidR="00BF17C4">
        <w:rPr>
          <w:lang w:val="ru-RU"/>
        </w:rPr>
        <w:t xml:space="preserve"> </w:t>
      </w:r>
      <w:r w:rsidR="003976B1" w:rsidRPr="003976B1">
        <w:rPr>
          <w:lang w:val="ru-RU"/>
        </w:rPr>
        <w:t>[</w:t>
      </w:r>
      <w:proofErr w:type="spellStart"/>
      <w:r w:rsidR="003976B1" w:rsidRPr="003976B1">
        <w:rPr>
          <w:lang w:val="ru-RU"/>
        </w:rPr>
        <w:t>temphp</w:t>
      </w:r>
      <w:proofErr w:type="spellEnd"/>
      <w:r w:rsidR="003976B1" w:rsidRPr="003976B1">
        <w:rPr>
          <w:lang w:val="ru-RU"/>
        </w:rPr>
        <w:t>]</w:t>
      </w:r>
    </w:p>
    <w:p w14:paraId="6F351589" w14:textId="3F142A62" w:rsidR="00CD4099" w:rsidRDefault="00377960">
      <w:pPr>
        <w:pStyle w:val="ae"/>
        <w:numPr>
          <w:ilvl w:val="0"/>
          <w:numId w:val="63"/>
        </w:numPr>
        <w:rPr>
          <w:lang w:val="ru-RU"/>
        </w:rPr>
      </w:pPr>
      <w:r w:rsidRPr="0049161C">
        <w:rPr>
          <w:lang w:val="ru-RU"/>
        </w:rPr>
        <w:t>Городск</w:t>
      </w:r>
      <w:r>
        <w:rPr>
          <w:lang w:val="ru-RU"/>
        </w:rPr>
        <w:t>ая</w:t>
      </w:r>
      <w:r w:rsidRPr="0049161C">
        <w:rPr>
          <w:lang w:val="ru-RU"/>
        </w:rPr>
        <w:t xml:space="preserve"> </w:t>
      </w:r>
      <w:r>
        <w:rPr>
          <w:lang w:val="ru-RU"/>
        </w:rPr>
        <w:t>постройка</w:t>
      </w:r>
      <w:r w:rsidRPr="0049161C">
        <w:rPr>
          <w:lang w:val="ru-RU"/>
        </w:rPr>
        <w:t xml:space="preserve"> </w:t>
      </w:r>
      <w:r w:rsidR="005D39CD">
        <w:rPr>
          <w:lang w:val="ru-RU"/>
        </w:rPr>
        <w:t>-</w:t>
      </w:r>
      <w:r w:rsidR="00CD4099">
        <w:rPr>
          <w:lang w:val="ru-RU"/>
        </w:rPr>
        <w:t xml:space="preserve"> </w:t>
      </w:r>
      <w:proofErr w:type="spellStart"/>
      <w:r w:rsidR="008A51A7" w:rsidRPr="008A51A7">
        <w:t>Коллекционер</w:t>
      </w:r>
      <w:proofErr w:type="spellEnd"/>
      <w:r w:rsidR="008A51A7">
        <w:rPr>
          <w:lang w:val="ru-RU"/>
        </w:rPr>
        <w:t xml:space="preserve"> (</w:t>
      </w:r>
      <w:r w:rsidR="005F3ADC" w:rsidRPr="005F3ADC">
        <w:t>Collector</w:t>
      </w:r>
      <w:r w:rsidR="008A51A7">
        <w:rPr>
          <w:lang w:val="ru-RU"/>
        </w:rPr>
        <w:t>)</w:t>
      </w:r>
    </w:p>
    <w:p w14:paraId="4A37BC41" w14:textId="6FEB1120" w:rsidR="005F3ADC" w:rsidRDefault="005F3ADC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Увеличен </w:t>
      </w:r>
      <w:r w:rsidR="00375104">
        <w:rPr>
          <w:lang w:val="ru-RU"/>
        </w:rPr>
        <w:t xml:space="preserve">негативный эффект </w:t>
      </w:r>
      <w:r w:rsidR="005D39CD">
        <w:rPr>
          <w:lang w:val="ru-RU"/>
        </w:rPr>
        <w:t>-</w:t>
      </w:r>
      <w:r w:rsidR="00375104">
        <w:rPr>
          <w:lang w:val="ru-RU"/>
        </w:rPr>
        <w:t xml:space="preserve">10 </w:t>
      </w:r>
      <w:r w:rsidR="005D39CD">
        <w:rPr>
          <w:lang w:val="ru-RU"/>
        </w:rPr>
        <w:t>-</w:t>
      </w:r>
      <w:r w:rsidR="00375104">
        <w:t>&gt;</w:t>
      </w:r>
      <w:r w:rsidR="00375104">
        <w:rPr>
          <w:lang w:val="ru-RU"/>
        </w:rPr>
        <w:t xml:space="preserve"> </w:t>
      </w:r>
      <w:r w:rsidR="005D39CD">
        <w:rPr>
          <w:lang w:val="ru-RU"/>
        </w:rPr>
        <w:t>-</w:t>
      </w:r>
      <w:r w:rsidR="00375104">
        <w:rPr>
          <w:lang w:val="ru-RU"/>
        </w:rPr>
        <w:t xml:space="preserve">20 </w:t>
      </w:r>
      <w:r w:rsidR="007059F3" w:rsidRPr="007059F3">
        <w:rPr>
          <w:lang w:val="ru-RU"/>
        </w:rPr>
        <w:t>[</w:t>
      </w:r>
      <w:proofErr w:type="spellStart"/>
      <w:r w:rsidR="007059F3" w:rsidRPr="007059F3">
        <w:rPr>
          <w:lang w:val="ru-RU"/>
        </w:rPr>
        <w:t>happiness</w:t>
      </w:r>
      <w:proofErr w:type="spellEnd"/>
      <w:r w:rsidR="007059F3" w:rsidRPr="007059F3">
        <w:rPr>
          <w:lang w:val="ru-RU"/>
        </w:rPr>
        <w:t>]</w:t>
      </w:r>
    </w:p>
    <w:p w14:paraId="33234F8C" w14:textId="7DB947DD" w:rsidR="007059F3" w:rsidRDefault="00377960">
      <w:pPr>
        <w:pStyle w:val="ae"/>
        <w:numPr>
          <w:ilvl w:val="0"/>
          <w:numId w:val="63"/>
        </w:numPr>
        <w:rPr>
          <w:lang w:val="ru-RU"/>
        </w:rPr>
      </w:pPr>
      <w:r w:rsidRPr="0049161C">
        <w:rPr>
          <w:lang w:val="ru-RU"/>
        </w:rPr>
        <w:t>Городск</w:t>
      </w:r>
      <w:r>
        <w:rPr>
          <w:lang w:val="ru-RU"/>
        </w:rPr>
        <w:t>ая</w:t>
      </w:r>
      <w:r w:rsidRPr="0049161C">
        <w:rPr>
          <w:lang w:val="ru-RU"/>
        </w:rPr>
        <w:t xml:space="preserve"> </w:t>
      </w:r>
      <w:r>
        <w:rPr>
          <w:lang w:val="ru-RU"/>
        </w:rPr>
        <w:t>постройка</w:t>
      </w:r>
      <w:r w:rsidRPr="0049161C">
        <w:rPr>
          <w:lang w:val="ru-RU"/>
        </w:rPr>
        <w:t xml:space="preserve"> </w:t>
      </w:r>
      <w:r w:rsidR="005D39CD">
        <w:rPr>
          <w:lang w:val="ru-RU"/>
        </w:rPr>
        <w:t>-</w:t>
      </w:r>
      <w:r w:rsidR="007059F3">
        <w:rPr>
          <w:lang w:val="ru-RU"/>
        </w:rPr>
        <w:t xml:space="preserve"> </w:t>
      </w:r>
      <w:r w:rsidR="002D453B" w:rsidRPr="002D453B">
        <w:rPr>
          <w:lang w:val="ru-RU"/>
        </w:rPr>
        <w:t xml:space="preserve">Рынок теней </w:t>
      </w:r>
      <w:r w:rsidR="007059F3">
        <w:rPr>
          <w:lang w:val="ru-RU"/>
        </w:rPr>
        <w:t>(</w:t>
      </w:r>
      <w:proofErr w:type="spellStart"/>
      <w:r w:rsidR="002D453B" w:rsidRPr="002D453B">
        <w:t>Shadowtrade</w:t>
      </w:r>
      <w:proofErr w:type="spellEnd"/>
      <w:r w:rsidR="002D453B" w:rsidRPr="002D453B">
        <w:rPr>
          <w:lang w:val="ru-RU"/>
        </w:rPr>
        <w:t xml:space="preserve"> </w:t>
      </w:r>
      <w:r w:rsidR="002D453B" w:rsidRPr="002D453B">
        <w:t>Quarter</w:t>
      </w:r>
      <w:r w:rsidR="007059F3">
        <w:rPr>
          <w:lang w:val="ru-RU"/>
        </w:rPr>
        <w:t>)</w:t>
      </w:r>
    </w:p>
    <w:p w14:paraId="6CAF6A66" w14:textId="76FC96CB" w:rsidR="007059F3" w:rsidRPr="007A6F88" w:rsidRDefault="007059F3">
      <w:pPr>
        <w:pStyle w:val="ae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Увеличен негативный эффект </w:t>
      </w:r>
      <w:r w:rsidR="005D39CD">
        <w:rPr>
          <w:lang w:val="ru-RU"/>
        </w:rPr>
        <w:t>-</w:t>
      </w:r>
      <w:r>
        <w:rPr>
          <w:lang w:val="ru-RU"/>
        </w:rPr>
        <w:t xml:space="preserve">10 </w:t>
      </w:r>
      <w:r w:rsidR="005D39CD">
        <w:rPr>
          <w:lang w:val="ru-RU"/>
        </w:rPr>
        <w:t>-</w:t>
      </w:r>
      <w:r>
        <w:t>&gt;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>
        <w:rPr>
          <w:lang w:val="ru-RU"/>
        </w:rPr>
        <w:t xml:space="preserve">20 </w:t>
      </w:r>
      <w:r w:rsidRPr="007059F3">
        <w:rPr>
          <w:lang w:val="ru-RU"/>
        </w:rPr>
        <w:t>[</w:t>
      </w:r>
      <w:proofErr w:type="spellStart"/>
      <w:r w:rsidRPr="007059F3">
        <w:rPr>
          <w:lang w:val="ru-RU"/>
        </w:rPr>
        <w:t>happiness</w:t>
      </w:r>
      <w:proofErr w:type="spellEnd"/>
      <w:r w:rsidRPr="007059F3">
        <w:rPr>
          <w:lang w:val="ru-RU"/>
        </w:rPr>
        <w:t>]</w:t>
      </w:r>
    </w:p>
    <w:p w14:paraId="590250C7" w14:textId="1AD6EB49" w:rsidR="007059F3" w:rsidRDefault="00B802DF" w:rsidP="00E24E3D">
      <w:pPr>
        <w:pStyle w:val="31"/>
      </w:pPr>
      <w:r w:rsidRPr="00B802DF">
        <w:t>[</w:t>
      </w:r>
      <w:proofErr w:type="spellStart"/>
      <w:r w:rsidRPr="00B802DF">
        <w:t>cultdeath</w:t>
      </w:r>
      <w:proofErr w:type="spellEnd"/>
      <w:r w:rsidRPr="00B802DF">
        <w:t>]</w:t>
      </w:r>
      <w:r w:rsidRPr="00E24E3D">
        <w:t xml:space="preserve"> </w:t>
      </w:r>
      <w:r w:rsidRPr="00D548F3">
        <w:rPr>
          <w:lang w:val="ru-RU"/>
        </w:rPr>
        <w:t>Тьма</w:t>
      </w:r>
      <w:r w:rsidRPr="00B91021">
        <w:t xml:space="preserve"> </w:t>
      </w:r>
      <w:r w:rsidR="005D39CD">
        <w:t>-</w:t>
      </w:r>
      <w:r w:rsidRPr="00B91021">
        <w:t xml:space="preserve"> </w:t>
      </w:r>
      <w:r>
        <w:rPr>
          <w:lang w:val="ru-RU"/>
        </w:rPr>
        <w:t>Культ</w:t>
      </w:r>
      <w:r w:rsidRPr="00E24E3D">
        <w:t xml:space="preserve"> </w:t>
      </w:r>
      <w:r>
        <w:rPr>
          <w:lang w:val="ru-RU"/>
        </w:rPr>
        <w:t>Смерти</w:t>
      </w:r>
      <w:r w:rsidRPr="00E24E3D">
        <w:t xml:space="preserve"> (</w:t>
      </w:r>
      <w:r w:rsidRPr="00D35C7E">
        <w:t>Dark</w:t>
      </w:r>
      <w:r w:rsidRPr="00B91021">
        <w:t xml:space="preserve"> </w:t>
      </w:r>
      <w:r w:rsidR="005D39CD">
        <w:t>-</w:t>
      </w:r>
      <w:r w:rsidRPr="00B91021">
        <w:t xml:space="preserve"> Cult of</w:t>
      </w:r>
      <w:r w:rsidRPr="00E24E3D">
        <w:t xml:space="preserve"> </w:t>
      </w:r>
      <w:r w:rsidR="00E24E3D">
        <w:t>Death</w:t>
      </w:r>
      <w:r w:rsidRPr="00E24E3D">
        <w:t>)</w:t>
      </w:r>
    </w:p>
    <w:p w14:paraId="58BD4F16" w14:textId="0BF8D71E" w:rsidR="00E24E3D" w:rsidRPr="00BA472C" w:rsidRDefault="00C50D78">
      <w:pPr>
        <w:pStyle w:val="ae"/>
        <w:numPr>
          <w:ilvl w:val="0"/>
          <w:numId w:val="64"/>
        </w:numPr>
        <w:rPr>
          <w:lang w:val="ru-RU"/>
        </w:rPr>
      </w:pPr>
      <w:r w:rsidRPr="00C50D78">
        <w:rPr>
          <w:lang w:val="ru-RU"/>
        </w:rPr>
        <w:t xml:space="preserve">Фракционная пассивная способность </w:t>
      </w:r>
      <w:r w:rsidR="005D39CD">
        <w:rPr>
          <w:lang w:val="ru-RU"/>
        </w:rPr>
        <w:t>-</w:t>
      </w:r>
      <w:r w:rsidR="00BA472C" w:rsidRPr="00BA472C">
        <w:rPr>
          <w:lang w:val="ru-RU"/>
        </w:rPr>
        <w:t xml:space="preserve"> Сила смерти</w:t>
      </w:r>
      <w:r w:rsidRPr="00BA472C">
        <w:rPr>
          <w:lang w:val="ru-RU"/>
        </w:rPr>
        <w:t xml:space="preserve"> </w:t>
      </w:r>
      <w:r w:rsidR="00BA472C" w:rsidRPr="00BA472C">
        <w:rPr>
          <w:lang w:val="ru-RU"/>
        </w:rPr>
        <w:t>(</w:t>
      </w:r>
      <w:r w:rsidR="00BA472C" w:rsidRPr="00BA472C">
        <w:t>Power</w:t>
      </w:r>
      <w:r w:rsidR="00BA472C" w:rsidRPr="00BA472C">
        <w:rPr>
          <w:lang w:val="ru-RU"/>
        </w:rPr>
        <w:t xml:space="preserve"> </w:t>
      </w:r>
      <w:r w:rsidR="00BA472C" w:rsidRPr="00BA472C">
        <w:t>from</w:t>
      </w:r>
      <w:r w:rsidR="00BA472C" w:rsidRPr="00BA472C">
        <w:rPr>
          <w:lang w:val="ru-RU"/>
        </w:rPr>
        <w:t xml:space="preserve"> </w:t>
      </w:r>
      <w:r w:rsidR="00BA472C" w:rsidRPr="00BA472C">
        <w:t>Death</w:t>
      </w:r>
      <w:r w:rsidR="00BA472C" w:rsidRPr="00BA472C">
        <w:rPr>
          <w:lang w:val="ru-RU"/>
        </w:rPr>
        <w:t>)</w:t>
      </w:r>
    </w:p>
    <w:p w14:paraId="7F2FB331" w14:textId="5D71CF2A" w:rsidR="00BA472C" w:rsidRPr="00B04710" w:rsidRDefault="00AE7F98" w:rsidP="00B04710">
      <w:pPr>
        <w:pStyle w:val="ae"/>
        <w:numPr>
          <w:ilvl w:val="2"/>
          <w:numId w:val="64"/>
        </w:numPr>
        <w:rPr>
          <w:lang w:val="ru-RU"/>
        </w:rPr>
      </w:pPr>
      <w:r w:rsidRPr="00B04710">
        <w:rPr>
          <w:lang w:val="ru-RU"/>
        </w:rPr>
        <w:lastRenderedPageBreak/>
        <w:t>Не срабатывает при смерти юнитов</w:t>
      </w:r>
      <w:r w:rsidR="00B04710" w:rsidRPr="00B04710">
        <w:rPr>
          <w:lang w:val="ru-RU"/>
        </w:rPr>
        <w:t xml:space="preserve">: </w:t>
      </w:r>
      <w:r w:rsidR="007E5779" w:rsidRPr="00B04710">
        <w:rPr>
          <w:lang w:val="ru-RU"/>
        </w:rPr>
        <w:t>П</w:t>
      </w:r>
      <w:r w:rsidRPr="00B04710">
        <w:rPr>
          <w:lang w:val="ru-RU"/>
        </w:rPr>
        <w:t>ризванн</w:t>
      </w:r>
      <w:r w:rsidR="007E5779" w:rsidRPr="00B04710">
        <w:rPr>
          <w:lang w:val="ru-RU"/>
        </w:rPr>
        <w:t>ые</w:t>
      </w:r>
      <w:r w:rsidRPr="00B04710">
        <w:rPr>
          <w:lang w:val="ru-RU"/>
        </w:rPr>
        <w:t xml:space="preserve"> в бою</w:t>
      </w:r>
      <w:r w:rsidR="00DB0088" w:rsidRPr="00B04710">
        <w:rPr>
          <w:lang w:val="ru-RU"/>
        </w:rPr>
        <w:t xml:space="preserve"> (</w:t>
      </w:r>
      <w:r w:rsidR="007E5779" w:rsidRPr="007E5779">
        <w:t>Combat</w:t>
      </w:r>
      <w:r w:rsidR="007E5779" w:rsidRPr="00B04710">
        <w:rPr>
          <w:lang w:val="ru-RU"/>
        </w:rPr>
        <w:t xml:space="preserve"> </w:t>
      </w:r>
      <w:r w:rsidR="007E5779" w:rsidRPr="007E5779">
        <w:t>Summons</w:t>
      </w:r>
      <w:r w:rsidR="007E5779" w:rsidRPr="00B04710">
        <w:rPr>
          <w:lang w:val="ru-RU"/>
        </w:rPr>
        <w:t>)</w:t>
      </w:r>
      <w:r w:rsidR="00B04710" w:rsidRPr="00B04710">
        <w:rPr>
          <w:lang w:val="ru-RU"/>
        </w:rPr>
        <w:t xml:space="preserve">, </w:t>
      </w:r>
      <w:r w:rsidRPr="00B04710">
        <w:rPr>
          <w:lang w:val="ru-RU"/>
        </w:rPr>
        <w:t>Осадны</w:t>
      </w:r>
      <w:r w:rsidR="007E5779" w:rsidRPr="00B04710">
        <w:rPr>
          <w:lang w:val="ru-RU"/>
        </w:rPr>
        <w:t>е</w:t>
      </w:r>
      <w:r w:rsidRPr="00B04710">
        <w:rPr>
          <w:lang w:val="ru-RU"/>
        </w:rPr>
        <w:t xml:space="preserve"> оруди</w:t>
      </w:r>
      <w:r w:rsidR="007E5779" w:rsidRPr="00B04710">
        <w:rPr>
          <w:lang w:val="ru-RU"/>
        </w:rPr>
        <w:t>я</w:t>
      </w:r>
      <w:r w:rsidR="00130E58" w:rsidRPr="00B04710">
        <w:rPr>
          <w:lang w:val="ru-RU"/>
        </w:rPr>
        <w:t xml:space="preserve"> (</w:t>
      </w:r>
      <w:proofErr w:type="spellStart"/>
      <w:r w:rsidR="00130E58" w:rsidRPr="00B04710">
        <w:t>Siegecraft</w:t>
      </w:r>
      <w:proofErr w:type="spellEnd"/>
      <w:r w:rsidR="00130E58" w:rsidRPr="00B04710">
        <w:rPr>
          <w:lang w:val="ru-RU"/>
        </w:rPr>
        <w:t>)</w:t>
      </w:r>
      <w:r w:rsidR="00B04710" w:rsidRPr="00B04710">
        <w:rPr>
          <w:lang w:val="ru-RU"/>
        </w:rPr>
        <w:t>,</w:t>
      </w:r>
      <w:r w:rsidR="00B04710">
        <w:rPr>
          <w:lang w:val="ru-RU"/>
        </w:rPr>
        <w:t xml:space="preserve"> </w:t>
      </w:r>
      <w:r w:rsidRPr="00B04710">
        <w:rPr>
          <w:lang w:val="ru-RU"/>
        </w:rPr>
        <w:t>Баш</w:t>
      </w:r>
      <w:r w:rsidR="007E5779" w:rsidRPr="00B04710">
        <w:rPr>
          <w:lang w:val="ru-RU"/>
        </w:rPr>
        <w:t>ни</w:t>
      </w:r>
      <w:r w:rsidR="00130E58" w:rsidRPr="00B04710">
        <w:rPr>
          <w:lang w:val="ru-RU"/>
        </w:rPr>
        <w:t xml:space="preserve"> (Tower)</w:t>
      </w:r>
    </w:p>
    <w:p w14:paraId="252809C5" w14:textId="217368D3" w:rsidR="00130E58" w:rsidRDefault="00503F74">
      <w:pPr>
        <w:pStyle w:val="ae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Эффект </w:t>
      </w:r>
      <w:r w:rsidRPr="00503F74">
        <w:rPr>
          <w:lang w:val="ru-RU"/>
        </w:rPr>
        <w:t>Смертельная благодать</w:t>
      </w:r>
      <w:r>
        <w:rPr>
          <w:lang w:val="ru-RU"/>
        </w:rPr>
        <w:t xml:space="preserve"> (</w:t>
      </w:r>
      <w:proofErr w:type="spellStart"/>
      <w:r w:rsidRPr="00503F74">
        <w:rPr>
          <w:lang w:val="ru-RU"/>
        </w:rPr>
        <w:t>Mortal</w:t>
      </w:r>
      <w:proofErr w:type="spellEnd"/>
      <w:r w:rsidRPr="00503F74">
        <w:rPr>
          <w:lang w:val="ru-RU"/>
        </w:rPr>
        <w:t xml:space="preserve"> </w:t>
      </w:r>
      <w:proofErr w:type="spellStart"/>
      <w:r w:rsidRPr="00503F74">
        <w:rPr>
          <w:lang w:val="ru-RU"/>
        </w:rPr>
        <w:t>Blessing</w:t>
      </w:r>
      <w:proofErr w:type="spellEnd"/>
      <w:r>
        <w:rPr>
          <w:lang w:val="ru-RU"/>
        </w:rPr>
        <w:t>)</w:t>
      </w:r>
    </w:p>
    <w:p w14:paraId="4BBA9E39" w14:textId="0483264F" w:rsidR="00584738" w:rsidRDefault="00584738">
      <w:pPr>
        <w:pStyle w:val="ae"/>
        <w:numPr>
          <w:ilvl w:val="2"/>
          <w:numId w:val="64"/>
        </w:numPr>
        <w:rPr>
          <w:lang w:val="ru-RU"/>
        </w:rPr>
      </w:pPr>
      <w:r w:rsidRPr="00584738">
        <w:rPr>
          <w:lang w:val="ru-RU"/>
        </w:rPr>
        <w:t xml:space="preserve">Снижен бонус </w:t>
      </w:r>
      <w:r w:rsidR="00AA622D">
        <w:t>+</w:t>
      </w:r>
      <w:r w:rsidRPr="00584738">
        <w:rPr>
          <w:lang w:val="ru-RU"/>
        </w:rPr>
        <w:t>5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584738">
        <w:rPr>
          <w:lang w:val="ru-RU"/>
        </w:rPr>
        <w:t>&gt;</w:t>
      </w:r>
      <w:r>
        <w:rPr>
          <w:lang w:val="ru-RU"/>
        </w:rPr>
        <w:t xml:space="preserve"> </w:t>
      </w:r>
      <w:r w:rsidR="00AA622D">
        <w:t>+</w:t>
      </w:r>
      <w:r w:rsidRPr="00584738">
        <w:rPr>
          <w:lang w:val="ru-RU"/>
        </w:rPr>
        <w:t>3</w:t>
      </w:r>
      <w:r>
        <w:rPr>
          <w:lang w:val="ru-RU"/>
        </w:rPr>
        <w:t xml:space="preserve"> </w:t>
      </w:r>
      <w:r w:rsidR="00091B53">
        <w:t>[hp]</w:t>
      </w:r>
    </w:p>
    <w:p w14:paraId="6476AC3F" w14:textId="4F5849D4" w:rsidR="00D450AF" w:rsidRDefault="00D450AF">
      <w:pPr>
        <w:pStyle w:val="ae"/>
        <w:numPr>
          <w:ilvl w:val="0"/>
          <w:numId w:val="64"/>
        </w:numPr>
        <w:rPr>
          <w:lang w:val="ru-RU"/>
        </w:rPr>
      </w:pPr>
      <w:r>
        <w:rPr>
          <w:lang w:val="ru-RU"/>
        </w:rPr>
        <w:t xml:space="preserve">Фракционное стратегическое заклинание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847BE6" w:rsidRPr="00847BE6">
        <w:rPr>
          <w:lang w:val="ru-RU"/>
        </w:rPr>
        <w:t xml:space="preserve">Мрачное жертвоприношение </w:t>
      </w:r>
      <w:r w:rsidR="006E112B">
        <w:rPr>
          <w:lang w:val="ru-RU"/>
        </w:rPr>
        <w:t>(</w:t>
      </w:r>
      <w:r w:rsidR="006E112B" w:rsidRPr="006E112B">
        <w:t>Morbid</w:t>
      </w:r>
      <w:r w:rsidR="006E112B" w:rsidRPr="00847BE6">
        <w:rPr>
          <w:lang w:val="ru-RU"/>
        </w:rPr>
        <w:t xml:space="preserve"> </w:t>
      </w:r>
      <w:r w:rsidR="006E112B" w:rsidRPr="006E112B">
        <w:t>Sacrifice</w:t>
      </w:r>
      <w:r w:rsidR="006E112B">
        <w:rPr>
          <w:lang w:val="ru-RU"/>
        </w:rPr>
        <w:t>)</w:t>
      </w:r>
    </w:p>
    <w:p w14:paraId="5057D06D" w14:textId="0DE1B9A5" w:rsidR="00847BE6" w:rsidRDefault="00847BE6">
      <w:pPr>
        <w:pStyle w:val="ae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Увеличена цена каста 1 </w:t>
      </w:r>
      <w:r w:rsidR="005D39CD">
        <w:rPr>
          <w:lang w:val="ru-RU"/>
        </w:rPr>
        <w:t>-</w:t>
      </w:r>
      <w:r>
        <w:t xml:space="preserve">&gt; 2 </w:t>
      </w:r>
      <w:r w:rsidR="00E1035A" w:rsidRPr="00E1035A">
        <w:t>[</w:t>
      </w:r>
      <w:proofErr w:type="spellStart"/>
      <w:r w:rsidR="00E1035A" w:rsidRPr="00E1035A">
        <w:t>embalmedsacrifice</w:t>
      </w:r>
      <w:proofErr w:type="spellEnd"/>
      <w:r w:rsidR="00E1035A" w:rsidRPr="00E1035A">
        <w:t>]</w:t>
      </w:r>
    </w:p>
    <w:p w14:paraId="098FC5AF" w14:textId="0F7C1F8F" w:rsidR="00E1035A" w:rsidRDefault="00E1035A">
      <w:pPr>
        <w:pStyle w:val="ae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Теперь срабатывает по </w:t>
      </w:r>
      <w:r w:rsidR="00C515EF">
        <w:rPr>
          <w:lang w:val="ru-RU"/>
        </w:rPr>
        <w:t>дружественной армии, а не по провинции и всем армиям в ней</w:t>
      </w:r>
    </w:p>
    <w:p w14:paraId="4C337564" w14:textId="1839F9FA" w:rsidR="0064562A" w:rsidRDefault="0064562A">
      <w:pPr>
        <w:pStyle w:val="ae"/>
        <w:numPr>
          <w:ilvl w:val="0"/>
          <w:numId w:val="64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733238" w:rsidRPr="00733238">
        <w:rPr>
          <w:lang w:val="ru-RU"/>
        </w:rPr>
        <w:t>Охотник Смерти</w:t>
      </w:r>
      <w:r w:rsidR="00733238">
        <w:rPr>
          <w:lang w:val="ru-RU"/>
        </w:rPr>
        <w:t xml:space="preserve"> </w:t>
      </w:r>
      <w:proofErr w:type="spellStart"/>
      <w:r w:rsidR="00733238">
        <w:rPr>
          <w:lang w:val="ru-RU"/>
        </w:rPr>
        <w:t>Т3</w:t>
      </w:r>
      <w:proofErr w:type="spellEnd"/>
      <w:r w:rsidR="00733238">
        <w:rPr>
          <w:lang w:val="ru-RU"/>
        </w:rPr>
        <w:t xml:space="preserve"> (</w:t>
      </w:r>
      <w:proofErr w:type="spellStart"/>
      <w:r w:rsidR="00733238" w:rsidRPr="00733238">
        <w:rPr>
          <w:lang w:val="ru-RU"/>
        </w:rPr>
        <w:t>Death</w:t>
      </w:r>
      <w:proofErr w:type="spellEnd"/>
      <w:r w:rsidR="00733238" w:rsidRPr="00733238">
        <w:rPr>
          <w:lang w:val="ru-RU"/>
        </w:rPr>
        <w:t xml:space="preserve"> </w:t>
      </w:r>
      <w:proofErr w:type="spellStart"/>
      <w:r w:rsidR="00733238" w:rsidRPr="00733238">
        <w:rPr>
          <w:lang w:val="ru-RU"/>
        </w:rPr>
        <w:t>Stalker</w:t>
      </w:r>
      <w:proofErr w:type="spellEnd"/>
      <w:r w:rsidR="00733238">
        <w:rPr>
          <w:lang w:val="ru-RU"/>
        </w:rPr>
        <w:t>)</w:t>
      </w:r>
    </w:p>
    <w:p w14:paraId="7FF16517" w14:textId="0AC6D72D" w:rsidR="00733238" w:rsidRDefault="00532996">
      <w:pPr>
        <w:pStyle w:val="ae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532996">
        <w:rPr>
          <w:lang w:val="ru-RU"/>
        </w:rPr>
        <w:t xml:space="preserve">Смертельное преследование </w:t>
      </w:r>
      <w:r>
        <w:rPr>
          <w:lang w:val="ru-RU"/>
        </w:rPr>
        <w:t>(</w:t>
      </w:r>
      <w:r w:rsidRPr="00532996">
        <w:t>Death</w:t>
      </w:r>
      <w:r w:rsidRPr="00532996">
        <w:rPr>
          <w:lang w:val="ru-RU"/>
        </w:rPr>
        <w:t xml:space="preserve"> </w:t>
      </w:r>
      <w:r w:rsidRPr="00532996">
        <w:t>Stalk</w:t>
      </w:r>
      <w:r>
        <w:rPr>
          <w:lang w:val="ru-RU"/>
        </w:rPr>
        <w:t>)</w:t>
      </w:r>
    </w:p>
    <w:p w14:paraId="21422DDE" w14:textId="57D34EDC" w:rsidR="00B35CB1" w:rsidRDefault="00B35CB1">
      <w:pPr>
        <w:pStyle w:val="ae"/>
        <w:numPr>
          <w:ilvl w:val="2"/>
          <w:numId w:val="64"/>
        </w:numPr>
        <w:rPr>
          <w:lang w:val="ru-RU"/>
        </w:rPr>
      </w:pPr>
      <w:r>
        <w:rPr>
          <w:lang w:val="ru-RU"/>
        </w:rPr>
        <w:t>Не толкает юнитов с иммунитетом к толчку (</w:t>
      </w:r>
      <w:proofErr w:type="spellStart"/>
      <w:r w:rsidRPr="00B35CB1">
        <w:rPr>
          <w:lang w:val="ru-RU"/>
        </w:rPr>
        <w:t>Cannot</w:t>
      </w:r>
      <w:proofErr w:type="spellEnd"/>
      <w:r w:rsidRPr="00B35CB1">
        <w:rPr>
          <w:lang w:val="ru-RU"/>
        </w:rPr>
        <w:t xml:space="preserve"> </w:t>
      </w:r>
      <w:proofErr w:type="spellStart"/>
      <w:r w:rsidRPr="00B35CB1">
        <w:rPr>
          <w:lang w:val="ru-RU"/>
        </w:rPr>
        <w:t>be</w:t>
      </w:r>
      <w:proofErr w:type="spellEnd"/>
      <w:r w:rsidRPr="00B35CB1">
        <w:rPr>
          <w:lang w:val="ru-RU"/>
        </w:rPr>
        <w:t xml:space="preserve"> </w:t>
      </w:r>
      <w:proofErr w:type="spellStart"/>
      <w:r w:rsidRPr="00B35CB1">
        <w:rPr>
          <w:lang w:val="ru-RU"/>
        </w:rPr>
        <w:t>Displaced</w:t>
      </w:r>
      <w:proofErr w:type="spellEnd"/>
      <w:r>
        <w:rPr>
          <w:lang w:val="ru-RU"/>
        </w:rPr>
        <w:t xml:space="preserve">) </w:t>
      </w:r>
      <w:r w:rsidRPr="003D63EC">
        <w:rPr>
          <w:lang w:val="ru-RU"/>
        </w:rPr>
        <w:t>(башни/баллисты)</w:t>
      </w:r>
    </w:p>
    <w:p w14:paraId="772859C3" w14:textId="77AFA230" w:rsidR="00B35CB1" w:rsidRDefault="00122B7E">
      <w:pPr>
        <w:pStyle w:val="ae"/>
        <w:numPr>
          <w:ilvl w:val="2"/>
          <w:numId w:val="64"/>
        </w:numPr>
        <w:rPr>
          <w:lang w:val="ru-RU"/>
        </w:rPr>
      </w:pPr>
      <w:r w:rsidRPr="00122B7E">
        <w:rPr>
          <w:lang w:val="ru-RU"/>
        </w:rPr>
        <w:t xml:space="preserve">Если </w:t>
      </w:r>
      <w:r>
        <w:rPr>
          <w:lang w:val="ru-RU"/>
        </w:rPr>
        <w:t>цель</w:t>
      </w:r>
      <w:r w:rsidRPr="00122B7E">
        <w:rPr>
          <w:lang w:val="ru-RU"/>
        </w:rPr>
        <w:t xml:space="preserve"> имеет </w:t>
      </w:r>
      <w:r>
        <w:rPr>
          <w:lang w:val="ru-RU"/>
        </w:rPr>
        <w:t>иммунитет к толчку (</w:t>
      </w:r>
      <w:proofErr w:type="spellStart"/>
      <w:r w:rsidRPr="00122B7E">
        <w:rPr>
          <w:lang w:val="ru-RU"/>
        </w:rPr>
        <w:t>Cannot</w:t>
      </w:r>
      <w:proofErr w:type="spellEnd"/>
      <w:r w:rsidRPr="00122B7E">
        <w:rPr>
          <w:lang w:val="ru-RU"/>
        </w:rPr>
        <w:t xml:space="preserve"> </w:t>
      </w:r>
      <w:proofErr w:type="spellStart"/>
      <w:r w:rsidRPr="00122B7E">
        <w:rPr>
          <w:lang w:val="ru-RU"/>
        </w:rPr>
        <w:t>be</w:t>
      </w:r>
      <w:proofErr w:type="spellEnd"/>
      <w:r w:rsidRPr="00122B7E">
        <w:rPr>
          <w:lang w:val="ru-RU"/>
        </w:rPr>
        <w:t xml:space="preserve"> </w:t>
      </w:r>
      <w:proofErr w:type="spellStart"/>
      <w:r w:rsidRPr="00122B7E">
        <w:rPr>
          <w:lang w:val="ru-RU"/>
        </w:rPr>
        <w:t>Displaced</w:t>
      </w:r>
      <w:proofErr w:type="spellEnd"/>
      <w:r>
        <w:rPr>
          <w:lang w:val="ru-RU"/>
        </w:rPr>
        <w:t>)</w:t>
      </w:r>
      <w:r w:rsidRPr="00122B7E">
        <w:rPr>
          <w:lang w:val="ru-RU"/>
        </w:rPr>
        <w:t>, юнит телепортируется на ближайшую клетку и наносит урон</w:t>
      </w:r>
    </w:p>
    <w:p w14:paraId="7954C861" w14:textId="74BB2759" w:rsidR="00E85AF2" w:rsidRDefault="00E85AF2">
      <w:pPr>
        <w:pStyle w:val="ae"/>
        <w:numPr>
          <w:ilvl w:val="2"/>
          <w:numId w:val="64"/>
        </w:numPr>
        <w:rPr>
          <w:lang w:val="ru-RU"/>
        </w:rPr>
      </w:pPr>
      <w:r w:rsidRPr="00E85AF2">
        <w:rPr>
          <w:lang w:val="ru-RU"/>
        </w:rPr>
        <w:t>Исправление: корректно работает увеличение урона от количества здоровья по сдвинутым целям</w:t>
      </w:r>
    </w:p>
    <w:p w14:paraId="4AB251BA" w14:textId="02AB02FE" w:rsidR="00E85AF2" w:rsidRDefault="00E85AF2">
      <w:pPr>
        <w:pStyle w:val="ae"/>
        <w:numPr>
          <w:ilvl w:val="2"/>
          <w:numId w:val="64"/>
        </w:numPr>
        <w:rPr>
          <w:lang w:val="ru-RU"/>
        </w:rPr>
      </w:pPr>
      <w:r w:rsidRPr="00E85AF2">
        <w:rPr>
          <w:lang w:val="ru-RU"/>
        </w:rPr>
        <w:t xml:space="preserve">Цена найма увеличена </w:t>
      </w:r>
      <w:proofErr w:type="spellStart"/>
      <w:r w:rsidRPr="00E85AF2">
        <w:rPr>
          <w:lang w:val="ru-RU"/>
        </w:rPr>
        <w:t>Т3</w:t>
      </w:r>
      <w:proofErr w:type="spellEnd"/>
      <w:r w:rsidRPr="00E85AF2">
        <w:rPr>
          <w:lang w:val="ru-RU"/>
        </w:rPr>
        <w:t xml:space="preserve"> </w:t>
      </w:r>
      <w:proofErr w:type="spellStart"/>
      <w:r w:rsidRPr="00E85AF2">
        <w:rPr>
          <w:lang w:val="ru-RU"/>
        </w:rPr>
        <w:t>mediu</w:t>
      </w:r>
      <w:proofErr w:type="spellEnd"/>
      <w:r w:rsidR="002D26AA">
        <w:t>m</w:t>
      </w:r>
      <w:r w:rsidRPr="00E85AF2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E85AF2">
        <w:rPr>
          <w:lang w:val="ru-RU"/>
        </w:rPr>
        <w:t xml:space="preserve">&gt; </w:t>
      </w:r>
      <w:proofErr w:type="spellStart"/>
      <w:r w:rsidRPr="00E85AF2">
        <w:rPr>
          <w:lang w:val="ru-RU"/>
        </w:rPr>
        <w:t>Т3</w:t>
      </w:r>
      <w:proofErr w:type="spellEnd"/>
      <w:r w:rsidRPr="00E85AF2">
        <w:rPr>
          <w:lang w:val="ru-RU"/>
        </w:rPr>
        <w:t xml:space="preserve"> </w:t>
      </w:r>
      <w:proofErr w:type="spellStart"/>
      <w:r w:rsidRPr="00E85AF2">
        <w:rPr>
          <w:lang w:val="ru-RU"/>
        </w:rPr>
        <w:t>high</w:t>
      </w:r>
      <w:proofErr w:type="spellEnd"/>
    </w:p>
    <w:p w14:paraId="783CF07D" w14:textId="1C050CEA" w:rsidR="00E17FAC" w:rsidRDefault="003F219A" w:rsidP="00622CE9">
      <w:pPr>
        <w:pStyle w:val="21"/>
      </w:pPr>
      <w:r w:rsidRPr="003F219A">
        <w:t>[</w:t>
      </w:r>
      <w:proofErr w:type="spellStart"/>
      <w:r w:rsidRPr="003F219A">
        <w:t>reaverimperial</w:t>
      </w:r>
      <w:proofErr w:type="spellEnd"/>
      <w:r w:rsidRPr="003F219A">
        <w:t xml:space="preserve">] </w:t>
      </w:r>
      <w:r>
        <w:rPr>
          <w:lang w:val="ru-RU"/>
        </w:rPr>
        <w:t>Корсары (</w:t>
      </w:r>
      <w:r w:rsidR="00622CE9">
        <w:t>Reaver</w:t>
      </w:r>
      <w:r>
        <w:rPr>
          <w:lang w:val="ru-RU"/>
        </w:rPr>
        <w:t>)</w:t>
      </w:r>
    </w:p>
    <w:p w14:paraId="5D0F5B8E" w14:textId="5969559C" w:rsidR="00622CE9" w:rsidRDefault="00403C43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Наблюдатель </w:t>
      </w:r>
      <w:proofErr w:type="spellStart"/>
      <w:r>
        <w:rPr>
          <w:lang w:val="ru-RU"/>
        </w:rPr>
        <w:t>Т1</w:t>
      </w:r>
      <w:proofErr w:type="spellEnd"/>
      <w:r>
        <w:rPr>
          <w:lang w:val="ru-RU"/>
        </w:rPr>
        <w:t xml:space="preserve"> (</w:t>
      </w:r>
      <w:r w:rsidR="00493D9E" w:rsidRPr="00493D9E">
        <w:t>Observer</w:t>
      </w:r>
      <w:r>
        <w:rPr>
          <w:lang w:val="ru-RU"/>
        </w:rPr>
        <w:t>)</w:t>
      </w:r>
    </w:p>
    <w:p w14:paraId="4EE594CC" w14:textId="31006E44" w:rsidR="00493D9E" w:rsidRDefault="00493D9E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Удалена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F91D0E" w:rsidRPr="00F91D0E">
        <w:rPr>
          <w:lang w:val="ru-RU"/>
        </w:rPr>
        <w:t xml:space="preserve">Второстепенный </w:t>
      </w:r>
      <w:r w:rsidR="003476EB">
        <w:rPr>
          <w:lang w:val="ru-RU"/>
        </w:rPr>
        <w:t>(</w:t>
      </w:r>
      <w:r w:rsidR="003476EB" w:rsidRPr="003476EB">
        <w:t>Non</w:t>
      </w:r>
      <w:r w:rsidR="005D39CD">
        <w:rPr>
          <w:lang w:val="ru-RU"/>
        </w:rPr>
        <w:t>-</w:t>
      </w:r>
      <w:r w:rsidR="003476EB" w:rsidRPr="003476EB">
        <w:t>Vital</w:t>
      </w:r>
      <w:r w:rsidR="003476EB">
        <w:rPr>
          <w:lang w:val="ru-RU"/>
        </w:rPr>
        <w:t>)</w:t>
      </w:r>
    </w:p>
    <w:p w14:paraId="1FA0002B" w14:textId="3A0A42DD" w:rsidR="00F91D0E" w:rsidRDefault="00F91D0E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Добавлена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4E7EC2" w:rsidRPr="004E7EC2">
        <w:rPr>
          <w:lang w:val="ru-RU"/>
        </w:rPr>
        <w:t>Мастер отступления</w:t>
      </w:r>
      <w:r w:rsidR="004E7EC2">
        <w:rPr>
          <w:lang w:val="ru-RU"/>
        </w:rPr>
        <w:t xml:space="preserve"> (</w:t>
      </w:r>
      <w:r w:rsidR="005A08DC" w:rsidRPr="005A08DC">
        <w:t>Retreat</w:t>
      </w:r>
      <w:r w:rsidR="005A08DC" w:rsidRPr="005A08DC">
        <w:rPr>
          <w:lang w:val="ru-RU"/>
        </w:rPr>
        <w:t xml:space="preserve"> </w:t>
      </w:r>
      <w:r w:rsidR="005A08DC" w:rsidRPr="005A08DC">
        <w:t>Expert</w:t>
      </w:r>
      <w:r w:rsidR="004E7EC2" w:rsidRPr="005A08DC">
        <w:rPr>
          <w:lang w:val="ru-RU"/>
        </w:rPr>
        <w:t>)</w:t>
      </w:r>
    </w:p>
    <w:p w14:paraId="698571AB" w14:textId="2D5FE9B3" w:rsidR="005A08DC" w:rsidRDefault="005A08DC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 w:rsidR="005258AA">
        <w:rPr>
          <w:lang w:val="ru-RU"/>
        </w:rPr>
        <w:t xml:space="preserve"> </w:t>
      </w:r>
      <w:proofErr w:type="spellStart"/>
      <w:r w:rsidR="005258AA" w:rsidRPr="00C23CE9">
        <w:rPr>
          <w:lang w:val="ru-RU"/>
        </w:rPr>
        <w:t>Магострельная</w:t>
      </w:r>
      <w:proofErr w:type="spellEnd"/>
      <w:r w:rsidR="005258AA" w:rsidRPr="00C23CE9">
        <w:rPr>
          <w:lang w:val="ru-RU"/>
        </w:rPr>
        <w:t xml:space="preserve"> пушка</w:t>
      </w:r>
      <w:r w:rsidR="005258AA">
        <w:rPr>
          <w:lang w:val="ru-RU"/>
        </w:rPr>
        <w:t xml:space="preserve"> </w:t>
      </w:r>
      <w:proofErr w:type="spellStart"/>
      <w:r w:rsidR="005258AA">
        <w:rPr>
          <w:lang w:val="ru-RU"/>
        </w:rPr>
        <w:t>Т3</w:t>
      </w:r>
      <w:proofErr w:type="spellEnd"/>
      <w:r w:rsidR="005258AA">
        <w:rPr>
          <w:lang w:val="ru-RU"/>
        </w:rPr>
        <w:t xml:space="preserve"> (</w:t>
      </w:r>
      <w:proofErr w:type="spellStart"/>
      <w:r w:rsidR="00C23CE9" w:rsidRPr="00C23CE9">
        <w:rPr>
          <w:lang w:val="ru-RU"/>
        </w:rPr>
        <w:t>Magelock</w:t>
      </w:r>
      <w:proofErr w:type="spellEnd"/>
      <w:r w:rsidR="00C23CE9" w:rsidRPr="00C23CE9">
        <w:rPr>
          <w:lang w:val="ru-RU"/>
        </w:rPr>
        <w:t xml:space="preserve"> </w:t>
      </w:r>
      <w:proofErr w:type="spellStart"/>
      <w:r w:rsidR="00C23CE9" w:rsidRPr="00C23CE9">
        <w:rPr>
          <w:lang w:val="ru-RU"/>
        </w:rPr>
        <w:t>Cannon</w:t>
      </w:r>
      <w:proofErr w:type="spellEnd"/>
      <w:r w:rsidR="005258AA">
        <w:rPr>
          <w:lang w:val="ru-RU"/>
        </w:rPr>
        <w:t>)</w:t>
      </w:r>
    </w:p>
    <w:p w14:paraId="264A7419" w14:textId="1FEEA04B" w:rsidR="00C23CE9" w:rsidRDefault="00C23CE9">
      <w:pPr>
        <w:pStyle w:val="a9"/>
        <w:numPr>
          <w:ilvl w:val="1"/>
          <w:numId w:val="65"/>
        </w:numPr>
        <w:rPr>
          <w:lang w:val="ru-RU"/>
        </w:rPr>
      </w:pPr>
      <w:r w:rsidRPr="00C23CE9"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C23CE9">
        <w:rPr>
          <w:lang w:val="ru-RU"/>
        </w:rPr>
        <w:t xml:space="preserve"> Пушечный залп (Fire </w:t>
      </w:r>
      <w:proofErr w:type="spellStart"/>
      <w:r w:rsidRPr="00C23CE9">
        <w:rPr>
          <w:lang w:val="ru-RU"/>
        </w:rPr>
        <w:t>Cannon</w:t>
      </w:r>
      <w:proofErr w:type="spellEnd"/>
      <w:r w:rsidRPr="00C23CE9">
        <w:rPr>
          <w:lang w:val="ru-RU"/>
        </w:rPr>
        <w:t>)</w:t>
      </w:r>
    </w:p>
    <w:p w14:paraId="3B6F0B37" w14:textId="12E640A3" w:rsidR="00C23CE9" w:rsidRDefault="00C23CE9">
      <w:pPr>
        <w:pStyle w:val="a9"/>
        <w:numPr>
          <w:ilvl w:val="2"/>
          <w:numId w:val="65"/>
        </w:numPr>
        <w:rPr>
          <w:lang w:val="ru-RU"/>
        </w:rPr>
      </w:pPr>
      <w:r w:rsidRPr="00C23CE9">
        <w:rPr>
          <w:lang w:val="ru-RU"/>
        </w:rPr>
        <w:t>теперь не работает во вражеской зоне контроля</w:t>
      </w:r>
    </w:p>
    <w:p w14:paraId="088BF2EF" w14:textId="1F411785" w:rsidR="00D048FF" w:rsidRPr="00665BFA" w:rsidRDefault="0011502E">
      <w:pPr>
        <w:pStyle w:val="a9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Уменьшен урон 40 </w:t>
      </w:r>
      <w:r w:rsidR="005D39CD">
        <w:rPr>
          <w:lang w:val="ru-RU"/>
        </w:rPr>
        <w:t>-</w:t>
      </w:r>
      <w:r>
        <w:t xml:space="preserve">&gt; 30 </w:t>
      </w:r>
      <w:r w:rsidR="00120440" w:rsidRPr="00120440">
        <w:t>[physical]</w:t>
      </w:r>
    </w:p>
    <w:p w14:paraId="4FBD20DD" w14:textId="18BC17D8" w:rsidR="00665BFA" w:rsidRPr="00665BFA" w:rsidRDefault="00665BFA" w:rsidP="00C31A39">
      <w:pPr>
        <w:pStyle w:val="31"/>
      </w:pPr>
      <w:r w:rsidRPr="000349FA">
        <w:t>[</w:t>
      </w:r>
      <w:proofErr w:type="spellStart"/>
      <w:r w:rsidRPr="000349FA">
        <w:t>reaverimperial</w:t>
      </w:r>
      <w:proofErr w:type="spellEnd"/>
      <w:r w:rsidRPr="000349FA">
        <w:t>]</w:t>
      </w:r>
      <w:r>
        <w:t xml:space="preserve"> </w:t>
      </w:r>
      <w:r>
        <w:rPr>
          <w:lang w:val="ru-RU"/>
        </w:rPr>
        <w:t>Корсары</w:t>
      </w:r>
      <w:r>
        <w:t xml:space="preserve"> </w:t>
      </w:r>
      <w:r w:rsidR="005D39CD">
        <w:t>-</w:t>
      </w:r>
      <w:r>
        <w:t xml:space="preserve"> </w:t>
      </w:r>
      <w:r w:rsidR="000349FA">
        <w:rPr>
          <w:lang w:val="ru-RU"/>
        </w:rPr>
        <w:t>Империя</w:t>
      </w:r>
      <w:r w:rsidRPr="000349FA">
        <w:t xml:space="preserve"> (</w:t>
      </w:r>
      <w:r>
        <w:t>Reaver</w:t>
      </w:r>
      <w:r w:rsidR="000349FA" w:rsidRPr="000349FA">
        <w:t xml:space="preserve"> </w:t>
      </w:r>
      <w:r w:rsidR="005D39CD">
        <w:t>-</w:t>
      </w:r>
      <w:r w:rsidR="000349FA" w:rsidRPr="000349FA">
        <w:t xml:space="preserve"> Imperial</w:t>
      </w:r>
      <w:r w:rsidRPr="000349FA">
        <w:t>)</w:t>
      </w:r>
    </w:p>
    <w:p w14:paraId="3DD74413" w14:textId="1F5A3396" w:rsidR="00126011" w:rsidRDefault="00126011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Фракционный осадный проект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C60978" w:rsidRPr="00C60978">
        <w:rPr>
          <w:lang w:val="ru-RU"/>
        </w:rPr>
        <w:t>Построить осадные пушки</w:t>
      </w:r>
      <w:r w:rsidR="00C60978">
        <w:rPr>
          <w:lang w:val="ru-RU"/>
        </w:rPr>
        <w:t xml:space="preserve"> (</w:t>
      </w:r>
      <w:r w:rsidR="00210CA0" w:rsidRPr="00210CA0">
        <w:t>Construct</w:t>
      </w:r>
      <w:r w:rsidR="00210CA0" w:rsidRPr="00210CA0">
        <w:rPr>
          <w:lang w:val="ru-RU"/>
        </w:rPr>
        <w:t xml:space="preserve"> </w:t>
      </w:r>
      <w:r w:rsidR="00210CA0" w:rsidRPr="00210CA0">
        <w:t>Siege</w:t>
      </w:r>
      <w:r w:rsidR="00210CA0" w:rsidRPr="00210CA0">
        <w:rPr>
          <w:lang w:val="ru-RU"/>
        </w:rPr>
        <w:t xml:space="preserve"> </w:t>
      </w:r>
      <w:r w:rsidR="00210CA0" w:rsidRPr="00210CA0">
        <w:t>Guns</w:t>
      </w:r>
      <w:r w:rsidR="00C60978">
        <w:rPr>
          <w:lang w:val="ru-RU"/>
        </w:rPr>
        <w:t>)</w:t>
      </w:r>
    </w:p>
    <w:p w14:paraId="04DFB814" w14:textId="7282325E" w:rsidR="00210CA0" w:rsidRPr="00C31A39" w:rsidRDefault="006E77FE">
      <w:pPr>
        <w:pStyle w:val="a9"/>
        <w:numPr>
          <w:ilvl w:val="1"/>
          <w:numId w:val="65"/>
        </w:numPr>
      </w:pPr>
      <w:r>
        <w:rPr>
          <w:lang w:val="ru-RU"/>
        </w:rPr>
        <w:t>Изменена</w:t>
      </w:r>
      <w:r w:rsidRPr="007E336E">
        <w:t xml:space="preserve"> </w:t>
      </w:r>
      <w:r>
        <w:rPr>
          <w:lang w:val="ru-RU"/>
        </w:rPr>
        <w:t>цена</w:t>
      </w:r>
      <w:r w:rsidRPr="007E336E">
        <w:t xml:space="preserve">: </w:t>
      </w:r>
      <w:r w:rsidR="008A237D">
        <w:t>2</w:t>
      </w:r>
      <w:r w:rsidRPr="007E336E">
        <w:t>00</w:t>
      </w:r>
      <w:r w:rsidR="008A237D" w:rsidRPr="007E336E">
        <w:t xml:space="preserve"> [gold] </w:t>
      </w:r>
      <w:r w:rsidR="005D39CD">
        <w:t>-</w:t>
      </w:r>
      <w:r w:rsidR="008A237D">
        <w:t xml:space="preserve">&gt; </w:t>
      </w:r>
      <w:r w:rsidR="006029CB" w:rsidRPr="00665BFA">
        <w:t>1</w:t>
      </w:r>
      <w:r w:rsidR="008A237D" w:rsidRPr="008A237D">
        <w:t>00 [gold]</w:t>
      </w:r>
      <w:r w:rsidR="008A237D">
        <w:t xml:space="preserve"> </w:t>
      </w:r>
      <w:r w:rsidR="00F11AC7">
        <w:t>20</w:t>
      </w:r>
      <w:r w:rsidR="007E336E" w:rsidRPr="007E336E">
        <w:t xml:space="preserve"> [</w:t>
      </w:r>
      <w:proofErr w:type="spellStart"/>
      <w:r w:rsidR="007E336E" w:rsidRPr="007E336E">
        <w:t>warspoils</w:t>
      </w:r>
      <w:proofErr w:type="spellEnd"/>
      <w:r w:rsidR="007E336E" w:rsidRPr="007E336E">
        <w:t>]</w:t>
      </w:r>
    </w:p>
    <w:p w14:paraId="4391913C" w14:textId="1EC1A2D7" w:rsidR="00C31A39" w:rsidRDefault="0063317C" w:rsidP="0063317C">
      <w:pPr>
        <w:pStyle w:val="21"/>
        <w:rPr>
          <w:lang w:val="ru-RU"/>
        </w:rPr>
      </w:pPr>
      <w:r w:rsidRPr="0063317C">
        <w:t>[</w:t>
      </w:r>
      <w:proofErr w:type="spellStart"/>
      <w:r w:rsidRPr="0063317C">
        <w:t>cultureprimal</w:t>
      </w:r>
      <w:proofErr w:type="spellEnd"/>
      <w:r w:rsidRPr="0063317C">
        <w:t xml:space="preserve">] </w:t>
      </w:r>
      <w:r w:rsidR="003172D4">
        <w:rPr>
          <w:lang w:val="ru-RU"/>
        </w:rPr>
        <w:t>Первобытные</w:t>
      </w:r>
      <w:r w:rsidR="003172D4" w:rsidRPr="0063317C">
        <w:t xml:space="preserve"> (</w:t>
      </w:r>
      <w:r w:rsidRPr="0063317C">
        <w:t>Primal</w:t>
      </w:r>
      <w:r w:rsidR="003172D4" w:rsidRPr="0063317C">
        <w:t>)</w:t>
      </w:r>
    </w:p>
    <w:p w14:paraId="0239255F" w14:textId="4EEB27EC" w:rsidR="0063317C" w:rsidRDefault="00010C52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Фракционная </w:t>
      </w:r>
      <w:r w:rsidRPr="00010C52">
        <w:rPr>
          <w:lang w:val="ru-RU"/>
        </w:rPr>
        <w:t>способность</w:t>
      </w:r>
      <w:r>
        <w:rPr>
          <w:lang w:val="ru-RU"/>
        </w:rPr>
        <w:t xml:space="preserve"> героя</w:t>
      </w:r>
      <w:r w:rsidR="00660DB0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010C52">
        <w:rPr>
          <w:lang w:val="ru-RU"/>
        </w:rPr>
        <w:t xml:space="preserve"> Аватар первобытного зверя</w:t>
      </w:r>
      <w:r w:rsidR="00660DB0">
        <w:rPr>
          <w:lang w:val="ru-RU"/>
        </w:rPr>
        <w:t xml:space="preserve"> (</w:t>
      </w:r>
      <w:proofErr w:type="spellStart"/>
      <w:r w:rsidR="00660DB0" w:rsidRPr="00660DB0">
        <w:rPr>
          <w:lang w:val="ru-RU"/>
        </w:rPr>
        <w:t>Avatar</w:t>
      </w:r>
      <w:proofErr w:type="spellEnd"/>
      <w:r w:rsidR="00660DB0" w:rsidRPr="00660DB0">
        <w:rPr>
          <w:lang w:val="ru-RU"/>
        </w:rPr>
        <w:t xml:space="preserve"> </w:t>
      </w:r>
      <w:proofErr w:type="spellStart"/>
      <w:r w:rsidR="00660DB0" w:rsidRPr="00660DB0">
        <w:rPr>
          <w:lang w:val="ru-RU"/>
        </w:rPr>
        <w:t>of</w:t>
      </w:r>
      <w:proofErr w:type="spellEnd"/>
      <w:r w:rsidR="00660DB0" w:rsidRPr="00660DB0">
        <w:rPr>
          <w:lang w:val="ru-RU"/>
        </w:rPr>
        <w:t xml:space="preserve"> the</w:t>
      </w:r>
      <w:r w:rsidR="00660DB0">
        <w:rPr>
          <w:lang w:val="ru-RU"/>
        </w:rPr>
        <w:t xml:space="preserve"> </w:t>
      </w:r>
      <w:proofErr w:type="spellStart"/>
      <w:r w:rsidR="0035416B" w:rsidRPr="0035416B">
        <w:rPr>
          <w:lang w:val="ru-RU"/>
        </w:rPr>
        <w:t>Primal</w:t>
      </w:r>
      <w:proofErr w:type="spellEnd"/>
      <w:r w:rsidR="0035416B" w:rsidRPr="0035416B">
        <w:rPr>
          <w:lang w:val="ru-RU"/>
        </w:rPr>
        <w:t xml:space="preserve"> </w:t>
      </w:r>
      <w:proofErr w:type="spellStart"/>
      <w:r w:rsidR="0035416B" w:rsidRPr="0035416B">
        <w:rPr>
          <w:lang w:val="ru-RU"/>
        </w:rPr>
        <w:t>Beast</w:t>
      </w:r>
      <w:proofErr w:type="spellEnd"/>
      <w:r w:rsidR="00660DB0">
        <w:rPr>
          <w:lang w:val="ru-RU"/>
        </w:rPr>
        <w:t>)</w:t>
      </w:r>
    </w:p>
    <w:p w14:paraId="32F46DF4" w14:textId="644A38F9" w:rsidR="00BD493D" w:rsidRDefault="00BD493D">
      <w:pPr>
        <w:pStyle w:val="a9"/>
        <w:numPr>
          <w:ilvl w:val="1"/>
          <w:numId w:val="65"/>
        </w:numPr>
        <w:rPr>
          <w:lang w:val="ru-RU"/>
        </w:rPr>
      </w:pPr>
      <w:r w:rsidRPr="00BD493D">
        <w:rPr>
          <w:lang w:val="ru-RU"/>
        </w:rPr>
        <w:t>Во время боя на родном ландшафте, бонус применяется только на дружественных героев со способностью Дар первобытного зверя</w:t>
      </w:r>
      <w:r>
        <w:rPr>
          <w:lang w:val="ru-RU"/>
        </w:rPr>
        <w:t xml:space="preserve"> </w:t>
      </w:r>
      <w:r w:rsidRPr="00BD493D">
        <w:rPr>
          <w:lang w:val="ru-RU"/>
        </w:rPr>
        <w:t>(</w:t>
      </w:r>
      <w:proofErr w:type="spellStart"/>
      <w:r w:rsidRPr="00BD493D">
        <w:rPr>
          <w:lang w:val="ru-RU"/>
        </w:rPr>
        <w:t>Avatar</w:t>
      </w:r>
      <w:proofErr w:type="spellEnd"/>
      <w:r w:rsidRPr="00BD493D">
        <w:rPr>
          <w:lang w:val="ru-RU"/>
        </w:rPr>
        <w:t xml:space="preserve"> </w:t>
      </w:r>
      <w:proofErr w:type="spellStart"/>
      <w:r w:rsidRPr="00BD493D">
        <w:rPr>
          <w:lang w:val="ru-RU"/>
        </w:rPr>
        <w:t>of</w:t>
      </w:r>
      <w:proofErr w:type="spellEnd"/>
      <w:r w:rsidRPr="00BD493D">
        <w:rPr>
          <w:lang w:val="ru-RU"/>
        </w:rPr>
        <w:t xml:space="preserve"> the </w:t>
      </w:r>
      <w:proofErr w:type="spellStart"/>
      <w:r w:rsidRPr="00BD493D">
        <w:rPr>
          <w:lang w:val="ru-RU"/>
        </w:rPr>
        <w:t>Primal</w:t>
      </w:r>
      <w:proofErr w:type="spellEnd"/>
      <w:r w:rsidRPr="00BD493D">
        <w:rPr>
          <w:lang w:val="ru-RU"/>
        </w:rPr>
        <w:t xml:space="preserve"> </w:t>
      </w:r>
      <w:proofErr w:type="spellStart"/>
      <w:r w:rsidRPr="00BD493D">
        <w:rPr>
          <w:lang w:val="ru-RU"/>
        </w:rPr>
        <w:t>Beast</w:t>
      </w:r>
      <w:proofErr w:type="spellEnd"/>
      <w:r w:rsidRPr="00BD493D">
        <w:rPr>
          <w:lang w:val="ru-RU"/>
        </w:rPr>
        <w:t>)</w:t>
      </w:r>
    </w:p>
    <w:p w14:paraId="45589F20" w14:textId="4E829B7B" w:rsidR="00BD493D" w:rsidRDefault="00B83E6F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986281" w:rsidRPr="00986281">
        <w:rPr>
          <w:lang w:val="ru-RU"/>
        </w:rPr>
        <w:t xml:space="preserve">Первобытная сорвиголова </w:t>
      </w:r>
      <w:proofErr w:type="spellStart"/>
      <w:r w:rsidR="00986281">
        <w:rPr>
          <w:lang w:val="ru-RU"/>
        </w:rPr>
        <w:t>Т2</w:t>
      </w:r>
      <w:proofErr w:type="spellEnd"/>
      <w:r w:rsidR="00986281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B83E6F">
        <w:rPr>
          <w:lang w:val="ru-RU"/>
        </w:rPr>
        <w:t>Primal</w:t>
      </w:r>
      <w:proofErr w:type="spellEnd"/>
      <w:r w:rsidRPr="00B83E6F">
        <w:rPr>
          <w:lang w:val="ru-RU"/>
        </w:rPr>
        <w:t xml:space="preserve"> </w:t>
      </w:r>
      <w:proofErr w:type="spellStart"/>
      <w:r w:rsidRPr="00B83E6F">
        <w:rPr>
          <w:lang w:val="ru-RU"/>
        </w:rPr>
        <w:t>Charger</w:t>
      </w:r>
      <w:proofErr w:type="spellEnd"/>
      <w:r>
        <w:rPr>
          <w:lang w:val="ru-RU"/>
        </w:rPr>
        <w:t>)</w:t>
      </w:r>
    </w:p>
    <w:p w14:paraId="516DD58E" w14:textId="4FFDA34A" w:rsidR="00986281" w:rsidRDefault="00493195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493195">
        <w:rPr>
          <w:lang w:val="ru-RU"/>
        </w:rPr>
        <w:t xml:space="preserve">Рассекающий натиск </w:t>
      </w:r>
      <w:r w:rsidR="00986281">
        <w:rPr>
          <w:lang w:val="ru-RU"/>
        </w:rPr>
        <w:t>(</w:t>
      </w:r>
      <w:proofErr w:type="spellStart"/>
      <w:r w:rsidR="00986281" w:rsidRPr="00986281">
        <w:rPr>
          <w:lang w:val="ru-RU"/>
        </w:rPr>
        <w:t>Cleaving</w:t>
      </w:r>
      <w:proofErr w:type="spellEnd"/>
      <w:r w:rsidR="00986281" w:rsidRPr="00986281">
        <w:rPr>
          <w:lang w:val="ru-RU"/>
        </w:rPr>
        <w:t xml:space="preserve"> </w:t>
      </w:r>
      <w:proofErr w:type="spellStart"/>
      <w:r w:rsidR="00986281" w:rsidRPr="00986281">
        <w:rPr>
          <w:lang w:val="ru-RU"/>
        </w:rPr>
        <w:t>Charge</w:t>
      </w:r>
      <w:proofErr w:type="spellEnd"/>
      <w:r w:rsidR="00986281">
        <w:rPr>
          <w:lang w:val="ru-RU"/>
        </w:rPr>
        <w:t>)</w:t>
      </w:r>
    </w:p>
    <w:p w14:paraId="515CD9A2" w14:textId="0CF8EAC5" w:rsidR="00493195" w:rsidRDefault="00493195">
      <w:pPr>
        <w:pStyle w:val="a9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Добавлен тег </w:t>
      </w:r>
      <w:r w:rsidR="00AF4A45" w:rsidRPr="00AF4A45">
        <w:rPr>
          <w:lang w:val="ru-RU"/>
        </w:rPr>
        <w:t>Однократная атака</w:t>
      </w:r>
      <w:r w:rsidR="00AF4A45">
        <w:rPr>
          <w:lang w:val="ru-RU"/>
        </w:rPr>
        <w:t xml:space="preserve"> (</w:t>
      </w:r>
      <w:r w:rsidR="00AF4A45" w:rsidRPr="00AF4A45">
        <w:rPr>
          <w:lang w:val="ru-RU"/>
        </w:rPr>
        <w:t xml:space="preserve">Single </w:t>
      </w:r>
      <w:proofErr w:type="spellStart"/>
      <w:r w:rsidR="00AF4A45" w:rsidRPr="00AF4A45">
        <w:rPr>
          <w:lang w:val="ru-RU"/>
        </w:rPr>
        <w:t>Shot</w:t>
      </w:r>
      <w:proofErr w:type="spellEnd"/>
      <w:r w:rsidR="00AF4A45">
        <w:rPr>
          <w:lang w:val="ru-RU"/>
        </w:rPr>
        <w:t>)</w:t>
      </w:r>
    </w:p>
    <w:p w14:paraId="4B5CE084" w14:textId="30692E2D" w:rsidR="00AF4A45" w:rsidRDefault="00AF4A45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DA4118" w:rsidRPr="00DA4118">
        <w:rPr>
          <w:lang w:val="ru-RU"/>
        </w:rPr>
        <w:t>Анимист</w:t>
      </w:r>
      <w:r w:rsidR="00DA4118">
        <w:rPr>
          <w:lang w:val="ru-RU"/>
        </w:rPr>
        <w:t xml:space="preserve"> </w:t>
      </w:r>
      <w:proofErr w:type="spellStart"/>
      <w:r w:rsidR="00DA4118">
        <w:rPr>
          <w:lang w:val="ru-RU"/>
        </w:rPr>
        <w:t>Т2</w:t>
      </w:r>
      <w:proofErr w:type="spellEnd"/>
      <w:r w:rsidR="00DA4118">
        <w:rPr>
          <w:lang w:val="ru-RU"/>
        </w:rPr>
        <w:t xml:space="preserve"> (</w:t>
      </w:r>
      <w:proofErr w:type="spellStart"/>
      <w:r w:rsidR="00DA4118" w:rsidRPr="00DA4118">
        <w:rPr>
          <w:lang w:val="ru-RU"/>
        </w:rPr>
        <w:t>Animist</w:t>
      </w:r>
      <w:proofErr w:type="spellEnd"/>
      <w:r w:rsidR="00DA4118">
        <w:rPr>
          <w:lang w:val="ru-RU"/>
        </w:rPr>
        <w:t>)</w:t>
      </w:r>
    </w:p>
    <w:p w14:paraId="5619B411" w14:textId="555BB876" w:rsidR="00DA4118" w:rsidRDefault="009B487F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9B487F">
        <w:rPr>
          <w:lang w:val="ru-RU"/>
        </w:rPr>
        <w:t>Призыв первобытного зверя (</w:t>
      </w:r>
      <w:proofErr w:type="spellStart"/>
      <w:r w:rsidRPr="009B487F">
        <w:rPr>
          <w:lang w:val="ru-RU"/>
        </w:rPr>
        <w:t>Summon</w:t>
      </w:r>
      <w:proofErr w:type="spellEnd"/>
      <w:r w:rsidRPr="009B487F">
        <w:rPr>
          <w:lang w:val="ru-RU"/>
        </w:rPr>
        <w:t xml:space="preserve"> </w:t>
      </w:r>
      <w:proofErr w:type="spellStart"/>
      <w:r w:rsidRPr="009B487F">
        <w:rPr>
          <w:lang w:val="ru-RU"/>
        </w:rPr>
        <w:t>Primal</w:t>
      </w:r>
      <w:proofErr w:type="spellEnd"/>
      <w:r w:rsidRPr="009B487F">
        <w:rPr>
          <w:lang w:val="ru-RU"/>
        </w:rPr>
        <w:t xml:space="preserve"> </w:t>
      </w:r>
      <w:proofErr w:type="spellStart"/>
      <w:r w:rsidRPr="009B487F">
        <w:rPr>
          <w:lang w:val="ru-RU"/>
        </w:rPr>
        <w:t>Animal</w:t>
      </w:r>
      <w:proofErr w:type="spellEnd"/>
      <w:r w:rsidRPr="009B487F">
        <w:rPr>
          <w:lang w:val="ru-RU"/>
        </w:rPr>
        <w:t>)</w:t>
      </w:r>
    </w:p>
    <w:p w14:paraId="132C397A" w14:textId="7B7667C1" w:rsidR="009B487F" w:rsidRDefault="009B487F">
      <w:pPr>
        <w:pStyle w:val="a9"/>
        <w:numPr>
          <w:ilvl w:val="2"/>
          <w:numId w:val="65"/>
        </w:numPr>
        <w:rPr>
          <w:lang w:val="ru-RU"/>
        </w:rPr>
      </w:pPr>
      <w:r w:rsidRPr="009B487F">
        <w:rPr>
          <w:lang w:val="ru-RU"/>
        </w:rPr>
        <w:lastRenderedPageBreak/>
        <w:t>Требует активной Первобытной ярости (</w:t>
      </w:r>
      <w:proofErr w:type="spellStart"/>
      <w:r w:rsidRPr="009B487F">
        <w:rPr>
          <w:lang w:val="ru-RU"/>
        </w:rPr>
        <w:t>Primal</w:t>
      </w:r>
      <w:proofErr w:type="spellEnd"/>
      <w:r w:rsidRPr="009B487F">
        <w:rPr>
          <w:lang w:val="ru-RU"/>
        </w:rPr>
        <w:t xml:space="preserve"> </w:t>
      </w:r>
      <w:proofErr w:type="spellStart"/>
      <w:r w:rsidRPr="009B487F">
        <w:rPr>
          <w:lang w:val="ru-RU"/>
        </w:rPr>
        <w:t>Fury</w:t>
      </w:r>
      <w:proofErr w:type="spellEnd"/>
      <w:r w:rsidRPr="009B487F">
        <w:rPr>
          <w:lang w:val="ru-RU"/>
        </w:rPr>
        <w:t>)</w:t>
      </w:r>
    </w:p>
    <w:p w14:paraId="644F5C54" w14:textId="4E07EAD1" w:rsidR="009B487F" w:rsidRDefault="00301546">
      <w:pPr>
        <w:pStyle w:val="a9"/>
        <w:numPr>
          <w:ilvl w:val="2"/>
          <w:numId w:val="65"/>
        </w:numPr>
        <w:rPr>
          <w:lang w:val="ru-RU"/>
        </w:rPr>
      </w:pPr>
      <w:r w:rsidRPr="00301546">
        <w:rPr>
          <w:lang w:val="ru-RU"/>
        </w:rPr>
        <w:t>После применения сбрасывает все эффекты Первобытной ярости (</w:t>
      </w:r>
      <w:proofErr w:type="spellStart"/>
      <w:r w:rsidRPr="00301546">
        <w:rPr>
          <w:lang w:val="ru-RU"/>
        </w:rPr>
        <w:t>Primal</w:t>
      </w:r>
      <w:proofErr w:type="spellEnd"/>
      <w:r w:rsidRPr="00301546">
        <w:rPr>
          <w:lang w:val="ru-RU"/>
        </w:rPr>
        <w:t xml:space="preserve"> </w:t>
      </w:r>
      <w:proofErr w:type="spellStart"/>
      <w:r w:rsidRPr="00301546">
        <w:rPr>
          <w:lang w:val="ru-RU"/>
        </w:rPr>
        <w:t>Fury</w:t>
      </w:r>
      <w:proofErr w:type="spellEnd"/>
      <w:r w:rsidRPr="00301546">
        <w:rPr>
          <w:lang w:val="ru-RU"/>
        </w:rPr>
        <w:t>)</w:t>
      </w:r>
    </w:p>
    <w:p w14:paraId="3A348E04" w14:textId="03E2D38E" w:rsidR="00301546" w:rsidRDefault="00301546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301546">
        <w:rPr>
          <w:lang w:val="ru-RU"/>
        </w:rPr>
        <w:t>Духовное исцеление (</w:t>
      </w:r>
      <w:proofErr w:type="spellStart"/>
      <w:r w:rsidRPr="00301546">
        <w:rPr>
          <w:lang w:val="ru-RU"/>
        </w:rPr>
        <w:t>Spiritual</w:t>
      </w:r>
      <w:proofErr w:type="spellEnd"/>
      <w:r w:rsidRPr="00301546">
        <w:rPr>
          <w:lang w:val="ru-RU"/>
        </w:rPr>
        <w:t xml:space="preserve"> </w:t>
      </w:r>
      <w:proofErr w:type="spellStart"/>
      <w:r w:rsidRPr="00301546">
        <w:rPr>
          <w:lang w:val="ru-RU"/>
        </w:rPr>
        <w:t>Healing</w:t>
      </w:r>
      <w:proofErr w:type="spellEnd"/>
      <w:r w:rsidRPr="00301546">
        <w:rPr>
          <w:lang w:val="ru-RU"/>
        </w:rPr>
        <w:t>)</w:t>
      </w:r>
    </w:p>
    <w:p w14:paraId="51A0DB37" w14:textId="4D75FF1F" w:rsidR="00301546" w:rsidRDefault="00301546">
      <w:pPr>
        <w:pStyle w:val="a9"/>
        <w:numPr>
          <w:ilvl w:val="2"/>
          <w:numId w:val="65"/>
        </w:numPr>
        <w:rPr>
          <w:lang w:val="ru-RU"/>
        </w:rPr>
      </w:pPr>
      <w:r>
        <w:rPr>
          <w:lang w:val="ru-RU"/>
        </w:rPr>
        <w:t>Д</w:t>
      </w:r>
      <w:r w:rsidRPr="00301546">
        <w:rPr>
          <w:lang w:val="ru-RU"/>
        </w:rPr>
        <w:t>ополнительно дает 2 эффекта Растущей ярости (</w:t>
      </w:r>
      <w:proofErr w:type="spellStart"/>
      <w:r w:rsidRPr="00301546">
        <w:rPr>
          <w:lang w:val="ru-RU"/>
        </w:rPr>
        <w:t>Rising</w:t>
      </w:r>
      <w:proofErr w:type="spellEnd"/>
      <w:r w:rsidRPr="00301546">
        <w:rPr>
          <w:lang w:val="ru-RU"/>
        </w:rPr>
        <w:t xml:space="preserve"> </w:t>
      </w:r>
      <w:proofErr w:type="spellStart"/>
      <w:r w:rsidRPr="00301546">
        <w:rPr>
          <w:lang w:val="ru-RU"/>
        </w:rPr>
        <w:t>Fury</w:t>
      </w:r>
      <w:proofErr w:type="spellEnd"/>
      <w:r w:rsidRPr="00301546">
        <w:rPr>
          <w:lang w:val="ru-RU"/>
        </w:rPr>
        <w:t>)</w:t>
      </w:r>
    </w:p>
    <w:p w14:paraId="1D03D618" w14:textId="77777777" w:rsidR="00BE0B1C" w:rsidRPr="00BE0B1C" w:rsidRDefault="00BE0B1C">
      <w:pPr>
        <w:pStyle w:val="ae"/>
        <w:numPr>
          <w:ilvl w:val="2"/>
          <w:numId w:val="65"/>
        </w:numPr>
        <w:spacing w:after="160" w:line="259" w:lineRule="auto"/>
        <w:rPr>
          <w:lang w:val="ru-RU"/>
        </w:rPr>
      </w:pPr>
      <w:r w:rsidRPr="00BE0B1C">
        <w:rPr>
          <w:lang w:val="ru-RU"/>
        </w:rPr>
        <w:t>Теперь после применения</w:t>
      </w:r>
      <w:r w:rsidRPr="00AB7865">
        <w:rPr>
          <w:lang w:val="ru-RU"/>
        </w:rPr>
        <w:t xml:space="preserve"> </w:t>
      </w:r>
      <w:r w:rsidRPr="00BE0B1C">
        <w:rPr>
          <w:lang w:val="ru-RU"/>
        </w:rPr>
        <w:t>не сбрасывает все эффекты Первобытной ярости (</w:t>
      </w:r>
      <w:r w:rsidRPr="00AB7865">
        <w:t>Primal</w:t>
      </w:r>
      <w:r w:rsidRPr="00BE0B1C">
        <w:rPr>
          <w:lang w:val="ru-RU"/>
        </w:rPr>
        <w:t xml:space="preserve"> </w:t>
      </w:r>
      <w:r w:rsidRPr="00AB7865">
        <w:t>Fury</w:t>
      </w:r>
      <w:r w:rsidRPr="00BE0B1C">
        <w:rPr>
          <w:lang w:val="ru-RU"/>
        </w:rPr>
        <w:t>)</w:t>
      </w:r>
    </w:p>
    <w:p w14:paraId="1813DB3E" w14:textId="4D5B8270" w:rsidR="00597250" w:rsidRPr="00BE0B1C" w:rsidRDefault="00BE0B1C">
      <w:pPr>
        <w:pStyle w:val="ae"/>
        <w:numPr>
          <w:ilvl w:val="2"/>
          <w:numId w:val="65"/>
        </w:numPr>
        <w:spacing w:after="160" w:line="259" w:lineRule="auto"/>
        <w:rPr>
          <w:lang w:val="ru-RU"/>
        </w:rPr>
      </w:pPr>
      <w:r w:rsidRPr="00AB7865">
        <w:rPr>
          <w:lang w:val="ru-RU"/>
        </w:rPr>
        <w:t>Теперь</w:t>
      </w:r>
      <w:r>
        <w:rPr>
          <w:lang w:val="ru-RU"/>
        </w:rPr>
        <w:t xml:space="preserve"> восстановление здоровья не увеличивается от количества</w:t>
      </w:r>
      <w:r w:rsidRPr="00BE0B1C">
        <w:rPr>
          <w:lang w:val="ru-RU"/>
        </w:rPr>
        <w:t xml:space="preserve"> эффектов Первобытной ярости (</w:t>
      </w:r>
      <w:r w:rsidRPr="00AB7865">
        <w:t>Primal</w:t>
      </w:r>
      <w:r w:rsidRPr="00BE0B1C">
        <w:rPr>
          <w:lang w:val="ru-RU"/>
        </w:rPr>
        <w:t xml:space="preserve"> </w:t>
      </w:r>
      <w:r w:rsidRPr="00AB7865">
        <w:t>Fury</w:t>
      </w:r>
      <w:r w:rsidRPr="00BE0B1C">
        <w:rPr>
          <w:lang w:val="ru-RU"/>
        </w:rPr>
        <w:t>)</w:t>
      </w:r>
    </w:p>
    <w:p w14:paraId="468205D4" w14:textId="7287E5F9" w:rsidR="00891D62" w:rsidRDefault="00891D62">
      <w:pPr>
        <w:pStyle w:val="a9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891D62">
        <w:rPr>
          <w:lang w:val="ru-RU"/>
        </w:rPr>
        <w:t>Хранительница Древних</w:t>
      </w:r>
      <w:r>
        <w:rPr>
          <w:lang w:val="ru-RU"/>
        </w:rPr>
        <w:t xml:space="preserve"> </w:t>
      </w:r>
      <w:proofErr w:type="spellStart"/>
      <w:r w:rsidR="006A30F1">
        <w:rPr>
          <w:lang w:val="ru-RU"/>
        </w:rPr>
        <w:t>Т3</w:t>
      </w:r>
      <w:proofErr w:type="spellEnd"/>
      <w:r w:rsidR="006A30F1">
        <w:rPr>
          <w:lang w:val="ru-RU"/>
        </w:rPr>
        <w:t xml:space="preserve"> </w:t>
      </w:r>
      <w:r>
        <w:rPr>
          <w:lang w:val="ru-RU"/>
        </w:rPr>
        <w:t>(</w:t>
      </w:r>
      <w:r w:rsidRPr="00891D62">
        <w:t>Ancestral</w:t>
      </w:r>
      <w:r w:rsidRPr="00891D62">
        <w:rPr>
          <w:lang w:val="ru-RU"/>
        </w:rPr>
        <w:t xml:space="preserve"> </w:t>
      </w:r>
      <w:r w:rsidRPr="00891D62">
        <w:t>Warden</w:t>
      </w:r>
      <w:r>
        <w:rPr>
          <w:lang w:val="ru-RU"/>
        </w:rPr>
        <w:t>)</w:t>
      </w:r>
    </w:p>
    <w:p w14:paraId="3DF244E9" w14:textId="0CC6C81D" w:rsidR="00891D62" w:rsidRDefault="00891D62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597AEF" w:rsidRPr="00597AEF">
        <w:rPr>
          <w:lang w:val="ru-RU"/>
        </w:rPr>
        <w:t xml:space="preserve">Первобытный прыжок </w:t>
      </w:r>
      <w:r>
        <w:rPr>
          <w:lang w:val="ru-RU"/>
        </w:rPr>
        <w:t>(</w:t>
      </w:r>
      <w:proofErr w:type="spellStart"/>
      <w:r w:rsidR="00597AEF" w:rsidRPr="00597AEF">
        <w:rPr>
          <w:lang w:val="ru-RU"/>
        </w:rPr>
        <w:t>Primal</w:t>
      </w:r>
      <w:proofErr w:type="spellEnd"/>
      <w:r w:rsidR="00597AEF" w:rsidRPr="00597AEF">
        <w:rPr>
          <w:lang w:val="ru-RU"/>
        </w:rPr>
        <w:t xml:space="preserve"> </w:t>
      </w:r>
      <w:proofErr w:type="spellStart"/>
      <w:r w:rsidR="00597AEF" w:rsidRPr="00597AEF">
        <w:rPr>
          <w:lang w:val="ru-RU"/>
        </w:rPr>
        <w:t>Lunge</w:t>
      </w:r>
      <w:proofErr w:type="spellEnd"/>
      <w:r>
        <w:rPr>
          <w:lang w:val="ru-RU"/>
        </w:rPr>
        <w:t>)</w:t>
      </w:r>
    </w:p>
    <w:p w14:paraId="6A74A747" w14:textId="12C75BBB" w:rsidR="00597AEF" w:rsidRDefault="00B65157">
      <w:pPr>
        <w:pStyle w:val="a9"/>
        <w:numPr>
          <w:ilvl w:val="2"/>
          <w:numId w:val="65"/>
        </w:numPr>
        <w:rPr>
          <w:lang w:val="ru-RU"/>
        </w:rPr>
      </w:pPr>
      <w:r>
        <w:rPr>
          <w:lang w:val="ru-RU"/>
        </w:rPr>
        <w:t>Уменьшен</w:t>
      </w:r>
      <w:r w:rsidR="00C75078">
        <w:rPr>
          <w:lang w:val="ru-RU"/>
        </w:rPr>
        <w:t>а дальность применения</w:t>
      </w:r>
      <w:r>
        <w:rPr>
          <w:lang w:val="ru-RU"/>
        </w:rPr>
        <w:t xml:space="preserve"> 3 </w:t>
      </w:r>
      <w:r w:rsidR="005D39CD">
        <w:rPr>
          <w:lang w:val="ru-RU"/>
        </w:rPr>
        <w:t>-</w:t>
      </w:r>
      <w:r>
        <w:t xml:space="preserve">&gt; 2 </w:t>
      </w:r>
      <w:r w:rsidR="006A30F1" w:rsidRPr="006A30F1">
        <w:t>[range]</w:t>
      </w:r>
    </w:p>
    <w:p w14:paraId="22715085" w14:textId="3577113E" w:rsidR="0049161C" w:rsidRDefault="0049161C">
      <w:pPr>
        <w:pStyle w:val="a9"/>
        <w:numPr>
          <w:ilvl w:val="0"/>
          <w:numId w:val="65"/>
        </w:numPr>
        <w:rPr>
          <w:lang w:val="ru-RU"/>
        </w:rPr>
      </w:pPr>
      <w:r w:rsidRPr="0049161C">
        <w:rPr>
          <w:lang w:val="ru-RU"/>
        </w:rPr>
        <w:t>Городск</w:t>
      </w:r>
      <w:r w:rsidR="00377960">
        <w:rPr>
          <w:lang w:val="ru-RU"/>
        </w:rPr>
        <w:t>ая</w:t>
      </w:r>
      <w:r w:rsidRPr="0049161C">
        <w:rPr>
          <w:lang w:val="ru-RU"/>
        </w:rPr>
        <w:t xml:space="preserve"> </w:t>
      </w:r>
      <w:r w:rsidR="00377960">
        <w:rPr>
          <w:lang w:val="ru-RU"/>
        </w:rPr>
        <w:t>постройка</w:t>
      </w:r>
      <w:r w:rsidRPr="0049161C">
        <w:rPr>
          <w:lang w:val="ru-RU"/>
        </w:rPr>
        <w:t xml:space="preserve">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50579F" w:rsidRPr="0050579F">
        <w:rPr>
          <w:lang w:val="ru-RU"/>
        </w:rPr>
        <w:t>Каменная стела (</w:t>
      </w:r>
      <w:proofErr w:type="spellStart"/>
      <w:r w:rsidR="0050579F" w:rsidRPr="0050579F">
        <w:rPr>
          <w:lang w:val="ru-RU"/>
        </w:rPr>
        <w:t>Sylvan</w:t>
      </w:r>
      <w:proofErr w:type="spellEnd"/>
      <w:r w:rsidR="0050579F" w:rsidRPr="0050579F">
        <w:rPr>
          <w:lang w:val="ru-RU"/>
        </w:rPr>
        <w:t xml:space="preserve"> </w:t>
      </w:r>
      <w:proofErr w:type="spellStart"/>
      <w:r w:rsidR="0050579F" w:rsidRPr="0050579F">
        <w:rPr>
          <w:lang w:val="ru-RU"/>
        </w:rPr>
        <w:t>Stonestele</w:t>
      </w:r>
      <w:proofErr w:type="spellEnd"/>
      <w:r w:rsidR="0050579F" w:rsidRPr="0050579F">
        <w:rPr>
          <w:lang w:val="ru-RU"/>
        </w:rPr>
        <w:t>)</w:t>
      </w:r>
    </w:p>
    <w:p w14:paraId="115A256B" w14:textId="77777777" w:rsidR="0050579F" w:rsidRPr="00761D41" w:rsidRDefault="0050579F">
      <w:pPr>
        <w:pStyle w:val="a9"/>
        <w:numPr>
          <w:ilvl w:val="1"/>
          <w:numId w:val="65"/>
        </w:numPr>
        <w:rPr>
          <w:lang w:val="ru-RU"/>
        </w:rPr>
      </w:pPr>
      <w:r>
        <w:rPr>
          <w:lang w:val="ru-RU"/>
        </w:rPr>
        <w:t>Уменьшена цена строительства</w:t>
      </w:r>
    </w:p>
    <w:p w14:paraId="4A5A34D7" w14:textId="5C5C8D42" w:rsidR="0050579F" w:rsidRDefault="0050579F">
      <w:pPr>
        <w:pStyle w:val="a9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250 </w:t>
      </w:r>
      <w:r w:rsidR="005D39CD">
        <w:rPr>
          <w:lang w:val="ru-RU"/>
        </w:rPr>
        <w:t>-</w:t>
      </w:r>
      <w:r>
        <w:t xml:space="preserve">&gt; 200 </w:t>
      </w:r>
      <w:r w:rsidRPr="00FE3C03">
        <w:t>[production]</w:t>
      </w:r>
    </w:p>
    <w:p w14:paraId="02DC283F" w14:textId="792B9A90" w:rsidR="0050579F" w:rsidRDefault="00454A37" w:rsidP="0018185E">
      <w:pPr>
        <w:pStyle w:val="31"/>
        <w:rPr>
          <w:lang w:val="ru-RU"/>
        </w:rPr>
      </w:pPr>
      <w:r w:rsidRPr="0018185E">
        <w:rPr>
          <w:lang w:val="ru-RU"/>
        </w:rPr>
        <w:t>[</w:t>
      </w:r>
      <w:proofErr w:type="spellStart"/>
      <w:r w:rsidRPr="00454A37">
        <w:t>duneserpent</w:t>
      </w:r>
      <w:proofErr w:type="spellEnd"/>
      <w:r w:rsidRPr="0018185E">
        <w:rPr>
          <w:lang w:val="ru-RU"/>
        </w:rPr>
        <w:t xml:space="preserve">] </w:t>
      </w:r>
      <w:r w:rsidR="0018185E" w:rsidRPr="0018185E">
        <w:rPr>
          <w:lang w:val="ru-RU"/>
        </w:rPr>
        <w:t xml:space="preserve">Первобытные </w:t>
      </w:r>
      <w:r w:rsidR="005D39CD">
        <w:rPr>
          <w:lang w:val="ru-RU"/>
        </w:rPr>
        <w:t>-</w:t>
      </w:r>
      <w:r w:rsidR="0018185E" w:rsidRPr="0018185E">
        <w:rPr>
          <w:lang w:val="ru-RU"/>
        </w:rPr>
        <w:t xml:space="preserve"> Песчаный змей</w:t>
      </w:r>
      <w:r w:rsidR="0018185E">
        <w:rPr>
          <w:lang w:val="ru-RU"/>
        </w:rPr>
        <w:t xml:space="preserve"> (</w:t>
      </w:r>
      <w:proofErr w:type="spellStart"/>
      <w:r w:rsidR="0018185E" w:rsidRPr="0018185E">
        <w:rPr>
          <w:lang w:val="ru-RU"/>
        </w:rPr>
        <w:t>Primal</w:t>
      </w:r>
      <w:proofErr w:type="spellEnd"/>
      <w:r w:rsidR="0018185E">
        <w:rPr>
          <w:lang w:val="ru-RU"/>
        </w:rPr>
        <w:t xml:space="preserve"> </w:t>
      </w:r>
      <w:r w:rsidR="005D39CD">
        <w:rPr>
          <w:lang w:val="ru-RU"/>
        </w:rPr>
        <w:t>-</w:t>
      </w:r>
      <w:r w:rsidR="0018185E">
        <w:rPr>
          <w:lang w:val="ru-RU"/>
        </w:rPr>
        <w:t xml:space="preserve"> </w:t>
      </w:r>
      <w:proofErr w:type="spellStart"/>
      <w:r w:rsidR="0018185E" w:rsidRPr="0018185E">
        <w:rPr>
          <w:lang w:val="ru-RU"/>
        </w:rPr>
        <w:t>Dune</w:t>
      </w:r>
      <w:proofErr w:type="spellEnd"/>
      <w:r w:rsidR="0018185E" w:rsidRPr="0018185E">
        <w:rPr>
          <w:lang w:val="ru-RU"/>
        </w:rPr>
        <w:t xml:space="preserve"> </w:t>
      </w:r>
      <w:proofErr w:type="spellStart"/>
      <w:r w:rsidR="0018185E" w:rsidRPr="0018185E">
        <w:rPr>
          <w:lang w:val="ru-RU"/>
        </w:rPr>
        <w:t>Serpent</w:t>
      </w:r>
      <w:proofErr w:type="spellEnd"/>
      <w:r w:rsidR="0018185E">
        <w:rPr>
          <w:lang w:val="ru-RU"/>
        </w:rPr>
        <w:t>)</w:t>
      </w:r>
    </w:p>
    <w:p w14:paraId="6D75DA11" w14:textId="539BDC01" w:rsidR="0018185E" w:rsidRDefault="001D1724">
      <w:pPr>
        <w:pStyle w:val="a9"/>
        <w:numPr>
          <w:ilvl w:val="0"/>
          <w:numId w:val="66"/>
        </w:numPr>
        <w:rPr>
          <w:lang w:val="ru-RU"/>
        </w:rPr>
      </w:pPr>
      <w:r w:rsidRPr="001D1724"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207785" w:rsidRPr="00207785">
        <w:rPr>
          <w:lang w:val="ru-RU"/>
        </w:rPr>
        <w:t xml:space="preserve">Первобытный змей </w:t>
      </w:r>
      <w:proofErr w:type="spellStart"/>
      <w:r w:rsidR="00207785">
        <w:rPr>
          <w:lang w:val="ru-RU"/>
        </w:rPr>
        <w:t>Т2</w:t>
      </w:r>
      <w:proofErr w:type="spellEnd"/>
      <w:r w:rsidR="00207785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1D1724">
        <w:rPr>
          <w:lang w:val="ru-RU"/>
        </w:rPr>
        <w:t>Primal</w:t>
      </w:r>
      <w:proofErr w:type="spellEnd"/>
      <w:r w:rsidRPr="001D1724">
        <w:rPr>
          <w:lang w:val="ru-RU"/>
        </w:rPr>
        <w:t xml:space="preserve"> </w:t>
      </w:r>
      <w:proofErr w:type="spellStart"/>
      <w:r w:rsidRPr="001D1724">
        <w:rPr>
          <w:lang w:val="ru-RU"/>
        </w:rPr>
        <w:t>Serpent</w:t>
      </w:r>
      <w:proofErr w:type="spellEnd"/>
      <w:r>
        <w:rPr>
          <w:lang w:val="ru-RU"/>
        </w:rPr>
        <w:t>)</w:t>
      </w:r>
    </w:p>
    <w:p w14:paraId="40A60C48" w14:textId="3AE95269" w:rsidR="00207785" w:rsidRDefault="00091417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 xml:space="preserve">Добавлена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7F21D8" w:rsidRPr="007F21D8">
        <w:rPr>
          <w:lang w:val="ru-RU"/>
        </w:rPr>
        <w:t>Увёртливость</w:t>
      </w:r>
      <w:r w:rsidR="007F21D8">
        <w:rPr>
          <w:lang w:val="ru-RU"/>
        </w:rPr>
        <w:t xml:space="preserve"> (</w:t>
      </w:r>
      <w:proofErr w:type="spellStart"/>
      <w:r w:rsidR="000578FE" w:rsidRPr="000578FE">
        <w:rPr>
          <w:lang w:val="ru-RU"/>
        </w:rPr>
        <w:t>Slippery</w:t>
      </w:r>
      <w:proofErr w:type="spellEnd"/>
      <w:r w:rsidR="007F21D8">
        <w:rPr>
          <w:lang w:val="ru-RU"/>
        </w:rPr>
        <w:t>)</w:t>
      </w:r>
    </w:p>
    <w:p w14:paraId="5F35A650" w14:textId="52B2EA8B" w:rsidR="007F21D8" w:rsidRDefault="007F21D8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 xml:space="preserve">Добавлена пассивная способность </w:t>
      </w:r>
      <w:r w:rsidR="005D39CD">
        <w:rPr>
          <w:lang w:val="ru-RU"/>
        </w:rPr>
        <w:t>-</w:t>
      </w:r>
      <w:r w:rsidR="00E31EC9">
        <w:rPr>
          <w:lang w:val="ru-RU"/>
        </w:rPr>
        <w:t xml:space="preserve"> </w:t>
      </w:r>
      <w:r w:rsidR="00E31EC9" w:rsidRPr="00E31EC9">
        <w:rPr>
          <w:lang w:val="ru-RU"/>
        </w:rPr>
        <w:t>Сверхъестественное восприятие</w:t>
      </w:r>
      <w:r w:rsidR="00E31EC9">
        <w:rPr>
          <w:lang w:val="ru-RU"/>
        </w:rPr>
        <w:t xml:space="preserve"> (</w:t>
      </w:r>
      <w:r w:rsidR="000578FE" w:rsidRPr="000578FE">
        <w:rPr>
          <w:lang w:val="ru-RU"/>
        </w:rPr>
        <w:t>Hyper</w:t>
      </w:r>
      <w:r w:rsidR="005D39CD">
        <w:rPr>
          <w:lang w:val="ru-RU"/>
        </w:rPr>
        <w:t>-</w:t>
      </w:r>
      <w:proofErr w:type="spellStart"/>
      <w:r w:rsidR="000578FE" w:rsidRPr="000578FE">
        <w:rPr>
          <w:lang w:val="ru-RU"/>
        </w:rPr>
        <w:t>Awareness</w:t>
      </w:r>
      <w:proofErr w:type="spellEnd"/>
      <w:r w:rsidR="00E31EC9">
        <w:rPr>
          <w:lang w:val="ru-RU"/>
        </w:rPr>
        <w:t>)</w:t>
      </w:r>
    </w:p>
    <w:p w14:paraId="1CEE7E99" w14:textId="14C9BDDC" w:rsidR="007F21D8" w:rsidRDefault="00E31EC9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>Создана и д</w:t>
      </w:r>
      <w:r w:rsidR="007F21D8">
        <w:rPr>
          <w:lang w:val="ru-RU"/>
        </w:rPr>
        <w:t xml:space="preserve">обавлена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E31EC9">
        <w:rPr>
          <w:lang w:val="ru-RU"/>
        </w:rPr>
        <w:t>Быстрые рефлексы</w:t>
      </w:r>
      <w:r>
        <w:rPr>
          <w:lang w:val="ru-RU"/>
        </w:rPr>
        <w:t xml:space="preserve"> (</w:t>
      </w:r>
      <w:r w:rsidR="000578FE" w:rsidRPr="000578FE">
        <w:rPr>
          <w:lang w:val="ru-RU"/>
        </w:rPr>
        <w:t xml:space="preserve">Quick </w:t>
      </w:r>
      <w:proofErr w:type="spellStart"/>
      <w:r w:rsidR="000578FE" w:rsidRPr="000578FE">
        <w:rPr>
          <w:lang w:val="ru-RU"/>
        </w:rPr>
        <w:t>Reflexes</w:t>
      </w:r>
      <w:proofErr w:type="spellEnd"/>
      <w:r>
        <w:rPr>
          <w:lang w:val="ru-RU"/>
        </w:rPr>
        <w:t>)</w:t>
      </w:r>
    </w:p>
    <w:p w14:paraId="6FD2C852" w14:textId="0B287A85" w:rsidR="007F21D8" w:rsidRDefault="009B4737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>Создана и добавлена</w:t>
      </w:r>
      <w:r w:rsidR="007F21D8">
        <w:rPr>
          <w:lang w:val="ru-RU"/>
        </w:rPr>
        <w:t xml:space="preserve">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9B4737">
        <w:rPr>
          <w:lang w:val="ru-RU"/>
        </w:rPr>
        <w:t>Шипастый щит</w:t>
      </w:r>
      <w:r>
        <w:rPr>
          <w:lang w:val="ru-RU"/>
        </w:rPr>
        <w:t xml:space="preserve"> (</w:t>
      </w:r>
      <w:proofErr w:type="spellStart"/>
      <w:r w:rsidR="000578FE" w:rsidRPr="000578FE">
        <w:rPr>
          <w:lang w:val="ru-RU"/>
        </w:rPr>
        <w:t>Barbed</w:t>
      </w:r>
      <w:proofErr w:type="spellEnd"/>
      <w:r w:rsidR="000578FE" w:rsidRPr="000578FE">
        <w:rPr>
          <w:lang w:val="ru-RU"/>
        </w:rPr>
        <w:t xml:space="preserve"> </w:t>
      </w:r>
      <w:proofErr w:type="spellStart"/>
      <w:r w:rsidR="000578FE" w:rsidRPr="000578FE">
        <w:rPr>
          <w:lang w:val="ru-RU"/>
        </w:rPr>
        <w:t>Shield</w:t>
      </w:r>
      <w:proofErr w:type="spellEnd"/>
      <w:r>
        <w:rPr>
          <w:lang w:val="ru-RU"/>
        </w:rPr>
        <w:t>)</w:t>
      </w:r>
    </w:p>
    <w:p w14:paraId="78054DAD" w14:textId="47F32D50" w:rsidR="000578FE" w:rsidRPr="00C220ED" w:rsidRDefault="00DF30B4" w:rsidP="00C47D8F">
      <w:pPr>
        <w:pStyle w:val="31"/>
      </w:pPr>
      <w:r w:rsidRPr="00C47D8F">
        <w:t>[</w:t>
      </w:r>
      <w:proofErr w:type="spellStart"/>
      <w:r w:rsidRPr="00C47D8F">
        <w:t>stormcrow</w:t>
      </w:r>
      <w:proofErr w:type="spellEnd"/>
      <w:r w:rsidRPr="00C47D8F">
        <w:t xml:space="preserve">] </w:t>
      </w:r>
      <w:r w:rsidR="00C47D8F" w:rsidRPr="00C47D8F">
        <w:rPr>
          <w:lang w:val="ru-RU"/>
        </w:rPr>
        <w:t>Первобытные</w:t>
      </w:r>
      <w:r w:rsidR="00C47D8F" w:rsidRPr="00C47D8F">
        <w:t xml:space="preserve"> </w:t>
      </w:r>
      <w:r w:rsidR="005D39CD">
        <w:t>-</w:t>
      </w:r>
      <w:r w:rsidR="00C47D8F" w:rsidRPr="00C47D8F">
        <w:t xml:space="preserve"> </w:t>
      </w:r>
      <w:r w:rsidR="00C47D8F" w:rsidRPr="00C47D8F">
        <w:rPr>
          <w:lang w:val="ru-RU"/>
        </w:rPr>
        <w:t>Штормовой</w:t>
      </w:r>
      <w:r w:rsidR="00C47D8F" w:rsidRPr="00C47D8F">
        <w:t xml:space="preserve"> </w:t>
      </w:r>
      <w:r w:rsidR="00C47D8F" w:rsidRPr="00C47D8F">
        <w:rPr>
          <w:lang w:val="ru-RU"/>
        </w:rPr>
        <w:t>ворон</w:t>
      </w:r>
      <w:r w:rsidR="00C47D8F" w:rsidRPr="00C47D8F">
        <w:t xml:space="preserve"> (Primal </w:t>
      </w:r>
      <w:r w:rsidR="005D39CD">
        <w:t>-</w:t>
      </w:r>
      <w:r w:rsidR="00C47D8F" w:rsidRPr="00C47D8F">
        <w:t xml:space="preserve"> Storm Crow)</w:t>
      </w:r>
    </w:p>
    <w:p w14:paraId="1C7FE561" w14:textId="3C5A0001" w:rsidR="00C47D8F" w:rsidRDefault="00C47D8F">
      <w:pPr>
        <w:pStyle w:val="a9"/>
        <w:numPr>
          <w:ilvl w:val="0"/>
          <w:numId w:val="66"/>
        </w:numPr>
        <w:rPr>
          <w:lang w:val="ru-RU"/>
        </w:rPr>
      </w:pPr>
      <w:r w:rsidRPr="00C47D8F">
        <w:rPr>
          <w:lang w:val="ru-RU"/>
        </w:rPr>
        <w:t xml:space="preserve">Юнит </w:t>
      </w:r>
      <w:r w:rsidR="005D39CD">
        <w:rPr>
          <w:lang w:val="ru-RU"/>
        </w:rPr>
        <w:t>-</w:t>
      </w:r>
      <w:r w:rsidRPr="00C47D8F">
        <w:rPr>
          <w:lang w:val="ru-RU"/>
        </w:rPr>
        <w:t xml:space="preserve"> Первобытный</w:t>
      </w:r>
      <w:r w:rsidR="00622C61">
        <w:rPr>
          <w:lang w:val="ru-RU"/>
        </w:rPr>
        <w:t xml:space="preserve"> </w:t>
      </w:r>
      <w:r w:rsidR="00622C61" w:rsidRPr="00622C61">
        <w:rPr>
          <w:lang w:val="ru-RU"/>
        </w:rPr>
        <w:t>ворон</w:t>
      </w:r>
      <w:r w:rsidR="00622C61">
        <w:rPr>
          <w:lang w:val="ru-RU"/>
        </w:rPr>
        <w:t xml:space="preserve"> </w:t>
      </w:r>
      <w:proofErr w:type="spellStart"/>
      <w:r w:rsidR="00622C61">
        <w:rPr>
          <w:lang w:val="ru-RU"/>
        </w:rPr>
        <w:t>Т2</w:t>
      </w:r>
      <w:proofErr w:type="spellEnd"/>
      <w:r w:rsidR="00622C61">
        <w:rPr>
          <w:lang w:val="ru-RU"/>
        </w:rPr>
        <w:t xml:space="preserve"> (</w:t>
      </w:r>
      <w:proofErr w:type="spellStart"/>
      <w:r w:rsidR="00622C61" w:rsidRPr="00622C61">
        <w:rPr>
          <w:lang w:val="ru-RU"/>
        </w:rPr>
        <w:t>Primal</w:t>
      </w:r>
      <w:proofErr w:type="spellEnd"/>
      <w:r w:rsidR="00622C61" w:rsidRPr="00622C61">
        <w:rPr>
          <w:lang w:val="ru-RU"/>
        </w:rPr>
        <w:t xml:space="preserve"> </w:t>
      </w:r>
      <w:proofErr w:type="spellStart"/>
      <w:r w:rsidR="00622C61" w:rsidRPr="00622C61">
        <w:rPr>
          <w:lang w:val="ru-RU"/>
        </w:rPr>
        <w:t>Crow</w:t>
      </w:r>
      <w:proofErr w:type="spellEnd"/>
      <w:r w:rsidR="00622C61">
        <w:rPr>
          <w:lang w:val="ru-RU"/>
        </w:rPr>
        <w:t>)</w:t>
      </w:r>
    </w:p>
    <w:p w14:paraId="272D41C9" w14:textId="308BE72B" w:rsidR="00622C61" w:rsidRDefault="00CD4927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CD4927">
        <w:rPr>
          <w:lang w:val="ru-RU"/>
        </w:rPr>
        <w:t>Снаряды молний</w:t>
      </w:r>
      <w:r>
        <w:rPr>
          <w:lang w:val="ru-RU"/>
        </w:rPr>
        <w:t xml:space="preserve"> (</w:t>
      </w:r>
      <w:r w:rsidRPr="00CD4927">
        <w:t>Lightning</w:t>
      </w:r>
      <w:r w:rsidRPr="00CD4927">
        <w:rPr>
          <w:lang w:val="ru-RU"/>
        </w:rPr>
        <w:t xml:space="preserve"> </w:t>
      </w:r>
      <w:r w:rsidRPr="00CD4927">
        <w:t>Bolts</w:t>
      </w:r>
      <w:r>
        <w:rPr>
          <w:lang w:val="ru-RU"/>
        </w:rPr>
        <w:t>)</w:t>
      </w:r>
    </w:p>
    <w:p w14:paraId="760ECF9F" w14:textId="321AD219" w:rsidR="00CD4927" w:rsidRDefault="00CD4927">
      <w:pPr>
        <w:pStyle w:val="a9"/>
        <w:numPr>
          <w:ilvl w:val="2"/>
          <w:numId w:val="66"/>
        </w:numPr>
        <w:rPr>
          <w:lang w:val="ru-RU"/>
        </w:rPr>
      </w:pPr>
      <w:r>
        <w:rPr>
          <w:lang w:val="ru-RU"/>
        </w:rPr>
        <w:t xml:space="preserve">Теперь накладывают эффект </w:t>
      </w:r>
      <w:r w:rsidR="00185D38" w:rsidRPr="00185D38">
        <w:rPr>
          <w:lang w:val="ru-RU"/>
        </w:rPr>
        <w:t>Пробитое сопротивление</w:t>
      </w:r>
      <w:r w:rsidR="00185D38">
        <w:rPr>
          <w:lang w:val="ru-RU"/>
        </w:rPr>
        <w:t xml:space="preserve"> (</w:t>
      </w:r>
      <w:proofErr w:type="spellStart"/>
      <w:r w:rsidR="00185D38" w:rsidRPr="00185D38">
        <w:rPr>
          <w:lang w:val="ru-RU"/>
        </w:rPr>
        <w:t>Sundered</w:t>
      </w:r>
      <w:proofErr w:type="spellEnd"/>
      <w:r w:rsidR="00185D38" w:rsidRPr="00185D38">
        <w:rPr>
          <w:lang w:val="ru-RU"/>
        </w:rPr>
        <w:t xml:space="preserve"> </w:t>
      </w:r>
      <w:proofErr w:type="spellStart"/>
      <w:r w:rsidR="00185D38" w:rsidRPr="00185D38">
        <w:rPr>
          <w:lang w:val="ru-RU"/>
        </w:rPr>
        <w:t>Resistance</w:t>
      </w:r>
      <w:proofErr w:type="spellEnd"/>
      <w:r w:rsidR="00185D38">
        <w:rPr>
          <w:lang w:val="ru-RU"/>
        </w:rPr>
        <w:t>) с вероятностью 90%</w:t>
      </w:r>
    </w:p>
    <w:p w14:paraId="36F4BF86" w14:textId="1FEBFDD3" w:rsidR="00185D38" w:rsidRDefault="002B09B2" w:rsidP="005E4F98">
      <w:pPr>
        <w:pStyle w:val="31"/>
        <w:rPr>
          <w:lang w:val="ru-RU"/>
        </w:rPr>
      </w:pPr>
      <w:r w:rsidRPr="002B09B2">
        <w:rPr>
          <w:lang w:val="ru-RU"/>
        </w:rPr>
        <w:t>[</w:t>
      </w:r>
      <w:proofErr w:type="spellStart"/>
      <w:r w:rsidRPr="002B09B2">
        <w:rPr>
          <w:lang w:val="ru-RU"/>
        </w:rPr>
        <w:t>mammoth</w:t>
      </w:r>
      <w:proofErr w:type="spellEnd"/>
      <w:r w:rsidRPr="002B09B2">
        <w:rPr>
          <w:lang w:val="ru-RU"/>
        </w:rPr>
        <w:t>]</w:t>
      </w:r>
      <w:r>
        <w:rPr>
          <w:lang w:val="ru-RU"/>
        </w:rPr>
        <w:t xml:space="preserve"> </w:t>
      </w:r>
      <w:r w:rsidRPr="002B09B2">
        <w:rPr>
          <w:lang w:val="ru-RU"/>
        </w:rPr>
        <w:t xml:space="preserve">Первобытные </w:t>
      </w:r>
      <w:r w:rsidR="005D39CD">
        <w:rPr>
          <w:lang w:val="ru-RU"/>
        </w:rPr>
        <w:t>-</w:t>
      </w:r>
      <w:r w:rsidRPr="002B09B2">
        <w:rPr>
          <w:lang w:val="ru-RU"/>
        </w:rPr>
        <w:t xml:space="preserve"> Ледовый мамонт</w:t>
      </w:r>
      <w:r>
        <w:rPr>
          <w:lang w:val="ru-RU"/>
        </w:rPr>
        <w:t xml:space="preserve"> (</w:t>
      </w:r>
      <w:r w:rsidRPr="00C47D8F">
        <w:t>Primal</w:t>
      </w:r>
      <w:r w:rsidRPr="005E4F98">
        <w:rPr>
          <w:lang w:val="ru-RU"/>
        </w:rPr>
        <w:t xml:space="preserve">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="005E4F98" w:rsidRPr="005E4F98">
        <w:rPr>
          <w:lang w:val="ru-RU"/>
        </w:rPr>
        <w:t>Glacial</w:t>
      </w:r>
      <w:proofErr w:type="spellEnd"/>
      <w:r w:rsidR="005E4F98" w:rsidRPr="005E4F98">
        <w:rPr>
          <w:lang w:val="ru-RU"/>
        </w:rPr>
        <w:t xml:space="preserve"> </w:t>
      </w:r>
      <w:proofErr w:type="spellStart"/>
      <w:r w:rsidR="005E4F98" w:rsidRPr="005E4F98">
        <w:rPr>
          <w:lang w:val="ru-RU"/>
        </w:rPr>
        <w:t>Mammoth</w:t>
      </w:r>
      <w:proofErr w:type="spellEnd"/>
      <w:r>
        <w:rPr>
          <w:lang w:val="ru-RU"/>
        </w:rPr>
        <w:t>)</w:t>
      </w:r>
    </w:p>
    <w:p w14:paraId="6C60C8C0" w14:textId="23991C4A" w:rsidR="005E4F98" w:rsidRDefault="009551C4">
      <w:pPr>
        <w:pStyle w:val="a9"/>
        <w:numPr>
          <w:ilvl w:val="0"/>
          <w:numId w:val="66"/>
        </w:numPr>
        <w:rPr>
          <w:lang w:val="ru-RU"/>
        </w:rPr>
      </w:pPr>
      <w:r>
        <w:rPr>
          <w:lang w:val="ru-RU"/>
        </w:rPr>
        <w:t xml:space="preserve">Уменьшен фракционный бонус от </w:t>
      </w:r>
      <w:r w:rsidR="00FB6DF9">
        <w:rPr>
          <w:lang w:val="ru-RU"/>
        </w:rPr>
        <w:t xml:space="preserve">провинций с </w:t>
      </w:r>
      <w:r>
        <w:rPr>
          <w:lang w:val="ru-RU"/>
        </w:rPr>
        <w:t>родн</w:t>
      </w:r>
      <w:r w:rsidR="00FB6DF9">
        <w:rPr>
          <w:lang w:val="ru-RU"/>
        </w:rPr>
        <w:t>ым типом</w:t>
      </w:r>
      <w:r>
        <w:rPr>
          <w:lang w:val="ru-RU"/>
        </w:rPr>
        <w:t xml:space="preserve"> территории</w:t>
      </w:r>
    </w:p>
    <w:p w14:paraId="5E69B8E4" w14:textId="1B16D66A" w:rsidR="00FB6DF9" w:rsidRPr="00AF253A" w:rsidRDefault="00AA622D">
      <w:pPr>
        <w:pStyle w:val="a9"/>
        <w:numPr>
          <w:ilvl w:val="1"/>
          <w:numId w:val="66"/>
        </w:numPr>
        <w:rPr>
          <w:lang w:val="ru-RU"/>
        </w:rPr>
      </w:pPr>
      <w:r>
        <w:t>+</w:t>
      </w:r>
      <w:r w:rsidR="00A67935">
        <w:rPr>
          <w:lang w:val="ru-RU"/>
        </w:rPr>
        <w:t xml:space="preserve">3 </w:t>
      </w:r>
      <w:r w:rsidR="005D39CD">
        <w:rPr>
          <w:lang w:val="ru-RU"/>
        </w:rPr>
        <w:t>-</w:t>
      </w:r>
      <w:r w:rsidR="00A67935">
        <w:t xml:space="preserve">&gt; </w:t>
      </w:r>
      <w:r>
        <w:t>+</w:t>
      </w:r>
      <w:r w:rsidR="00A67935">
        <w:t xml:space="preserve">2 </w:t>
      </w:r>
      <w:r w:rsidR="00AF253A" w:rsidRPr="00AF253A">
        <w:t>[production]</w:t>
      </w:r>
    </w:p>
    <w:p w14:paraId="65AAE76C" w14:textId="7E37155C" w:rsidR="00AF253A" w:rsidRDefault="00130E29">
      <w:pPr>
        <w:pStyle w:val="a9"/>
        <w:numPr>
          <w:ilvl w:val="0"/>
          <w:numId w:val="66"/>
        </w:numPr>
        <w:rPr>
          <w:lang w:val="ru-RU"/>
        </w:rPr>
      </w:pPr>
      <w:r w:rsidRPr="00130E29">
        <w:rPr>
          <w:lang w:val="ru-RU"/>
        </w:rPr>
        <w:t>Особое улучшение провинции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B048A9" w:rsidRPr="00B048A9">
        <w:rPr>
          <w:lang w:val="ru-RU"/>
        </w:rPr>
        <w:t>Ледовый мегалит</w:t>
      </w:r>
      <w:r w:rsidR="00B048A9">
        <w:rPr>
          <w:lang w:val="ru-RU"/>
        </w:rPr>
        <w:t xml:space="preserve"> (</w:t>
      </w:r>
      <w:r w:rsidR="00B048A9" w:rsidRPr="00B048A9">
        <w:t>Glacial</w:t>
      </w:r>
      <w:r w:rsidR="00B048A9" w:rsidRPr="00B048A9">
        <w:rPr>
          <w:lang w:val="ru-RU"/>
        </w:rPr>
        <w:t xml:space="preserve"> </w:t>
      </w:r>
      <w:r w:rsidR="00B048A9" w:rsidRPr="00B048A9">
        <w:t>Megalith</w:t>
      </w:r>
      <w:r w:rsidR="00B048A9">
        <w:rPr>
          <w:lang w:val="ru-RU"/>
        </w:rPr>
        <w:t>)</w:t>
      </w:r>
    </w:p>
    <w:p w14:paraId="531E11B8" w14:textId="2A1C0EB8" w:rsidR="00B048A9" w:rsidRDefault="00B048A9">
      <w:pPr>
        <w:pStyle w:val="a9"/>
        <w:numPr>
          <w:ilvl w:val="1"/>
          <w:numId w:val="66"/>
        </w:numPr>
        <w:rPr>
          <w:lang w:val="ru-RU"/>
        </w:rPr>
      </w:pPr>
      <w:r>
        <w:rPr>
          <w:lang w:val="ru-RU"/>
        </w:rPr>
        <w:t>Уменьшен бонус с соседних территорий</w:t>
      </w:r>
    </w:p>
    <w:p w14:paraId="50D4EA1B" w14:textId="5E285A6B" w:rsidR="00FB7A7F" w:rsidRDefault="00AA622D">
      <w:pPr>
        <w:pStyle w:val="a9"/>
        <w:numPr>
          <w:ilvl w:val="2"/>
          <w:numId w:val="66"/>
        </w:numPr>
        <w:rPr>
          <w:lang w:val="ru-RU"/>
        </w:rPr>
      </w:pPr>
      <w:r>
        <w:rPr>
          <w:lang w:val="ru-RU"/>
        </w:rPr>
        <w:t xml:space="preserve">+6 </w:t>
      </w:r>
      <w:r w:rsidR="005D39CD">
        <w:rPr>
          <w:lang w:val="ru-RU"/>
        </w:rPr>
        <w:t>-</w:t>
      </w:r>
      <w:r>
        <w:t xml:space="preserve">&gt; +4 </w:t>
      </w:r>
      <w:r w:rsidRPr="00AF253A">
        <w:t>[production]</w:t>
      </w:r>
    </w:p>
    <w:p w14:paraId="278653BD" w14:textId="1C331FF1" w:rsidR="003A2370" w:rsidRDefault="009C41AF" w:rsidP="004948AB">
      <w:pPr>
        <w:pStyle w:val="21"/>
      </w:pPr>
      <w:r w:rsidRPr="009C41AF">
        <w:rPr>
          <w:lang w:val="ru-RU"/>
        </w:rPr>
        <w:t>[</w:t>
      </w:r>
      <w:proofErr w:type="spellStart"/>
      <w:r w:rsidRPr="009C41AF">
        <w:rPr>
          <w:lang w:val="ru-RU"/>
        </w:rPr>
        <w:t>cultureoathsworn</w:t>
      </w:r>
      <w:proofErr w:type="spellEnd"/>
      <w:r w:rsidRPr="009C41AF">
        <w:rPr>
          <w:lang w:val="ru-RU"/>
        </w:rPr>
        <w:t>]</w:t>
      </w:r>
      <w:r>
        <w:rPr>
          <w:lang w:val="ru-RU"/>
        </w:rPr>
        <w:t xml:space="preserve"> </w:t>
      </w:r>
      <w:r w:rsidR="004948AB" w:rsidRPr="004948AB">
        <w:rPr>
          <w:lang w:val="ru-RU"/>
        </w:rPr>
        <w:t>Присягнувшие (</w:t>
      </w:r>
      <w:proofErr w:type="spellStart"/>
      <w:r w:rsidR="004948AB" w:rsidRPr="004948AB">
        <w:rPr>
          <w:lang w:val="ru-RU"/>
        </w:rPr>
        <w:t>Oathsworn</w:t>
      </w:r>
      <w:proofErr w:type="spellEnd"/>
      <w:r w:rsidR="004948AB" w:rsidRPr="004948AB">
        <w:rPr>
          <w:lang w:val="ru-RU"/>
        </w:rPr>
        <w:t>)</w:t>
      </w:r>
    </w:p>
    <w:p w14:paraId="5915D9D0" w14:textId="1D137320" w:rsidR="00BC5D85" w:rsidRDefault="00C86D81">
      <w:pPr>
        <w:pStyle w:val="a9"/>
        <w:numPr>
          <w:ilvl w:val="0"/>
          <w:numId w:val="69"/>
        </w:numPr>
        <w:rPr>
          <w:lang w:val="ru-RU"/>
        </w:rPr>
      </w:pPr>
      <w:r>
        <w:rPr>
          <w:lang w:val="ru-RU"/>
        </w:rPr>
        <w:t>Фракционный</w:t>
      </w:r>
      <w:r w:rsidR="004F1293">
        <w:rPr>
          <w:lang w:val="ru-RU"/>
        </w:rPr>
        <w:t xml:space="preserve"> способность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694DC9">
        <w:rPr>
          <w:lang w:val="ru-RU"/>
        </w:rPr>
        <w:t>Преданность (</w:t>
      </w:r>
      <w:proofErr w:type="spellStart"/>
      <w:r w:rsidR="00694DC9" w:rsidRPr="00694DC9">
        <w:rPr>
          <w:lang w:val="ru-RU"/>
        </w:rPr>
        <w:t>Devotion</w:t>
      </w:r>
      <w:proofErr w:type="spellEnd"/>
      <w:r w:rsidR="00694DC9">
        <w:rPr>
          <w:lang w:val="ru-RU"/>
        </w:rPr>
        <w:t>)</w:t>
      </w:r>
    </w:p>
    <w:p w14:paraId="468C5EF6" w14:textId="079BBD21" w:rsidR="004F1293" w:rsidRDefault="004F1293">
      <w:pPr>
        <w:pStyle w:val="a9"/>
        <w:numPr>
          <w:ilvl w:val="1"/>
          <w:numId w:val="69"/>
        </w:numPr>
        <w:rPr>
          <w:lang w:val="ru-RU"/>
        </w:rPr>
      </w:pPr>
      <w:r>
        <w:rPr>
          <w:lang w:val="ru-RU"/>
        </w:rPr>
        <w:t>Снижен бонус в городах</w:t>
      </w:r>
    </w:p>
    <w:p w14:paraId="26F076B2" w14:textId="0AFE50BE" w:rsidR="00694DC9" w:rsidRDefault="00E84C9E">
      <w:pPr>
        <w:pStyle w:val="a9"/>
        <w:numPr>
          <w:ilvl w:val="2"/>
          <w:numId w:val="69"/>
        </w:numPr>
        <w:rPr>
          <w:lang w:val="ru-RU"/>
        </w:rPr>
      </w:pPr>
      <w:proofErr w:type="spellStart"/>
      <w:r w:rsidRPr="000635B7">
        <w:t>Неофит</w:t>
      </w:r>
      <w:proofErr w:type="spellEnd"/>
      <w:r w:rsidRPr="000635B7">
        <w:rPr>
          <w:lang w:val="ru-RU"/>
        </w:rPr>
        <w:t xml:space="preserve"> </w:t>
      </w:r>
      <w:r w:rsidR="00F226AC">
        <w:rPr>
          <w:lang w:val="ru-RU"/>
        </w:rPr>
        <w:t>(</w:t>
      </w:r>
      <w:proofErr w:type="spellStart"/>
      <w:r w:rsidR="00682577" w:rsidRPr="00682577">
        <w:rPr>
          <w:lang w:val="ru-RU"/>
        </w:rPr>
        <w:t>Adherent</w:t>
      </w:r>
      <w:proofErr w:type="spellEnd"/>
      <w:r w:rsidR="00F226AC">
        <w:rPr>
          <w:lang w:val="ru-RU"/>
        </w:rPr>
        <w:t>)</w:t>
      </w:r>
      <w:r>
        <w:rPr>
          <w:lang w:val="ru-RU"/>
        </w:rPr>
        <w:t xml:space="preserve"> </w:t>
      </w:r>
      <w:r w:rsidR="00EE0337">
        <w:t>+</w:t>
      </w:r>
      <w:r>
        <w:rPr>
          <w:lang w:val="ru-RU"/>
        </w:rPr>
        <w:t xml:space="preserve">10 </w:t>
      </w:r>
      <w:r w:rsidR="005D39CD">
        <w:rPr>
          <w:lang w:val="ru-RU"/>
        </w:rPr>
        <w:t>-</w:t>
      </w:r>
      <w:r>
        <w:t xml:space="preserve">&gt; </w:t>
      </w:r>
      <w:r w:rsidR="00EE0337">
        <w:t>+</w:t>
      </w:r>
      <w:r>
        <w:t xml:space="preserve">5 </w:t>
      </w:r>
      <w:r w:rsidR="00AB189C" w:rsidRPr="007E254D">
        <w:t>[happiness]</w:t>
      </w:r>
    </w:p>
    <w:p w14:paraId="3631FE99" w14:textId="2B1FCC3B" w:rsidR="00F226AC" w:rsidRDefault="00E84C9E">
      <w:pPr>
        <w:pStyle w:val="a9"/>
        <w:numPr>
          <w:ilvl w:val="2"/>
          <w:numId w:val="69"/>
        </w:numPr>
        <w:rPr>
          <w:lang w:val="ru-RU"/>
        </w:rPr>
      </w:pPr>
      <w:proofErr w:type="spellStart"/>
      <w:r w:rsidRPr="00E84C9E">
        <w:t>Ревнитель</w:t>
      </w:r>
      <w:proofErr w:type="spellEnd"/>
      <w:r w:rsidRPr="00E84C9E">
        <w:rPr>
          <w:lang w:val="ru-RU"/>
        </w:rPr>
        <w:t xml:space="preserve"> </w:t>
      </w:r>
      <w:r w:rsidR="00F226AC">
        <w:rPr>
          <w:lang w:val="ru-RU"/>
        </w:rPr>
        <w:t>(</w:t>
      </w:r>
      <w:proofErr w:type="spellStart"/>
      <w:r w:rsidR="00F226AC" w:rsidRPr="00F226AC">
        <w:rPr>
          <w:lang w:val="ru-RU"/>
        </w:rPr>
        <w:t>Devotee</w:t>
      </w:r>
      <w:proofErr w:type="spellEnd"/>
      <w:r w:rsidR="00F226AC">
        <w:rPr>
          <w:lang w:val="ru-RU"/>
        </w:rPr>
        <w:t>)</w:t>
      </w:r>
      <w:r w:rsidR="00AB189C">
        <w:t xml:space="preserve"> </w:t>
      </w:r>
      <w:r w:rsidR="00EE0337">
        <w:t>+</w:t>
      </w:r>
      <w:r w:rsidR="00272E92">
        <w:t>20</w:t>
      </w:r>
      <w:r w:rsidR="00AB189C">
        <w:rPr>
          <w:lang w:val="ru-RU"/>
        </w:rPr>
        <w:t xml:space="preserve"> </w:t>
      </w:r>
      <w:r w:rsidR="005D39CD">
        <w:rPr>
          <w:lang w:val="ru-RU"/>
        </w:rPr>
        <w:t>-</w:t>
      </w:r>
      <w:r w:rsidR="00AB189C">
        <w:t xml:space="preserve">&gt; </w:t>
      </w:r>
      <w:r w:rsidR="00EE0337">
        <w:t>+</w:t>
      </w:r>
      <w:r w:rsidR="00272E92">
        <w:t>10</w:t>
      </w:r>
      <w:r w:rsidR="00AB189C">
        <w:t xml:space="preserve"> </w:t>
      </w:r>
      <w:r w:rsidR="00AB189C" w:rsidRPr="007E254D">
        <w:t>[happiness]</w:t>
      </w:r>
    </w:p>
    <w:p w14:paraId="408A774D" w14:textId="30AFCC2F" w:rsidR="00F226AC" w:rsidRPr="002B360E" w:rsidRDefault="00E84C9E">
      <w:pPr>
        <w:pStyle w:val="a9"/>
        <w:numPr>
          <w:ilvl w:val="2"/>
          <w:numId w:val="69"/>
        </w:numPr>
      </w:pPr>
      <w:proofErr w:type="spellStart"/>
      <w:r w:rsidRPr="00E84C9E">
        <w:t>Идеал</w:t>
      </w:r>
      <w:proofErr w:type="spellEnd"/>
      <w:r w:rsidRPr="002B360E">
        <w:t xml:space="preserve"> </w:t>
      </w:r>
      <w:r w:rsidR="007A3D1B" w:rsidRPr="002B360E">
        <w:t>(Paragon)</w:t>
      </w:r>
      <w:r w:rsidR="00AB189C">
        <w:t xml:space="preserve"> </w:t>
      </w:r>
      <w:r w:rsidR="00EE0337">
        <w:t>+</w:t>
      </w:r>
      <w:r w:rsidR="00272E92">
        <w:t>40</w:t>
      </w:r>
      <w:ins w:id="0" w:author="Microsoft Word" w:date="2026-09-02T21:13:00Z" w16du:dateUtc="2026-09-02T18:13:00Z">
        <w:r w:rsidR="00AB189C" w:rsidRPr="002B360E">
          <w:t xml:space="preserve"> </w:t>
        </w:r>
      </w:ins>
      <w:r w:rsidR="005D39CD">
        <w:t>-</w:t>
      </w:r>
      <w:ins w:id="1" w:author="Microsoft Word" w:date="2026-09-02T21:13:00Z" w16du:dateUtc="2026-09-02T18:13:00Z">
        <w:r w:rsidR="00AB189C">
          <w:t xml:space="preserve">&gt; </w:t>
        </w:r>
      </w:ins>
      <w:r w:rsidR="00EE0337">
        <w:t>+</w:t>
      </w:r>
      <w:r w:rsidR="00272E92">
        <w:t>20</w:t>
      </w:r>
      <w:r w:rsidR="00AB189C">
        <w:t xml:space="preserve"> </w:t>
      </w:r>
      <w:r w:rsidR="00AB189C" w:rsidRPr="007E254D">
        <w:t>[happiness]</w:t>
      </w:r>
    </w:p>
    <w:p w14:paraId="5BB2E77E" w14:textId="1CAB6545" w:rsidR="002B67E9" w:rsidRPr="002B67E9" w:rsidRDefault="003D0F93">
      <w:pPr>
        <w:pStyle w:val="a9"/>
        <w:numPr>
          <w:ilvl w:val="0"/>
          <w:numId w:val="68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F1547E" w:rsidRPr="00F1547E">
        <w:rPr>
          <w:lang w:val="ru-RU"/>
        </w:rPr>
        <w:t>Клинок чести</w:t>
      </w:r>
      <w:r w:rsidR="00F1547E">
        <w:rPr>
          <w:lang w:val="ru-RU"/>
        </w:rPr>
        <w:t xml:space="preserve"> </w:t>
      </w:r>
      <w:proofErr w:type="spellStart"/>
      <w:r w:rsidR="00F1547E">
        <w:rPr>
          <w:lang w:val="ru-RU"/>
        </w:rPr>
        <w:t>Т1</w:t>
      </w:r>
      <w:proofErr w:type="spellEnd"/>
      <w:r w:rsidR="00F1547E">
        <w:rPr>
          <w:lang w:val="ru-RU"/>
        </w:rPr>
        <w:t xml:space="preserve"> (</w:t>
      </w:r>
      <w:proofErr w:type="spellStart"/>
      <w:r w:rsidR="00F1547E" w:rsidRPr="00F1547E">
        <w:rPr>
          <w:lang w:val="ru-RU"/>
        </w:rPr>
        <w:t>Honor</w:t>
      </w:r>
      <w:proofErr w:type="spellEnd"/>
      <w:r w:rsidR="00F1547E" w:rsidRPr="00F1547E">
        <w:rPr>
          <w:lang w:val="ru-RU"/>
        </w:rPr>
        <w:t xml:space="preserve"> Blade</w:t>
      </w:r>
      <w:r w:rsidR="00F1547E">
        <w:rPr>
          <w:lang w:val="ru-RU"/>
        </w:rPr>
        <w:t>)</w:t>
      </w:r>
    </w:p>
    <w:p w14:paraId="3B4EF067" w14:textId="45E8CC1D" w:rsidR="002B67E9" w:rsidRPr="002B67E9" w:rsidRDefault="002B67E9">
      <w:pPr>
        <w:pStyle w:val="a9"/>
        <w:numPr>
          <w:ilvl w:val="1"/>
          <w:numId w:val="68"/>
        </w:numPr>
        <w:rPr>
          <w:lang w:val="ru-RU"/>
        </w:rPr>
      </w:pPr>
      <w:r w:rsidRPr="002B67E9">
        <w:rPr>
          <w:lang w:val="ru-RU"/>
        </w:rPr>
        <w:t xml:space="preserve">Цена найма увеличена </w:t>
      </w:r>
      <w:proofErr w:type="spellStart"/>
      <w:r w:rsidRPr="002B67E9">
        <w:rPr>
          <w:lang w:val="ru-RU"/>
        </w:rPr>
        <w:t>Т1</w:t>
      </w:r>
      <w:proofErr w:type="spellEnd"/>
      <w:r w:rsidRPr="002B67E9">
        <w:rPr>
          <w:lang w:val="ru-RU"/>
        </w:rPr>
        <w:t xml:space="preserve"> </w:t>
      </w:r>
      <w:proofErr w:type="spellStart"/>
      <w:r w:rsidRPr="002B67E9">
        <w:rPr>
          <w:lang w:val="ru-RU"/>
        </w:rPr>
        <w:t>medium</w:t>
      </w:r>
      <w:proofErr w:type="spellEnd"/>
      <w:r w:rsidRPr="002B67E9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2B67E9">
        <w:rPr>
          <w:lang w:val="ru-RU"/>
        </w:rPr>
        <w:t xml:space="preserve">&gt; </w:t>
      </w:r>
      <w:proofErr w:type="spellStart"/>
      <w:r w:rsidRPr="002B67E9">
        <w:rPr>
          <w:lang w:val="ru-RU"/>
        </w:rPr>
        <w:t>Т1</w:t>
      </w:r>
      <w:proofErr w:type="spellEnd"/>
      <w:r w:rsidRPr="002B67E9">
        <w:rPr>
          <w:lang w:val="ru-RU"/>
        </w:rPr>
        <w:t xml:space="preserve"> </w:t>
      </w:r>
      <w:proofErr w:type="spellStart"/>
      <w:r w:rsidRPr="002B67E9">
        <w:rPr>
          <w:lang w:val="ru-RU"/>
        </w:rPr>
        <w:t>high</w:t>
      </w:r>
      <w:proofErr w:type="spellEnd"/>
    </w:p>
    <w:p w14:paraId="5EA13F98" w14:textId="76DC6B81" w:rsidR="002B67E9" w:rsidRDefault="009E17C6">
      <w:pPr>
        <w:pStyle w:val="a9"/>
        <w:numPr>
          <w:ilvl w:val="1"/>
          <w:numId w:val="68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197BB2" w:rsidRPr="00197BB2">
        <w:rPr>
          <w:lang w:val="ru-RU"/>
        </w:rPr>
        <w:t xml:space="preserve">Защитный удар </w:t>
      </w:r>
      <w:r>
        <w:rPr>
          <w:lang w:val="ru-RU"/>
        </w:rPr>
        <w:t>(</w:t>
      </w:r>
      <w:proofErr w:type="spellStart"/>
      <w:r w:rsidRPr="009E17C6">
        <w:rPr>
          <w:lang w:val="ru-RU"/>
        </w:rPr>
        <w:t>Defensive</w:t>
      </w:r>
      <w:proofErr w:type="spellEnd"/>
      <w:r w:rsidRPr="009E17C6">
        <w:rPr>
          <w:lang w:val="ru-RU"/>
        </w:rPr>
        <w:t xml:space="preserve"> Strike</w:t>
      </w:r>
      <w:r>
        <w:rPr>
          <w:lang w:val="ru-RU"/>
        </w:rPr>
        <w:t>)</w:t>
      </w:r>
    </w:p>
    <w:p w14:paraId="1815AFB0" w14:textId="60742FC4" w:rsidR="00197BB2" w:rsidRDefault="00197BB2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 w:rsidRPr="00197BB2">
        <w:rPr>
          <w:lang w:val="ru-RU"/>
        </w:rPr>
        <w:lastRenderedPageBreak/>
        <w:t xml:space="preserve">Убран тег </w:t>
      </w:r>
      <w:r w:rsidRPr="00197BB2">
        <w:rPr>
          <w:rFonts w:asciiTheme="minorHAnsi" w:hAnsiTheme="minorHAnsi"/>
          <w:lang w:val="ru-RU"/>
        </w:rPr>
        <w:t xml:space="preserve">Однократная атака (Single </w:t>
      </w:r>
      <w:proofErr w:type="spellStart"/>
      <w:r w:rsidRPr="00197BB2">
        <w:rPr>
          <w:rFonts w:asciiTheme="minorHAnsi" w:hAnsiTheme="minorHAnsi"/>
          <w:lang w:val="ru-RU"/>
        </w:rPr>
        <w:t>Shot</w:t>
      </w:r>
      <w:proofErr w:type="spellEnd"/>
      <w:r w:rsidRPr="00197BB2">
        <w:rPr>
          <w:rFonts w:asciiTheme="minorHAnsi" w:hAnsiTheme="minorHAnsi"/>
          <w:lang w:val="ru-RU"/>
        </w:rPr>
        <w:t>)</w:t>
      </w:r>
    </w:p>
    <w:p w14:paraId="52A71E12" w14:textId="26ABF437" w:rsidR="00197BB2" w:rsidRPr="006132F9" w:rsidRDefault="00197BB2">
      <w:pPr>
        <w:pStyle w:val="ae"/>
        <w:numPr>
          <w:ilvl w:val="0"/>
          <w:numId w:val="68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6132F9" w:rsidRPr="006132F9">
        <w:rPr>
          <w:lang w:val="ru-RU"/>
        </w:rPr>
        <w:t>Хранительница клятвы</w:t>
      </w:r>
      <w:r w:rsidR="006132F9">
        <w:rPr>
          <w:lang w:val="ru-RU"/>
        </w:rPr>
        <w:t xml:space="preserve"> </w:t>
      </w:r>
      <w:proofErr w:type="spellStart"/>
      <w:r w:rsidR="006132F9">
        <w:rPr>
          <w:lang w:val="ru-RU"/>
        </w:rPr>
        <w:t>Т2</w:t>
      </w:r>
      <w:proofErr w:type="spellEnd"/>
      <w:r w:rsidR="006132F9">
        <w:rPr>
          <w:lang w:val="ru-RU"/>
        </w:rPr>
        <w:t xml:space="preserve"> (</w:t>
      </w:r>
      <w:proofErr w:type="spellStart"/>
      <w:r w:rsidR="006132F9" w:rsidRPr="006132F9">
        <w:rPr>
          <w:lang w:val="ru-RU"/>
        </w:rPr>
        <w:t>Vowkeeper</w:t>
      </w:r>
      <w:proofErr w:type="spellEnd"/>
      <w:r w:rsidR="006132F9">
        <w:rPr>
          <w:lang w:val="ru-RU"/>
        </w:rPr>
        <w:t>)</w:t>
      </w:r>
    </w:p>
    <w:p w14:paraId="0EB6AB9D" w14:textId="6E2732D1" w:rsidR="006132F9" w:rsidRDefault="005614FC">
      <w:pPr>
        <w:pStyle w:val="ae"/>
        <w:numPr>
          <w:ilvl w:val="1"/>
          <w:numId w:val="68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5614FC">
        <w:rPr>
          <w:rFonts w:asciiTheme="minorHAnsi" w:hAnsiTheme="minorHAnsi"/>
          <w:lang w:val="ru-RU"/>
        </w:rPr>
        <w:t>Очищающий взрыв (</w:t>
      </w:r>
      <w:proofErr w:type="spellStart"/>
      <w:r w:rsidRPr="005614FC">
        <w:rPr>
          <w:rFonts w:asciiTheme="minorHAnsi" w:hAnsiTheme="minorHAnsi"/>
          <w:lang w:val="ru-RU"/>
        </w:rPr>
        <w:t>Purging</w:t>
      </w:r>
      <w:proofErr w:type="spellEnd"/>
      <w:r w:rsidRPr="005614FC">
        <w:rPr>
          <w:rFonts w:asciiTheme="minorHAnsi" w:hAnsiTheme="minorHAnsi"/>
          <w:lang w:val="ru-RU"/>
        </w:rPr>
        <w:t xml:space="preserve"> </w:t>
      </w:r>
      <w:proofErr w:type="spellStart"/>
      <w:r w:rsidRPr="005614FC">
        <w:rPr>
          <w:rFonts w:asciiTheme="minorHAnsi" w:hAnsiTheme="minorHAnsi"/>
          <w:lang w:val="ru-RU"/>
        </w:rPr>
        <w:t>Blast</w:t>
      </w:r>
      <w:proofErr w:type="spellEnd"/>
      <w:r w:rsidRPr="005614FC">
        <w:rPr>
          <w:rFonts w:asciiTheme="minorHAnsi" w:hAnsiTheme="minorHAnsi"/>
          <w:lang w:val="ru-RU"/>
        </w:rPr>
        <w:t>)</w:t>
      </w:r>
    </w:p>
    <w:p w14:paraId="5E71E5D5" w14:textId="4A675FF3" w:rsidR="005614FC" w:rsidRDefault="00B37255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Теперь в</w:t>
      </w:r>
      <w:r w:rsidRPr="00B37255">
        <w:rPr>
          <w:rFonts w:asciiTheme="minorHAnsi" w:hAnsiTheme="minorHAnsi"/>
          <w:lang w:val="ru-RU"/>
        </w:rPr>
        <w:t>ероятность снятия положительного эффекта 90%</w:t>
      </w:r>
    </w:p>
    <w:p w14:paraId="68504798" w14:textId="44F8AE73" w:rsidR="00B37255" w:rsidRPr="008D2B1B" w:rsidRDefault="00695017">
      <w:pPr>
        <w:pStyle w:val="ae"/>
        <w:numPr>
          <w:ilvl w:val="1"/>
          <w:numId w:val="68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695017">
        <w:rPr>
          <w:lang w:val="ru-RU"/>
        </w:rPr>
        <w:t>Обет исцеления (</w:t>
      </w:r>
      <w:proofErr w:type="spellStart"/>
      <w:r w:rsidRPr="00695017">
        <w:rPr>
          <w:lang w:val="ru-RU"/>
        </w:rPr>
        <w:t>Vow</w:t>
      </w:r>
      <w:proofErr w:type="spellEnd"/>
      <w:r w:rsidRPr="00695017">
        <w:rPr>
          <w:lang w:val="ru-RU"/>
        </w:rPr>
        <w:t xml:space="preserve"> </w:t>
      </w:r>
      <w:proofErr w:type="spellStart"/>
      <w:r w:rsidRPr="00695017">
        <w:rPr>
          <w:lang w:val="ru-RU"/>
        </w:rPr>
        <w:t>of</w:t>
      </w:r>
      <w:proofErr w:type="spellEnd"/>
      <w:r w:rsidRPr="00695017">
        <w:rPr>
          <w:lang w:val="ru-RU"/>
        </w:rPr>
        <w:t xml:space="preserve"> </w:t>
      </w:r>
      <w:proofErr w:type="spellStart"/>
      <w:r w:rsidRPr="00695017">
        <w:rPr>
          <w:lang w:val="ru-RU"/>
        </w:rPr>
        <w:t>Healing</w:t>
      </w:r>
      <w:proofErr w:type="spellEnd"/>
      <w:r w:rsidRPr="00695017">
        <w:rPr>
          <w:lang w:val="ru-RU"/>
        </w:rPr>
        <w:t>)</w:t>
      </w:r>
    </w:p>
    <w:p w14:paraId="37FC0997" w14:textId="7D6843C2" w:rsidR="008D2B1B" w:rsidRDefault="008D2B1B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 w:rsidRPr="008D2B1B">
        <w:rPr>
          <w:rFonts w:asciiTheme="minorHAnsi" w:hAnsiTheme="minorHAnsi"/>
          <w:lang w:val="ru-RU"/>
        </w:rPr>
        <w:t xml:space="preserve">Уменьшено восстановление здоровья 25 </w:t>
      </w:r>
      <w:r w:rsidR="005D39CD">
        <w:rPr>
          <w:rFonts w:asciiTheme="minorHAnsi" w:hAnsiTheme="minorHAnsi"/>
          <w:lang w:val="ru-RU"/>
        </w:rPr>
        <w:t>-</w:t>
      </w:r>
      <w:r w:rsidRPr="008D2B1B">
        <w:rPr>
          <w:rFonts w:asciiTheme="minorHAnsi" w:hAnsiTheme="minorHAnsi"/>
          <w:lang w:val="ru-RU"/>
        </w:rPr>
        <w:t>&gt; 20</w:t>
      </w:r>
      <w:r>
        <w:rPr>
          <w:rFonts w:asciiTheme="minorHAnsi" w:hAnsiTheme="minorHAnsi"/>
          <w:lang w:val="ru-RU"/>
        </w:rPr>
        <w:t xml:space="preserve"> </w:t>
      </w:r>
      <w:r w:rsidR="00BB7F7F" w:rsidRPr="00BB7F7F">
        <w:rPr>
          <w:rFonts w:asciiTheme="minorHAnsi" w:hAnsiTheme="minorHAnsi"/>
          <w:lang w:val="ru-RU"/>
        </w:rPr>
        <w:t>[</w:t>
      </w:r>
      <w:proofErr w:type="spellStart"/>
      <w:r w:rsidR="00BB7F7F" w:rsidRPr="00BB7F7F">
        <w:rPr>
          <w:rFonts w:asciiTheme="minorHAnsi" w:hAnsiTheme="minorHAnsi"/>
          <w:lang w:val="ru-RU"/>
        </w:rPr>
        <w:t>temphp</w:t>
      </w:r>
      <w:proofErr w:type="spellEnd"/>
      <w:r w:rsidR="00BB7F7F" w:rsidRPr="00BB7F7F">
        <w:rPr>
          <w:rFonts w:asciiTheme="minorHAnsi" w:hAnsiTheme="minorHAnsi"/>
          <w:lang w:val="ru-RU"/>
        </w:rPr>
        <w:t>]</w:t>
      </w:r>
    </w:p>
    <w:p w14:paraId="759F9EED" w14:textId="23CB5CD7" w:rsidR="00BB7F7F" w:rsidRPr="007078CC" w:rsidRDefault="00BB7F7F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Увеличен период восстановления способности </w:t>
      </w:r>
      <w:r w:rsidR="00D12EE3">
        <w:rPr>
          <w:rFonts w:asciiTheme="minorHAnsi" w:hAnsiTheme="minorHAnsi"/>
          <w:lang w:val="ru-RU"/>
        </w:rPr>
        <w:t xml:space="preserve">2 </w:t>
      </w:r>
      <w:r w:rsidR="005D39CD">
        <w:rPr>
          <w:rFonts w:asciiTheme="minorHAnsi" w:hAnsiTheme="minorHAnsi"/>
          <w:lang w:val="ru-RU"/>
        </w:rPr>
        <w:t>-</w:t>
      </w:r>
      <w:r w:rsidR="00D12EE3" w:rsidRPr="00F76A2B">
        <w:rPr>
          <w:rFonts w:asciiTheme="minorHAnsi" w:hAnsiTheme="minorHAnsi"/>
          <w:lang w:val="ru-RU"/>
        </w:rPr>
        <w:t xml:space="preserve">&gt; 3 </w:t>
      </w:r>
      <w:r w:rsidR="00F76A2B" w:rsidRPr="00F76A2B">
        <w:rPr>
          <w:rFonts w:asciiTheme="minorHAnsi" w:hAnsiTheme="minorHAnsi"/>
          <w:lang w:val="ru-RU"/>
        </w:rPr>
        <w:t>[</w:t>
      </w:r>
      <w:r w:rsidR="00F76A2B" w:rsidRPr="00F76A2B">
        <w:rPr>
          <w:rFonts w:asciiTheme="minorHAnsi" w:hAnsiTheme="minorHAnsi"/>
        </w:rPr>
        <w:t>turn</w:t>
      </w:r>
      <w:r w:rsidR="00F76A2B" w:rsidRPr="00F76A2B">
        <w:rPr>
          <w:rFonts w:asciiTheme="minorHAnsi" w:hAnsiTheme="minorHAnsi"/>
          <w:lang w:val="ru-RU"/>
        </w:rPr>
        <w:t>]</w:t>
      </w:r>
    </w:p>
    <w:p w14:paraId="54839381" w14:textId="0BD5E84A" w:rsidR="007078CC" w:rsidRPr="007078CC" w:rsidRDefault="007078CC">
      <w:pPr>
        <w:pStyle w:val="ae"/>
        <w:numPr>
          <w:ilvl w:val="1"/>
          <w:numId w:val="68"/>
        </w:numPr>
        <w:rPr>
          <w:rFonts w:asciiTheme="minorHAnsi" w:hAnsiTheme="minorHAnsi"/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7078CC">
        <w:rPr>
          <w:lang w:val="ru-RU"/>
        </w:rPr>
        <w:t xml:space="preserve"> Обет очищения (</w:t>
      </w:r>
      <w:r w:rsidRPr="007078CC">
        <w:t>Vow</w:t>
      </w:r>
      <w:r w:rsidRPr="007078CC">
        <w:rPr>
          <w:lang w:val="ru-RU"/>
        </w:rPr>
        <w:t xml:space="preserve"> </w:t>
      </w:r>
      <w:r w:rsidRPr="007078CC">
        <w:t>of</w:t>
      </w:r>
      <w:r w:rsidRPr="007078CC">
        <w:rPr>
          <w:lang w:val="ru-RU"/>
        </w:rPr>
        <w:t xml:space="preserve"> </w:t>
      </w:r>
      <w:r w:rsidRPr="007078CC">
        <w:t>Purification</w:t>
      </w:r>
      <w:r w:rsidRPr="007078CC">
        <w:rPr>
          <w:lang w:val="ru-RU"/>
        </w:rPr>
        <w:t>)</w:t>
      </w:r>
    </w:p>
    <w:p w14:paraId="258891D7" w14:textId="791268DA" w:rsidR="007078CC" w:rsidRDefault="00051E24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Теперь снимает 2 негативных эффекта</w:t>
      </w:r>
    </w:p>
    <w:p w14:paraId="45ACD88A" w14:textId="2CA991C1" w:rsidR="00E0314E" w:rsidRDefault="00E0314E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Теперь свободное действие (</w:t>
      </w:r>
      <w:r w:rsidRPr="00E0314E">
        <w:rPr>
          <w:rFonts w:asciiTheme="minorHAnsi" w:hAnsiTheme="minorHAnsi"/>
          <w:lang w:val="ru-RU"/>
        </w:rPr>
        <w:t>Free Action</w:t>
      </w:r>
      <w:r>
        <w:rPr>
          <w:rFonts w:asciiTheme="minorHAnsi" w:hAnsiTheme="minorHAnsi"/>
          <w:lang w:val="ru-RU"/>
        </w:rPr>
        <w:t>)</w:t>
      </w:r>
    </w:p>
    <w:p w14:paraId="194814CB" w14:textId="767CF31A" w:rsidR="00E0314E" w:rsidRDefault="00462FC0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Удален эффект </w:t>
      </w:r>
      <w:r w:rsidR="004A1FA3" w:rsidRPr="004A1FA3">
        <w:rPr>
          <w:rFonts w:asciiTheme="minorHAnsi" w:hAnsiTheme="minorHAnsi"/>
          <w:lang w:val="ru-RU"/>
        </w:rPr>
        <w:t>Защита от эффектов</w:t>
      </w:r>
      <w:r w:rsidR="004A1FA3">
        <w:rPr>
          <w:rFonts w:asciiTheme="minorHAnsi" w:hAnsiTheme="minorHAnsi"/>
          <w:lang w:val="ru-RU"/>
        </w:rPr>
        <w:t xml:space="preserve"> (</w:t>
      </w:r>
      <w:r w:rsidR="00EC0ECA" w:rsidRPr="00EC0ECA">
        <w:rPr>
          <w:rFonts w:asciiTheme="minorHAnsi" w:hAnsiTheme="minorHAnsi"/>
          <w:lang w:val="ru-RU"/>
        </w:rPr>
        <w:t>Status Protection</w:t>
      </w:r>
      <w:r w:rsidR="004A1FA3">
        <w:rPr>
          <w:rFonts w:asciiTheme="minorHAnsi" w:hAnsiTheme="minorHAnsi"/>
          <w:lang w:val="ru-RU"/>
        </w:rPr>
        <w:t>) (3)</w:t>
      </w:r>
    </w:p>
    <w:p w14:paraId="05C330D4" w14:textId="4A38421E" w:rsidR="00EC0ECA" w:rsidRDefault="00C75A51">
      <w:pPr>
        <w:pStyle w:val="ae"/>
        <w:numPr>
          <w:ilvl w:val="2"/>
          <w:numId w:val="68"/>
        </w:numPr>
        <w:rPr>
          <w:rFonts w:asciiTheme="minorHAnsi" w:hAnsiTheme="minorHAnsi"/>
          <w:lang w:val="ru-RU"/>
        </w:rPr>
      </w:pPr>
      <w:r w:rsidRPr="00C75A51">
        <w:rPr>
          <w:rFonts w:asciiTheme="minorHAnsi" w:hAnsiTheme="minorHAnsi"/>
          <w:lang w:val="ru-RU"/>
        </w:rPr>
        <w:t xml:space="preserve">Увеличен период восстановления способности </w:t>
      </w:r>
      <w:r>
        <w:rPr>
          <w:rFonts w:asciiTheme="minorHAnsi" w:hAnsiTheme="minorHAnsi"/>
          <w:lang w:val="ru-RU"/>
        </w:rPr>
        <w:t>1</w:t>
      </w:r>
      <w:r w:rsidRPr="00C75A51">
        <w:rPr>
          <w:rFonts w:asciiTheme="minorHAnsi" w:hAnsiTheme="minorHAnsi"/>
          <w:lang w:val="ru-RU"/>
        </w:rPr>
        <w:t xml:space="preserve"> </w:t>
      </w:r>
      <w:r w:rsidR="005D39CD">
        <w:rPr>
          <w:rFonts w:asciiTheme="minorHAnsi" w:hAnsiTheme="minorHAnsi"/>
          <w:lang w:val="ru-RU"/>
        </w:rPr>
        <w:t>-</w:t>
      </w:r>
      <w:r w:rsidRPr="00C75A51">
        <w:rPr>
          <w:rFonts w:asciiTheme="minorHAnsi" w:hAnsiTheme="minorHAnsi"/>
          <w:lang w:val="ru-RU"/>
        </w:rPr>
        <w:t xml:space="preserve">&gt; </w:t>
      </w:r>
      <w:r>
        <w:rPr>
          <w:rFonts w:asciiTheme="minorHAnsi" w:hAnsiTheme="minorHAnsi"/>
          <w:lang w:val="ru-RU"/>
        </w:rPr>
        <w:t>2</w:t>
      </w:r>
      <w:r w:rsidRPr="00C75A51">
        <w:rPr>
          <w:rFonts w:asciiTheme="minorHAnsi" w:hAnsiTheme="minorHAnsi"/>
          <w:lang w:val="ru-RU"/>
        </w:rPr>
        <w:t xml:space="preserve"> [</w:t>
      </w:r>
      <w:proofErr w:type="spellStart"/>
      <w:r w:rsidRPr="00C75A51">
        <w:rPr>
          <w:rFonts w:asciiTheme="minorHAnsi" w:hAnsiTheme="minorHAnsi"/>
          <w:lang w:val="ru-RU"/>
        </w:rPr>
        <w:t>turn</w:t>
      </w:r>
      <w:proofErr w:type="spellEnd"/>
      <w:r w:rsidRPr="00C75A51">
        <w:rPr>
          <w:rFonts w:asciiTheme="minorHAnsi" w:hAnsiTheme="minorHAnsi"/>
          <w:lang w:val="ru-RU"/>
        </w:rPr>
        <w:t>]</w:t>
      </w:r>
    </w:p>
    <w:p w14:paraId="6B9D332A" w14:textId="1365AC10" w:rsidR="00C75A51" w:rsidRDefault="00C75A51">
      <w:pPr>
        <w:pStyle w:val="ae"/>
        <w:numPr>
          <w:ilvl w:val="0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Фракционное заклинание для боя </w:t>
      </w:r>
      <w:r w:rsidR="005D39CD"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  <w:lang w:val="ru-RU"/>
        </w:rPr>
        <w:t xml:space="preserve"> </w:t>
      </w:r>
      <w:r w:rsidR="008A642D" w:rsidRPr="008A642D">
        <w:rPr>
          <w:rFonts w:asciiTheme="minorHAnsi" w:hAnsiTheme="minorHAnsi"/>
          <w:lang w:val="ru-RU"/>
        </w:rPr>
        <w:t xml:space="preserve">Праведное сияние </w:t>
      </w:r>
      <w:r w:rsidR="00326C51">
        <w:rPr>
          <w:rFonts w:asciiTheme="minorHAnsi" w:hAnsiTheme="minorHAnsi"/>
          <w:lang w:val="ru-RU"/>
        </w:rPr>
        <w:t>(</w:t>
      </w:r>
      <w:proofErr w:type="spellStart"/>
      <w:r w:rsidR="00326C51" w:rsidRPr="00326C51">
        <w:rPr>
          <w:rFonts w:asciiTheme="minorHAnsi" w:hAnsiTheme="minorHAnsi"/>
          <w:lang w:val="ru-RU"/>
        </w:rPr>
        <w:t>Devout</w:t>
      </w:r>
      <w:proofErr w:type="spellEnd"/>
      <w:r w:rsidR="00326C51" w:rsidRPr="00326C51">
        <w:rPr>
          <w:rFonts w:asciiTheme="minorHAnsi" w:hAnsiTheme="minorHAnsi"/>
          <w:lang w:val="ru-RU"/>
        </w:rPr>
        <w:t xml:space="preserve"> </w:t>
      </w:r>
      <w:proofErr w:type="spellStart"/>
      <w:r w:rsidR="00326C51" w:rsidRPr="00326C51">
        <w:rPr>
          <w:rFonts w:asciiTheme="minorHAnsi" w:hAnsiTheme="minorHAnsi"/>
          <w:lang w:val="ru-RU"/>
        </w:rPr>
        <w:t>Radiance</w:t>
      </w:r>
      <w:proofErr w:type="spellEnd"/>
      <w:r w:rsidR="00326C51">
        <w:rPr>
          <w:rFonts w:asciiTheme="minorHAnsi" w:hAnsiTheme="minorHAnsi"/>
          <w:lang w:val="ru-RU"/>
        </w:rPr>
        <w:t>)</w:t>
      </w:r>
    </w:p>
    <w:p w14:paraId="7D5F4FE9" w14:textId="4F1C66E5" w:rsidR="008A642D" w:rsidRPr="00EB1F9B" w:rsidRDefault="004B4F49">
      <w:pPr>
        <w:pStyle w:val="ae"/>
        <w:numPr>
          <w:ilvl w:val="1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Уменьшен урон 10 </w:t>
      </w:r>
      <w:r w:rsidR="005D39CD"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</w:rPr>
        <w:t xml:space="preserve">&gt; 5 </w:t>
      </w:r>
      <w:r w:rsidR="00EB1F9B" w:rsidRPr="00EB1F9B">
        <w:rPr>
          <w:rFonts w:asciiTheme="minorHAnsi" w:hAnsiTheme="minorHAnsi"/>
        </w:rPr>
        <w:t>[spirit]</w:t>
      </w:r>
    </w:p>
    <w:p w14:paraId="7A89AA56" w14:textId="2B51EC63" w:rsidR="00EB1F9B" w:rsidRPr="00A241D8" w:rsidRDefault="00EB1F9B">
      <w:pPr>
        <w:pStyle w:val="ae"/>
        <w:numPr>
          <w:ilvl w:val="0"/>
          <w:numId w:val="6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Фракционное заклинание для боя </w:t>
      </w:r>
      <w:r w:rsidR="005D39CD">
        <w:rPr>
          <w:rFonts w:asciiTheme="minorHAnsi" w:hAnsiTheme="minorHAnsi"/>
          <w:lang w:val="ru-RU"/>
        </w:rPr>
        <w:t>-</w:t>
      </w:r>
      <w:r w:rsidRPr="00373E57">
        <w:rPr>
          <w:rFonts w:asciiTheme="minorHAnsi" w:hAnsiTheme="minorHAnsi"/>
          <w:lang w:val="ru-RU"/>
        </w:rPr>
        <w:t xml:space="preserve"> </w:t>
      </w:r>
      <w:r w:rsidR="00373E57" w:rsidRPr="00373E57">
        <w:rPr>
          <w:rFonts w:asciiTheme="minorHAnsi" w:hAnsiTheme="minorHAnsi"/>
          <w:lang w:val="ru-RU"/>
        </w:rPr>
        <w:t xml:space="preserve">Во всеоружии (Counter </w:t>
      </w:r>
      <w:proofErr w:type="spellStart"/>
      <w:r w:rsidR="00373E57" w:rsidRPr="00373E57">
        <w:rPr>
          <w:rFonts w:asciiTheme="minorHAnsi" w:hAnsiTheme="minorHAnsi"/>
          <w:lang w:val="ru-RU"/>
        </w:rPr>
        <w:t>Stance</w:t>
      </w:r>
      <w:proofErr w:type="spellEnd"/>
      <w:r w:rsidR="00373E57" w:rsidRPr="00373E57">
        <w:rPr>
          <w:rFonts w:asciiTheme="minorHAnsi" w:hAnsiTheme="minorHAnsi"/>
          <w:lang w:val="ru-RU"/>
        </w:rPr>
        <w:t>)</w:t>
      </w:r>
    </w:p>
    <w:p w14:paraId="28828FBB" w14:textId="22F08D71" w:rsidR="00A241D8" w:rsidRDefault="002C563C">
      <w:pPr>
        <w:pStyle w:val="ae"/>
        <w:numPr>
          <w:ilvl w:val="1"/>
          <w:numId w:val="68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Увеличена</w:t>
      </w:r>
      <w:r w:rsidRPr="00FD65A0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ru-RU"/>
        </w:rPr>
        <w:t>стоимость</w:t>
      </w:r>
      <w:r w:rsidRPr="00FD65A0">
        <w:rPr>
          <w:rFonts w:asciiTheme="minorHAnsi" w:hAnsiTheme="minorHAnsi"/>
        </w:rPr>
        <w:t xml:space="preserve"> 5 </w:t>
      </w:r>
      <w:r w:rsidR="008A00DB" w:rsidRPr="00FD65A0">
        <w:rPr>
          <w:rFonts w:asciiTheme="minorHAnsi" w:hAnsiTheme="minorHAnsi"/>
        </w:rPr>
        <w:t xml:space="preserve">[mana] </w:t>
      </w:r>
      <w:r w:rsidR="00FD65A0" w:rsidRPr="00FD65A0">
        <w:rPr>
          <w:rFonts w:asciiTheme="minorHAnsi" w:hAnsiTheme="minorHAnsi"/>
        </w:rPr>
        <w:t xml:space="preserve">10 </w:t>
      </w:r>
      <w:r w:rsidR="00826F9C" w:rsidRPr="00FD65A0">
        <w:rPr>
          <w:rFonts w:asciiTheme="minorHAnsi" w:hAnsiTheme="minorHAnsi"/>
        </w:rPr>
        <w:t>[</w:t>
      </w:r>
      <w:proofErr w:type="spellStart"/>
      <w:r w:rsidR="00826F9C" w:rsidRPr="00FD65A0">
        <w:rPr>
          <w:rFonts w:asciiTheme="minorHAnsi" w:hAnsiTheme="minorHAnsi"/>
        </w:rPr>
        <w:t>combatspell</w:t>
      </w:r>
      <w:proofErr w:type="spellEnd"/>
      <w:r w:rsidR="00826F9C" w:rsidRPr="00FD65A0">
        <w:rPr>
          <w:rFonts w:asciiTheme="minorHAnsi" w:hAnsiTheme="minorHAnsi"/>
        </w:rPr>
        <w:t>]</w:t>
      </w:r>
      <w:r w:rsidR="00FD65A0" w:rsidRPr="00FD65A0">
        <w:rPr>
          <w:rFonts w:asciiTheme="minorHAnsi" w:hAnsiTheme="minorHAnsi"/>
        </w:rPr>
        <w:t xml:space="preserve"> </w:t>
      </w:r>
      <w:r w:rsidR="005D39CD">
        <w:rPr>
          <w:rFonts w:asciiTheme="minorHAnsi" w:hAnsiTheme="minorHAnsi"/>
        </w:rPr>
        <w:t>-</w:t>
      </w:r>
      <w:r w:rsidR="00FD65A0">
        <w:rPr>
          <w:rFonts w:asciiTheme="minorHAnsi" w:hAnsiTheme="minorHAnsi"/>
        </w:rPr>
        <w:t>&gt; 30</w:t>
      </w:r>
      <w:r w:rsidR="00FD65A0" w:rsidRPr="00FD65A0">
        <w:rPr>
          <w:rFonts w:asciiTheme="minorHAnsi" w:hAnsiTheme="minorHAnsi"/>
        </w:rPr>
        <w:t xml:space="preserve"> [mana] </w:t>
      </w:r>
      <w:r w:rsidR="00FD65A0">
        <w:rPr>
          <w:rFonts w:asciiTheme="minorHAnsi" w:hAnsiTheme="minorHAnsi"/>
        </w:rPr>
        <w:t>25</w:t>
      </w:r>
      <w:r w:rsidR="00FD65A0" w:rsidRPr="00FD65A0">
        <w:rPr>
          <w:rFonts w:asciiTheme="minorHAnsi" w:hAnsiTheme="minorHAnsi"/>
        </w:rPr>
        <w:t xml:space="preserve"> [</w:t>
      </w:r>
      <w:proofErr w:type="spellStart"/>
      <w:r w:rsidR="00FD65A0" w:rsidRPr="00FD65A0">
        <w:rPr>
          <w:rFonts w:asciiTheme="minorHAnsi" w:hAnsiTheme="minorHAnsi"/>
        </w:rPr>
        <w:t>combatspell</w:t>
      </w:r>
      <w:proofErr w:type="spellEnd"/>
      <w:r w:rsidR="00FD65A0" w:rsidRPr="00FD65A0">
        <w:rPr>
          <w:rFonts w:asciiTheme="minorHAnsi" w:hAnsiTheme="minorHAnsi"/>
        </w:rPr>
        <w:t>]</w:t>
      </w:r>
    </w:p>
    <w:p w14:paraId="2FE8E243" w14:textId="2379C2F0" w:rsidR="007236A8" w:rsidRDefault="008C1090" w:rsidP="00000CE1">
      <w:pPr>
        <w:pStyle w:val="31"/>
      </w:pPr>
      <w:r w:rsidRPr="0087538F">
        <w:t>[</w:t>
      </w:r>
      <w:proofErr w:type="spellStart"/>
      <w:r w:rsidRPr="008C1090">
        <w:t>oathstrife</w:t>
      </w:r>
      <w:proofErr w:type="spellEnd"/>
      <w:r w:rsidRPr="0087538F">
        <w:t xml:space="preserve">] </w:t>
      </w:r>
      <w:r w:rsidR="0087538F" w:rsidRPr="0087538F">
        <w:rPr>
          <w:lang w:val="ru-RU"/>
        </w:rPr>
        <w:t>Присягнувшие</w:t>
      </w:r>
      <w:r w:rsidR="0087538F" w:rsidRPr="0087538F">
        <w:t xml:space="preserve"> </w:t>
      </w:r>
      <w:r w:rsidR="005D39CD">
        <w:t>-</w:t>
      </w:r>
      <w:r w:rsidR="0087538F" w:rsidRPr="0087538F">
        <w:t xml:space="preserve"> </w:t>
      </w:r>
      <w:r w:rsidR="0087538F" w:rsidRPr="0087538F">
        <w:rPr>
          <w:lang w:val="ru-RU"/>
        </w:rPr>
        <w:t>Клятва</w:t>
      </w:r>
      <w:r w:rsidR="0087538F" w:rsidRPr="0087538F">
        <w:t xml:space="preserve"> </w:t>
      </w:r>
      <w:r w:rsidR="0087538F" w:rsidRPr="0087538F">
        <w:rPr>
          <w:lang w:val="ru-RU"/>
        </w:rPr>
        <w:t>раздора</w:t>
      </w:r>
      <w:r w:rsidR="0087538F">
        <w:t xml:space="preserve"> (</w:t>
      </w:r>
      <w:proofErr w:type="spellStart"/>
      <w:r w:rsidR="0087538F" w:rsidRPr="0087538F">
        <w:t>Oathsworn</w:t>
      </w:r>
      <w:proofErr w:type="spellEnd"/>
      <w:r w:rsidR="0087538F">
        <w:t xml:space="preserve"> </w:t>
      </w:r>
      <w:r w:rsidR="005D39CD">
        <w:t>-</w:t>
      </w:r>
      <w:r w:rsidR="0087538F">
        <w:t xml:space="preserve"> </w:t>
      </w:r>
      <w:r w:rsidR="0087538F" w:rsidRPr="0087538F">
        <w:t>Oath of Strife</w:t>
      </w:r>
      <w:r w:rsidR="0087538F">
        <w:t>)</w:t>
      </w:r>
    </w:p>
    <w:p w14:paraId="10C3026A" w14:textId="36C0076F" w:rsidR="00000CE1" w:rsidRDefault="006365B7">
      <w:pPr>
        <w:pStyle w:val="a9"/>
        <w:numPr>
          <w:ilvl w:val="0"/>
          <w:numId w:val="70"/>
        </w:numPr>
        <w:rPr>
          <w:lang w:val="ru-RU"/>
        </w:rPr>
      </w:pPr>
      <w:r>
        <w:rPr>
          <w:lang w:val="ru-RU"/>
        </w:rPr>
        <w:t xml:space="preserve">Фракционная </w:t>
      </w:r>
      <w:r w:rsidR="002D74F6">
        <w:rPr>
          <w:lang w:val="ru-RU"/>
        </w:rPr>
        <w:t xml:space="preserve">пассивная способность </w:t>
      </w:r>
      <w:r w:rsidR="005D39CD">
        <w:rPr>
          <w:lang w:val="ru-RU"/>
        </w:rPr>
        <w:t>-</w:t>
      </w:r>
      <w:r w:rsidR="002D74F6">
        <w:rPr>
          <w:lang w:val="ru-RU"/>
        </w:rPr>
        <w:t xml:space="preserve"> Душа воина (</w:t>
      </w:r>
      <w:proofErr w:type="spellStart"/>
      <w:r w:rsidR="002D74F6" w:rsidRPr="002D74F6">
        <w:rPr>
          <w:lang w:val="ru-RU"/>
        </w:rPr>
        <w:t>Warrior's</w:t>
      </w:r>
      <w:proofErr w:type="spellEnd"/>
      <w:r w:rsidR="002D74F6" w:rsidRPr="002D74F6">
        <w:rPr>
          <w:lang w:val="ru-RU"/>
        </w:rPr>
        <w:t xml:space="preserve"> </w:t>
      </w:r>
      <w:proofErr w:type="spellStart"/>
      <w:r w:rsidR="002D74F6" w:rsidRPr="002D74F6">
        <w:rPr>
          <w:lang w:val="ru-RU"/>
        </w:rPr>
        <w:t>Soul</w:t>
      </w:r>
      <w:proofErr w:type="spellEnd"/>
      <w:r w:rsidR="002D74F6">
        <w:rPr>
          <w:lang w:val="ru-RU"/>
        </w:rPr>
        <w:t>)</w:t>
      </w:r>
    </w:p>
    <w:p w14:paraId="15381932" w14:textId="0CDFDF55" w:rsidR="004F1293" w:rsidRDefault="004F1293">
      <w:pPr>
        <w:pStyle w:val="a9"/>
        <w:numPr>
          <w:ilvl w:val="1"/>
          <w:numId w:val="70"/>
        </w:numPr>
        <w:rPr>
          <w:lang w:val="ru-RU"/>
        </w:rPr>
      </w:pPr>
      <w:r>
        <w:rPr>
          <w:lang w:val="ru-RU"/>
        </w:rPr>
        <w:t>Снижен бонус к урону</w:t>
      </w:r>
    </w:p>
    <w:p w14:paraId="38A1E538" w14:textId="4D1C6AB8" w:rsidR="0048328B" w:rsidRDefault="00A074A7">
      <w:pPr>
        <w:pStyle w:val="a9"/>
        <w:numPr>
          <w:ilvl w:val="2"/>
          <w:numId w:val="70"/>
        </w:numPr>
        <w:rPr>
          <w:lang w:val="ru-RU"/>
        </w:rPr>
      </w:pPr>
      <w:r w:rsidRPr="00A074A7">
        <w:rPr>
          <w:lang w:val="ru-RU"/>
        </w:rPr>
        <w:t>Нейтралитет</w:t>
      </w:r>
      <w:r>
        <w:rPr>
          <w:lang w:val="ru-RU"/>
        </w:rPr>
        <w:t xml:space="preserve"> (</w:t>
      </w:r>
      <w:proofErr w:type="spellStart"/>
      <w:r w:rsidR="004A6010" w:rsidRPr="004A6010">
        <w:rPr>
          <w:lang w:val="ru-RU"/>
        </w:rPr>
        <w:t>Neutral</w:t>
      </w:r>
      <w:proofErr w:type="spellEnd"/>
      <w:r>
        <w:rPr>
          <w:lang w:val="ru-RU"/>
        </w:rPr>
        <w:t>)</w:t>
      </w:r>
      <w:r w:rsidR="00E722A1">
        <w:rPr>
          <w:lang w:val="ru-RU"/>
        </w:rPr>
        <w:t xml:space="preserve"> </w:t>
      </w:r>
      <w:r w:rsidR="00957E94">
        <w:t>+</w:t>
      </w:r>
      <w:r w:rsidR="00DD56D9">
        <w:rPr>
          <w:lang w:val="ru-RU"/>
        </w:rPr>
        <w:t xml:space="preserve">2 </w:t>
      </w:r>
      <w:r w:rsidR="005D39CD">
        <w:rPr>
          <w:lang w:val="ru-RU"/>
        </w:rPr>
        <w:t>-</w:t>
      </w:r>
      <w:r w:rsidR="00DD56D9">
        <w:t xml:space="preserve">&gt; </w:t>
      </w:r>
      <w:r w:rsidR="00957E94">
        <w:t>+</w:t>
      </w:r>
      <w:r w:rsidR="00DD56D9">
        <w:t>1</w:t>
      </w:r>
      <w:r w:rsidR="000C13D4">
        <w:t xml:space="preserve"> </w:t>
      </w:r>
      <w:r w:rsidR="000C13D4" w:rsidRPr="000C13D4">
        <w:t>[fire]</w:t>
      </w:r>
    </w:p>
    <w:p w14:paraId="4B069A56" w14:textId="13C8C8C0" w:rsidR="0048328B" w:rsidRPr="0048328B" w:rsidRDefault="0048328B">
      <w:pPr>
        <w:pStyle w:val="a9"/>
        <w:numPr>
          <w:ilvl w:val="2"/>
          <w:numId w:val="70"/>
        </w:numPr>
        <w:rPr>
          <w:lang w:val="ru-RU"/>
        </w:rPr>
      </w:pPr>
      <w:r w:rsidRPr="0048328B">
        <w:rPr>
          <w:lang w:val="ru-RU"/>
        </w:rPr>
        <w:t>Неофит (</w:t>
      </w:r>
      <w:proofErr w:type="spellStart"/>
      <w:r w:rsidRPr="0048328B">
        <w:rPr>
          <w:lang w:val="ru-RU"/>
        </w:rPr>
        <w:t>Adherent</w:t>
      </w:r>
      <w:proofErr w:type="spellEnd"/>
      <w:r w:rsidRPr="0048328B">
        <w:rPr>
          <w:lang w:val="ru-RU"/>
        </w:rPr>
        <w:t>) +</w:t>
      </w:r>
      <w:r w:rsidR="00957E94">
        <w:t>3</w:t>
      </w:r>
      <w:r w:rsidRPr="0048328B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48328B">
        <w:rPr>
          <w:lang w:val="ru-RU"/>
        </w:rPr>
        <w:t>&gt; +</w:t>
      </w:r>
      <w:r w:rsidR="00957E94">
        <w:t>2</w:t>
      </w:r>
      <w:r w:rsidRPr="0048328B">
        <w:rPr>
          <w:lang w:val="ru-RU"/>
        </w:rPr>
        <w:t xml:space="preserve"> </w:t>
      </w:r>
      <w:r w:rsidR="000C13D4" w:rsidRPr="000C13D4">
        <w:rPr>
          <w:lang w:val="ru-RU"/>
        </w:rPr>
        <w:t>[</w:t>
      </w:r>
      <w:proofErr w:type="spellStart"/>
      <w:r w:rsidR="000C13D4" w:rsidRPr="000C13D4">
        <w:rPr>
          <w:lang w:val="ru-RU"/>
        </w:rPr>
        <w:t>fire</w:t>
      </w:r>
      <w:proofErr w:type="spellEnd"/>
      <w:r w:rsidR="000C13D4" w:rsidRPr="000C13D4">
        <w:rPr>
          <w:lang w:val="ru-RU"/>
        </w:rPr>
        <w:t>]</w:t>
      </w:r>
    </w:p>
    <w:p w14:paraId="575BA125" w14:textId="1EAB7143" w:rsidR="0048328B" w:rsidRPr="0048328B" w:rsidRDefault="0048328B">
      <w:pPr>
        <w:pStyle w:val="a9"/>
        <w:numPr>
          <w:ilvl w:val="2"/>
          <w:numId w:val="70"/>
        </w:numPr>
        <w:rPr>
          <w:lang w:val="ru-RU"/>
        </w:rPr>
      </w:pPr>
      <w:r w:rsidRPr="0048328B">
        <w:rPr>
          <w:lang w:val="ru-RU"/>
        </w:rPr>
        <w:t>Ревнитель (</w:t>
      </w:r>
      <w:proofErr w:type="spellStart"/>
      <w:r w:rsidRPr="0048328B">
        <w:rPr>
          <w:lang w:val="ru-RU"/>
        </w:rPr>
        <w:t>Devotee</w:t>
      </w:r>
      <w:proofErr w:type="spellEnd"/>
      <w:r w:rsidRPr="0048328B">
        <w:rPr>
          <w:lang w:val="ru-RU"/>
        </w:rPr>
        <w:t>) +</w:t>
      </w:r>
      <w:r w:rsidR="00957E94">
        <w:t>4</w:t>
      </w:r>
      <w:r w:rsidRPr="0048328B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48328B">
        <w:rPr>
          <w:lang w:val="ru-RU"/>
        </w:rPr>
        <w:t>&gt; +</w:t>
      </w:r>
      <w:r w:rsidR="00957E94">
        <w:t>3</w:t>
      </w:r>
      <w:r w:rsidRPr="0048328B">
        <w:rPr>
          <w:lang w:val="ru-RU"/>
        </w:rPr>
        <w:t xml:space="preserve"> </w:t>
      </w:r>
      <w:r w:rsidR="000C13D4" w:rsidRPr="000C13D4">
        <w:rPr>
          <w:lang w:val="ru-RU"/>
        </w:rPr>
        <w:t>[</w:t>
      </w:r>
      <w:proofErr w:type="spellStart"/>
      <w:r w:rsidR="000C13D4" w:rsidRPr="000C13D4">
        <w:rPr>
          <w:lang w:val="ru-RU"/>
        </w:rPr>
        <w:t>fire</w:t>
      </w:r>
      <w:proofErr w:type="spellEnd"/>
      <w:r w:rsidR="000C13D4" w:rsidRPr="000C13D4">
        <w:rPr>
          <w:lang w:val="ru-RU"/>
        </w:rPr>
        <w:t>]</w:t>
      </w:r>
    </w:p>
    <w:p w14:paraId="7419886B" w14:textId="48464871" w:rsidR="002D74F6" w:rsidRPr="000C13D4" w:rsidRDefault="0048328B">
      <w:pPr>
        <w:pStyle w:val="a9"/>
        <w:numPr>
          <w:ilvl w:val="2"/>
          <w:numId w:val="70"/>
        </w:numPr>
        <w:rPr>
          <w:lang w:val="ru-RU"/>
        </w:rPr>
      </w:pPr>
      <w:r w:rsidRPr="0048328B">
        <w:rPr>
          <w:lang w:val="ru-RU"/>
        </w:rPr>
        <w:t>Идеал (Paragon) +</w:t>
      </w:r>
      <w:r w:rsidR="00957E94">
        <w:t>5</w:t>
      </w:r>
      <w:r w:rsidRPr="0048328B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48328B">
        <w:rPr>
          <w:lang w:val="ru-RU"/>
        </w:rPr>
        <w:t>&gt; +</w:t>
      </w:r>
      <w:r w:rsidR="00957E94">
        <w:t>4</w:t>
      </w:r>
      <w:r w:rsidRPr="0048328B">
        <w:rPr>
          <w:lang w:val="ru-RU"/>
        </w:rPr>
        <w:t xml:space="preserve"> </w:t>
      </w:r>
      <w:r w:rsidR="000C13D4" w:rsidRPr="000C13D4">
        <w:rPr>
          <w:lang w:val="ru-RU"/>
        </w:rPr>
        <w:t>[</w:t>
      </w:r>
      <w:proofErr w:type="spellStart"/>
      <w:r w:rsidR="000C13D4" w:rsidRPr="000C13D4">
        <w:rPr>
          <w:lang w:val="ru-RU"/>
        </w:rPr>
        <w:t>fire</w:t>
      </w:r>
      <w:proofErr w:type="spellEnd"/>
      <w:r w:rsidR="000C13D4" w:rsidRPr="000C13D4">
        <w:rPr>
          <w:lang w:val="ru-RU"/>
        </w:rPr>
        <w:t>]</w:t>
      </w:r>
    </w:p>
    <w:p w14:paraId="238A8CFD" w14:textId="7EC37026" w:rsidR="000C13D4" w:rsidRDefault="000C13D4">
      <w:pPr>
        <w:pStyle w:val="a9"/>
        <w:numPr>
          <w:ilvl w:val="1"/>
          <w:numId w:val="70"/>
        </w:numPr>
        <w:rPr>
          <w:lang w:val="ru-RU"/>
        </w:rPr>
      </w:pPr>
      <w:r>
        <w:rPr>
          <w:lang w:val="ru-RU"/>
        </w:rPr>
        <w:t>Изменены условия применения в бою</w:t>
      </w:r>
    </w:p>
    <w:p w14:paraId="61894DA2" w14:textId="4D46C0F2" w:rsidR="00FE5729" w:rsidRDefault="00FE5729">
      <w:pPr>
        <w:pStyle w:val="a9"/>
        <w:numPr>
          <w:ilvl w:val="2"/>
          <w:numId w:val="70"/>
        </w:numPr>
        <w:rPr>
          <w:lang w:val="ru-RU"/>
        </w:rPr>
      </w:pPr>
      <w:r>
        <w:rPr>
          <w:lang w:val="ru-RU"/>
        </w:rPr>
        <w:t>Теперь способность проверяет условия срабатывания каждый ход в бою</w:t>
      </w:r>
    </w:p>
    <w:p w14:paraId="1BBA1220" w14:textId="00A1748E" w:rsidR="00A83028" w:rsidRPr="00C220ED" w:rsidRDefault="00344075" w:rsidP="00364569">
      <w:pPr>
        <w:pStyle w:val="31"/>
        <w:rPr>
          <w:lang w:val="ru-RU"/>
        </w:rPr>
      </w:pPr>
      <w:r w:rsidRPr="00344075">
        <w:rPr>
          <w:lang w:val="ru-RU"/>
        </w:rPr>
        <w:t>[</w:t>
      </w:r>
      <w:proofErr w:type="spellStart"/>
      <w:r w:rsidRPr="00344075">
        <w:rPr>
          <w:lang w:val="ru-RU"/>
        </w:rPr>
        <w:t>oathrighteousness</w:t>
      </w:r>
      <w:proofErr w:type="spellEnd"/>
      <w:r w:rsidRPr="00344075">
        <w:rPr>
          <w:lang w:val="ru-RU"/>
        </w:rPr>
        <w:t xml:space="preserve">] Присягнувшие </w:t>
      </w:r>
      <w:r w:rsidR="005D39CD">
        <w:rPr>
          <w:lang w:val="ru-RU"/>
        </w:rPr>
        <w:t>-</w:t>
      </w:r>
      <w:r w:rsidRPr="00344075">
        <w:rPr>
          <w:lang w:val="ru-RU"/>
        </w:rPr>
        <w:t xml:space="preserve"> Клятва праведности (</w:t>
      </w:r>
      <w:proofErr w:type="spellStart"/>
      <w:r w:rsidRPr="00344075">
        <w:t>Oathsworn</w:t>
      </w:r>
      <w:proofErr w:type="spellEnd"/>
      <w:r w:rsidRPr="00344075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344075">
        <w:rPr>
          <w:lang w:val="ru-RU"/>
        </w:rPr>
        <w:t xml:space="preserve"> </w:t>
      </w:r>
      <w:proofErr w:type="spellStart"/>
      <w:r w:rsidR="00364569" w:rsidRPr="00364569">
        <w:rPr>
          <w:lang w:val="ru-RU"/>
        </w:rPr>
        <w:t>Oath</w:t>
      </w:r>
      <w:proofErr w:type="spellEnd"/>
      <w:r w:rsidR="00364569" w:rsidRPr="00364569">
        <w:rPr>
          <w:lang w:val="ru-RU"/>
        </w:rPr>
        <w:t xml:space="preserve"> </w:t>
      </w:r>
      <w:proofErr w:type="spellStart"/>
      <w:r w:rsidR="00364569" w:rsidRPr="00364569">
        <w:rPr>
          <w:lang w:val="ru-RU"/>
        </w:rPr>
        <w:t>of</w:t>
      </w:r>
      <w:proofErr w:type="spellEnd"/>
      <w:r w:rsidR="00364569" w:rsidRPr="00364569">
        <w:rPr>
          <w:lang w:val="ru-RU"/>
        </w:rPr>
        <w:t xml:space="preserve"> </w:t>
      </w:r>
      <w:proofErr w:type="spellStart"/>
      <w:r w:rsidR="00364569" w:rsidRPr="00364569">
        <w:rPr>
          <w:lang w:val="ru-RU"/>
        </w:rPr>
        <w:t>Righteousness</w:t>
      </w:r>
      <w:proofErr w:type="spellEnd"/>
      <w:r w:rsidRPr="00344075">
        <w:rPr>
          <w:lang w:val="ru-RU"/>
        </w:rPr>
        <w:t>)</w:t>
      </w:r>
    </w:p>
    <w:p w14:paraId="20B46B95" w14:textId="3FB2733E" w:rsidR="00D00705" w:rsidRDefault="00D00705">
      <w:pPr>
        <w:pStyle w:val="a9"/>
        <w:numPr>
          <w:ilvl w:val="0"/>
          <w:numId w:val="70"/>
        </w:numPr>
        <w:rPr>
          <w:lang w:val="ru-RU"/>
        </w:rPr>
      </w:pPr>
      <w:r>
        <w:rPr>
          <w:lang w:val="ru-RU"/>
        </w:rPr>
        <w:t xml:space="preserve">Фракционная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2A5FA8" w:rsidRPr="002A5FA8">
        <w:rPr>
          <w:lang w:val="ru-RU"/>
        </w:rPr>
        <w:t xml:space="preserve">Благородство </w:t>
      </w:r>
      <w:r>
        <w:rPr>
          <w:lang w:val="ru-RU"/>
        </w:rPr>
        <w:t>(</w:t>
      </w:r>
      <w:proofErr w:type="spellStart"/>
      <w:r w:rsidRPr="00D00705">
        <w:rPr>
          <w:lang w:val="ru-RU"/>
        </w:rPr>
        <w:t>Nobility</w:t>
      </w:r>
      <w:proofErr w:type="spellEnd"/>
      <w:r>
        <w:rPr>
          <w:lang w:val="ru-RU"/>
        </w:rPr>
        <w:t>)</w:t>
      </w:r>
    </w:p>
    <w:p w14:paraId="448FF31E" w14:textId="77777777" w:rsidR="00D00705" w:rsidRDefault="00D00705">
      <w:pPr>
        <w:pStyle w:val="a9"/>
        <w:numPr>
          <w:ilvl w:val="1"/>
          <w:numId w:val="70"/>
        </w:numPr>
        <w:rPr>
          <w:lang w:val="ru-RU"/>
        </w:rPr>
      </w:pPr>
      <w:r>
        <w:rPr>
          <w:lang w:val="ru-RU"/>
        </w:rPr>
        <w:t>Снижен бонус к урону</w:t>
      </w:r>
    </w:p>
    <w:p w14:paraId="616EA462" w14:textId="4C10AE7B" w:rsidR="00D00705" w:rsidRDefault="00D00705">
      <w:pPr>
        <w:pStyle w:val="a9"/>
        <w:numPr>
          <w:ilvl w:val="2"/>
          <w:numId w:val="70"/>
        </w:numPr>
        <w:rPr>
          <w:lang w:val="ru-RU"/>
        </w:rPr>
      </w:pPr>
      <w:r w:rsidRPr="00A074A7">
        <w:rPr>
          <w:lang w:val="ru-RU"/>
        </w:rPr>
        <w:t>Нейтралитет</w:t>
      </w:r>
      <w:r>
        <w:rPr>
          <w:lang w:val="ru-RU"/>
        </w:rPr>
        <w:t xml:space="preserve"> (</w:t>
      </w:r>
      <w:proofErr w:type="spellStart"/>
      <w:r w:rsidRPr="004A6010">
        <w:rPr>
          <w:lang w:val="ru-RU"/>
        </w:rPr>
        <w:t>Neutral</w:t>
      </w:r>
      <w:proofErr w:type="spellEnd"/>
      <w:r>
        <w:rPr>
          <w:lang w:val="ru-RU"/>
        </w:rPr>
        <w:t xml:space="preserve">) </w:t>
      </w:r>
      <w:r>
        <w:t>+</w:t>
      </w:r>
      <w:r>
        <w:rPr>
          <w:lang w:val="ru-RU"/>
        </w:rPr>
        <w:t xml:space="preserve">2 </w:t>
      </w:r>
      <w:r w:rsidR="005D39CD">
        <w:rPr>
          <w:lang w:val="ru-RU"/>
        </w:rPr>
        <w:t>-</w:t>
      </w:r>
      <w:r>
        <w:t xml:space="preserve">&gt; +1 </w:t>
      </w:r>
      <w:r w:rsidRPr="000C13D4">
        <w:t>[</w:t>
      </w:r>
      <w:proofErr w:type="spellStart"/>
      <w:r w:rsidR="00075B4A" w:rsidRPr="004B1DC2">
        <w:rPr>
          <w:lang w:val="ru-RU"/>
        </w:rPr>
        <w:t>spirit</w:t>
      </w:r>
      <w:proofErr w:type="spellEnd"/>
      <w:r w:rsidRPr="000C13D4">
        <w:t>]</w:t>
      </w:r>
    </w:p>
    <w:p w14:paraId="6CA51F50" w14:textId="76100899" w:rsidR="00D00705" w:rsidRPr="0048328B" w:rsidRDefault="00D00705">
      <w:pPr>
        <w:pStyle w:val="a9"/>
        <w:numPr>
          <w:ilvl w:val="2"/>
          <w:numId w:val="70"/>
        </w:numPr>
        <w:rPr>
          <w:lang w:val="ru-RU"/>
        </w:rPr>
      </w:pPr>
      <w:r w:rsidRPr="0048328B">
        <w:rPr>
          <w:lang w:val="ru-RU"/>
        </w:rPr>
        <w:t>Неофит (</w:t>
      </w:r>
      <w:proofErr w:type="spellStart"/>
      <w:r w:rsidRPr="0048328B">
        <w:rPr>
          <w:lang w:val="ru-RU"/>
        </w:rPr>
        <w:t>Adherent</w:t>
      </w:r>
      <w:proofErr w:type="spellEnd"/>
      <w:r w:rsidRPr="0048328B">
        <w:rPr>
          <w:lang w:val="ru-RU"/>
        </w:rPr>
        <w:t>) +</w:t>
      </w:r>
      <w:r>
        <w:t>3</w:t>
      </w:r>
      <w:r w:rsidRPr="0048328B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48328B">
        <w:rPr>
          <w:lang w:val="ru-RU"/>
        </w:rPr>
        <w:t>&gt; +</w:t>
      </w:r>
      <w:r>
        <w:t>2</w:t>
      </w:r>
      <w:r w:rsidRPr="0048328B">
        <w:rPr>
          <w:lang w:val="ru-RU"/>
        </w:rPr>
        <w:t xml:space="preserve"> </w:t>
      </w:r>
      <w:r w:rsidRPr="000C13D4">
        <w:rPr>
          <w:lang w:val="ru-RU"/>
        </w:rPr>
        <w:t>[</w:t>
      </w:r>
      <w:proofErr w:type="spellStart"/>
      <w:r w:rsidR="00075B4A" w:rsidRPr="004B1DC2">
        <w:rPr>
          <w:lang w:val="ru-RU"/>
        </w:rPr>
        <w:t>spirit</w:t>
      </w:r>
      <w:proofErr w:type="spellEnd"/>
      <w:r w:rsidRPr="000C13D4">
        <w:rPr>
          <w:lang w:val="ru-RU"/>
        </w:rPr>
        <w:t>]</w:t>
      </w:r>
    </w:p>
    <w:p w14:paraId="15AF267E" w14:textId="4C297A3F" w:rsidR="00D00705" w:rsidRPr="0048328B" w:rsidRDefault="00D00705">
      <w:pPr>
        <w:pStyle w:val="a9"/>
        <w:numPr>
          <w:ilvl w:val="2"/>
          <w:numId w:val="70"/>
        </w:numPr>
        <w:rPr>
          <w:lang w:val="ru-RU"/>
        </w:rPr>
      </w:pPr>
      <w:r w:rsidRPr="0048328B">
        <w:rPr>
          <w:lang w:val="ru-RU"/>
        </w:rPr>
        <w:t>Ревнитель (</w:t>
      </w:r>
      <w:proofErr w:type="spellStart"/>
      <w:r w:rsidRPr="0048328B">
        <w:rPr>
          <w:lang w:val="ru-RU"/>
        </w:rPr>
        <w:t>Devotee</w:t>
      </w:r>
      <w:proofErr w:type="spellEnd"/>
      <w:r w:rsidRPr="0048328B">
        <w:rPr>
          <w:lang w:val="ru-RU"/>
        </w:rPr>
        <w:t>) +</w:t>
      </w:r>
      <w:r>
        <w:t>4</w:t>
      </w:r>
      <w:r w:rsidRPr="0048328B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48328B">
        <w:rPr>
          <w:lang w:val="ru-RU"/>
        </w:rPr>
        <w:t>&gt; +</w:t>
      </w:r>
      <w:r>
        <w:t>3</w:t>
      </w:r>
      <w:r w:rsidRPr="0048328B">
        <w:rPr>
          <w:lang w:val="ru-RU"/>
        </w:rPr>
        <w:t xml:space="preserve"> </w:t>
      </w:r>
      <w:r w:rsidRPr="000C13D4">
        <w:rPr>
          <w:lang w:val="ru-RU"/>
        </w:rPr>
        <w:t>[</w:t>
      </w:r>
      <w:proofErr w:type="spellStart"/>
      <w:r w:rsidR="00075B4A" w:rsidRPr="004B1DC2">
        <w:rPr>
          <w:lang w:val="ru-RU"/>
        </w:rPr>
        <w:t>spirit</w:t>
      </w:r>
      <w:proofErr w:type="spellEnd"/>
      <w:r w:rsidRPr="000C13D4">
        <w:rPr>
          <w:lang w:val="ru-RU"/>
        </w:rPr>
        <w:t>]</w:t>
      </w:r>
    </w:p>
    <w:p w14:paraId="7B646EEF" w14:textId="34CBE721" w:rsidR="00D00705" w:rsidRDefault="00D00705">
      <w:pPr>
        <w:pStyle w:val="a9"/>
        <w:numPr>
          <w:ilvl w:val="2"/>
          <w:numId w:val="70"/>
        </w:numPr>
      </w:pPr>
      <w:r w:rsidRPr="0048328B">
        <w:rPr>
          <w:lang w:val="ru-RU"/>
        </w:rPr>
        <w:t>Идеал</w:t>
      </w:r>
      <w:r w:rsidRPr="00075B4A">
        <w:t xml:space="preserve"> (Paragon) +</w:t>
      </w:r>
      <w:r>
        <w:t>5</w:t>
      </w:r>
      <w:r w:rsidRPr="00075B4A">
        <w:t xml:space="preserve"> </w:t>
      </w:r>
      <w:r w:rsidR="005D39CD">
        <w:t>-</w:t>
      </w:r>
      <w:r w:rsidRPr="00075B4A">
        <w:t>&gt; +</w:t>
      </w:r>
      <w:r>
        <w:t>4</w:t>
      </w:r>
      <w:r w:rsidRPr="00075B4A">
        <w:t xml:space="preserve"> [</w:t>
      </w:r>
      <w:proofErr w:type="spellStart"/>
      <w:r w:rsidR="00075B4A" w:rsidRPr="004B1DC2">
        <w:rPr>
          <w:lang w:val="ru-RU"/>
        </w:rPr>
        <w:t>spirit</w:t>
      </w:r>
      <w:proofErr w:type="spellEnd"/>
      <w:r w:rsidRPr="00075B4A">
        <w:t>]</w:t>
      </w:r>
    </w:p>
    <w:p w14:paraId="557767F8" w14:textId="693B0DC6" w:rsidR="00075B4A" w:rsidRPr="00EB2474" w:rsidRDefault="00075B4A">
      <w:pPr>
        <w:pStyle w:val="a9"/>
        <w:numPr>
          <w:ilvl w:val="0"/>
          <w:numId w:val="70"/>
        </w:num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t xml:space="preserve"> </w:t>
      </w:r>
      <w:proofErr w:type="spellStart"/>
      <w:r w:rsidR="00EB2474" w:rsidRPr="00EB2474">
        <w:t>Мститель</w:t>
      </w:r>
      <w:proofErr w:type="spellEnd"/>
      <w:r w:rsidR="00EB2474">
        <w:rPr>
          <w:lang w:val="ru-RU"/>
        </w:rPr>
        <w:t xml:space="preserve"> </w:t>
      </w:r>
      <w:proofErr w:type="spellStart"/>
      <w:r w:rsidR="00EB2474">
        <w:rPr>
          <w:lang w:val="ru-RU"/>
        </w:rPr>
        <w:t>Т3</w:t>
      </w:r>
      <w:proofErr w:type="spellEnd"/>
      <w:r w:rsidR="00EB2474">
        <w:rPr>
          <w:lang w:val="ru-RU"/>
        </w:rPr>
        <w:t xml:space="preserve"> (</w:t>
      </w:r>
      <w:r w:rsidR="00EB2474" w:rsidRPr="00EB2474">
        <w:rPr>
          <w:lang w:val="ru-RU"/>
        </w:rPr>
        <w:t>Avenger</w:t>
      </w:r>
      <w:r w:rsidR="00EB2474">
        <w:rPr>
          <w:lang w:val="ru-RU"/>
        </w:rPr>
        <w:t>)</w:t>
      </w:r>
    </w:p>
    <w:p w14:paraId="0EE07B0E" w14:textId="3913A668" w:rsidR="00EB2474" w:rsidRPr="001B0D55" w:rsidRDefault="00DE6312">
      <w:pPr>
        <w:pStyle w:val="a9"/>
        <w:numPr>
          <w:ilvl w:val="1"/>
          <w:numId w:val="70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1B0D55" w:rsidRPr="001B0D55">
        <w:rPr>
          <w:lang w:val="ru-RU"/>
        </w:rPr>
        <w:t>Рассекающий удар</w:t>
      </w:r>
      <w:r w:rsidR="001B0D55">
        <w:rPr>
          <w:lang w:val="ru-RU"/>
        </w:rPr>
        <w:t xml:space="preserve"> (</w:t>
      </w:r>
      <w:proofErr w:type="spellStart"/>
      <w:r w:rsidR="001B0D55" w:rsidRPr="001B0D55">
        <w:t>Helmsplitter</w:t>
      </w:r>
      <w:proofErr w:type="spellEnd"/>
      <w:r w:rsidR="001B0D55">
        <w:rPr>
          <w:lang w:val="ru-RU"/>
        </w:rPr>
        <w:t>)</w:t>
      </w:r>
    </w:p>
    <w:p w14:paraId="6F88CF24" w14:textId="11906654" w:rsidR="001B0D55" w:rsidRDefault="001B0D55">
      <w:pPr>
        <w:pStyle w:val="a9"/>
        <w:numPr>
          <w:ilvl w:val="2"/>
          <w:numId w:val="70"/>
        </w:numPr>
        <w:rPr>
          <w:lang w:val="ru-RU"/>
        </w:rPr>
      </w:pPr>
      <w:r>
        <w:rPr>
          <w:lang w:val="ru-RU"/>
        </w:rPr>
        <w:t>Убран</w:t>
      </w:r>
      <w:r w:rsidR="00AC111B">
        <w:rPr>
          <w:lang w:val="ru-RU"/>
        </w:rPr>
        <w:t xml:space="preserve">о свойство </w:t>
      </w:r>
      <w:r w:rsidR="00AC111B" w:rsidRPr="00AC111B">
        <w:rPr>
          <w:lang w:val="ru-RU"/>
        </w:rPr>
        <w:t xml:space="preserve">Бронебойная атака </w:t>
      </w:r>
      <w:r w:rsidR="00AC111B">
        <w:rPr>
          <w:lang w:val="ru-RU"/>
        </w:rPr>
        <w:t>(</w:t>
      </w:r>
      <w:proofErr w:type="spellStart"/>
      <w:r w:rsidR="00AC111B" w:rsidRPr="00AC111B">
        <w:rPr>
          <w:lang w:val="ru-RU"/>
        </w:rPr>
        <w:t>Piercing</w:t>
      </w:r>
      <w:proofErr w:type="spellEnd"/>
      <w:r w:rsidR="00AC111B">
        <w:rPr>
          <w:lang w:val="ru-RU"/>
        </w:rPr>
        <w:t>)</w:t>
      </w:r>
    </w:p>
    <w:p w14:paraId="704264CD" w14:textId="55B8336B" w:rsidR="00D11489" w:rsidRDefault="00D11489">
      <w:pPr>
        <w:pStyle w:val="a9"/>
        <w:numPr>
          <w:ilvl w:val="1"/>
          <w:numId w:val="70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E459E8" w:rsidRPr="00E459E8">
        <w:rPr>
          <w:lang w:val="ru-RU"/>
        </w:rPr>
        <w:t>Сияющий удар</w:t>
      </w:r>
      <w:r w:rsidR="00E459E8">
        <w:rPr>
          <w:lang w:val="ru-RU"/>
        </w:rPr>
        <w:t xml:space="preserve"> (</w:t>
      </w:r>
      <w:proofErr w:type="spellStart"/>
      <w:r w:rsidR="00E459E8" w:rsidRPr="00E459E8">
        <w:rPr>
          <w:lang w:val="ru-RU"/>
        </w:rPr>
        <w:t>Radiant</w:t>
      </w:r>
      <w:proofErr w:type="spellEnd"/>
      <w:r w:rsidR="00E459E8" w:rsidRPr="00E459E8">
        <w:rPr>
          <w:lang w:val="ru-RU"/>
        </w:rPr>
        <w:t xml:space="preserve"> </w:t>
      </w:r>
      <w:proofErr w:type="spellStart"/>
      <w:r w:rsidR="00E459E8" w:rsidRPr="00E459E8">
        <w:rPr>
          <w:lang w:val="ru-RU"/>
        </w:rPr>
        <w:t>Slash</w:t>
      </w:r>
      <w:proofErr w:type="spellEnd"/>
      <w:r w:rsidR="00E459E8">
        <w:rPr>
          <w:lang w:val="ru-RU"/>
        </w:rPr>
        <w:t>)</w:t>
      </w:r>
    </w:p>
    <w:p w14:paraId="2AF78D6C" w14:textId="30AA2691" w:rsidR="00E459E8" w:rsidRDefault="004E7A62">
      <w:pPr>
        <w:pStyle w:val="a9"/>
        <w:numPr>
          <w:ilvl w:val="2"/>
          <w:numId w:val="70"/>
        </w:numPr>
        <w:rPr>
          <w:lang w:val="ru-RU"/>
        </w:rPr>
      </w:pPr>
      <w:r>
        <w:rPr>
          <w:lang w:val="ru-RU"/>
        </w:rPr>
        <w:t>Уменьшен</w:t>
      </w:r>
      <w:r w:rsidR="0042447E">
        <w:rPr>
          <w:lang w:val="ru-RU"/>
        </w:rPr>
        <w:t>а область применения</w:t>
      </w:r>
    </w:p>
    <w:p w14:paraId="16A9D3F3" w14:textId="1A8F8DB8" w:rsidR="003D3F6C" w:rsidRPr="003D3F6C" w:rsidRDefault="003D3F6C">
      <w:pPr>
        <w:pStyle w:val="a9"/>
        <w:numPr>
          <w:ilvl w:val="3"/>
          <w:numId w:val="70"/>
        </w:numPr>
        <w:rPr>
          <w:lang w:val="ru-RU"/>
        </w:rPr>
      </w:pPr>
      <w:r>
        <w:rPr>
          <w:lang w:val="ru-RU"/>
        </w:rPr>
        <w:t xml:space="preserve">Длина области 2 </w:t>
      </w:r>
      <w:r w:rsidR="005D39CD">
        <w:rPr>
          <w:lang w:val="ru-RU"/>
        </w:rPr>
        <w:t>-</w:t>
      </w:r>
      <w:r>
        <w:t>&gt; 1</w:t>
      </w:r>
    </w:p>
    <w:p w14:paraId="18544643" w14:textId="0F96444F" w:rsidR="003D3F6C" w:rsidRDefault="00DC45F7">
      <w:pPr>
        <w:pStyle w:val="a9"/>
        <w:numPr>
          <w:ilvl w:val="2"/>
          <w:numId w:val="70"/>
        </w:numPr>
        <w:rPr>
          <w:lang w:val="ru-RU"/>
        </w:rPr>
      </w:pPr>
      <w:r>
        <w:rPr>
          <w:lang w:val="ru-RU"/>
        </w:rPr>
        <w:t xml:space="preserve">Убран эффект </w:t>
      </w:r>
      <w:r w:rsidR="004356F5" w:rsidRPr="004356F5">
        <w:rPr>
          <w:lang w:val="ru-RU"/>
        </w:rPr>
        <w:t>Пробитое сопротивление (</w:t>
      </w:r>
      <w:proofErr w:type="spellStart"/>
      <w:r w:rsidR="004356F5" w:rsidRPr="004356F5">
        <w:rPr>
          <w:lang w:val="ru-RU"/>
        </w:rPr>
        <w:t>Sundered</w:t>
      </w:r>
      <w:proofErr w:type="spellEnd"/>
      <w:r w:rsidR="004356F5" w:rsidRPr="004356F5">
        <w:rPr>
          <w:lang w:val="ru-RU"/>
        </w:rPr>
        <w:t xml:space="preserve"> </w:t>
      </w:r>
      <w:proofErr w:type="spellStart"/>
      <w:r w:rsidR="004356F5" w:rsidRPr="004356F5">
        <w:rPr>
          <w:lang w:val="ru-RU"/>
        </w:rPr>
        <w:t>Resistance</w:t>
      </w:r>
      <w:proofErr w:type="spellEnd"/>
      <w:r w:rsidR="004356F5" w:rsidRPr="004356F5">
        <w:rPr>
          <w:lang w:val="ru-RU"/>
        </w:rPr>
        <w:t>)</w:t>
      </w:r>
    </w:p>
    <w:p w14:paraId="1E623FD8" w14:textId="741F9C83" w:rsidR="00104598" w:rsidRDefault="00A43C1D" w:rsidP="008D317A">
      <w:pPr>
        <w:pStyle w:val="31"/>
        <w:rPr>
          <w:lang w:val="ru-RU"/>
        </w:rPr>
      </w:pPr>
      <w:r w:rsidRPr="00A43C1D">
        <w:rPr>
          <w:lang w:val="ru-RU"/>
        </w:rPr>
        <w:lastRenderedPageBreak/>
        <w:t>[</w:t>
      </w:r>
      <w:proofErr w:type="spellStart"/>
      <w:r w:rsidRPr="00A43C1D">
        <w:rPr>
          <w:lang w:val="ru-RU"/>
        </w:rPr>
        <w:t>oathharmony</w:t>
      </w:r>
      <w:proofErr w:type="spellEnd"/>
      <w:r w:rsidRPr="00A43C1D">
        <w:rPr>
          <w:lang w:val="ru-RU"/>
        </w:rPr>
        <w:t>]</w:t>
      </w:r>
      <w:r>
        <w:rPr>
          <w:lang w:val="ru-RU"/>
        </w:rPr>
        <w:t xml:space="preserve"> </w:t>
      </w:r>
      <w:r w:rsidR="007D199F" w:rsidRPr="007D199F">
        <w:rPr>
          <w:lang w:val="ru-RU"/>
        </w:rPr>
        <w:t xml:space="preserve">Присягнувшие </w:t>
      </w:r>
      <w:r w:rsidR="005D39CD">
        <w:rPr>
          <w:lang w:val="ru-RU"/>
        </w:rPr>
        <w:t>-</w:t>
      </w:r>
      <w:r w:rsidR="007D199F" w:rsidRPr="007D199F">
        <w:rPr>
          <w:lang w:val="ru-RU"/>
        </w:rPr>
        <w:t xml:space="preserve"> Клятва единства</w:t>
      </w:r>
      <w:r w:rsidR="007D199F">
        <w:rPr>
          <w:lang w:val="ru-RU"/>
        </w:rPr>
        <w:t xml:space="preserve"> </w:t>
      </w:r>
      <w:r w:rsidR="007D199F" w:rsidRPr="007D199F">
        <w:rPr>
          <w:lang w:val="ru-RU"/>
        </w:rPr>
        <w:t>(</w:t>
      </w:r>
      <w:proofErr w:type="spellStart"/>
      <w:r w:rsidR="007D199F" w:rsidRPr="007D199F">
        <w:rPr>
          <w:lang w:val="ru-RU"/>
        </w:rPr>
        <w:t>Oathsworn</w:t>
      </w:r>
      <w:proofErr w:type="spellEnd"/>
      <w:r w:rsidR="007D199F" w:rsidRPr="007D199F">
        <w:rPr>
          <w:lang w:val="ru-RU"/>
        </w:rPr>
        <w:t xml:space="preserve"> </w:t>
      </w:r>
      <w:r w:rsidR="005D39CD">
        <w:rPr>
          <w:lang w:val="ru-RU"/>
        </w:rPr>
        <w:t>-</w:t>
      </w:r>
      <w:r w:rsidR="007D199F" w:rsidRPr="007D199F">
        <w:rPr>
          <w:lang w:val="ru-RU"/>
        </w:rPr>
        <w:t xml:space="preserve"> </w:t>
      </w:r>
      <w:proofErr w:type="spellStart"/>
      <w:r w:rsidR="007D199F" w:rsidRPr="007D199F">
        <w:rPr>
          <w:lang w:val="ru-RU"/>
        </w:rPr>
        <w:t>Oath</w:t>
      </w:r>
      <w:proofErr w:type="spellEnd"/>
      <w:r w:rsidR="007D199F" w:rsidRPr="007D199F">
        <w:rPr>
          <w:lang w:val="ru-RU"/>
        </w:rPr>
        <w:t xml:space="preserve"> </w:t>
      </w:r>
      <w:proofErr w:type="spellStart"/>
      <w:r w:rsidR="007D199F" w:rsidRPr="007D199F">
        <w:rPr>
          <w:lang w:val="ru-RU"/>
        </w:rPr>
        <w:t>of</w:t>
      </w:r>
      <w:proofErr w:type="spellEnd"/>
      <w:r w:rsidR="007D199F" w:rsidRPr="007D199F">
        <w:rPr>
          <w:lang w:val="ru-RU"/>
        </w:rPr>
        <w:t xml:space="preserve"> </w:t>
      </w:r>
      <w:proofErr w:type="spellStart"/>
      <w:r w:rsidR="007D199F" w:rsidRPr="007D199F">
        <w:rPr>
          <w:lang w:val="ru-RU"/>
        </w:rPr>
        <w:t>Harmony</w:t>
      </w:r>
      <w:proofErr w:type="spellEnd"/>
      <w:r w:rsidR="007D199F" w:rsidRPr="007D199F">
        <w:rPr>
          <w:lang w:val="ru-RU"/>
        </w:rPr>
        <w:t>)</w:t>
      </w:r>
    </w:p>
    <w:p w14:paraId="61E218DB" w14:textId="35B54D63" w:rsidR="008D317A" w:rsidRDefault="008D317A">
      <w:pPr>
        <w:pStyle w:val="a9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="00BA099A" w:rsidRPr="00BA099A">
        <w:t>Миротворица</w:t>
      </w:r>
      <w:proofErr w:type="spellEnd"/>
      <w:r w:rsidR="00BA099A">
        <w:rPr>
          <w:lang w:val="ru-RU"/>
        </w:rPr>
        <w:t xml:space="preserve"> </w:t>
      </w:r>
      <w:proofErr w:type="spellStart"/>
      <w:r w:rsidR="00BA099A">
        <w:rPr>
          <w:lang w:val="ru-RU"/>
        </w:rPr>
        <w:t>Т3</w:t>
      </w:r>
      <w:proofErr w:type="spellEnd"/>
      <w:r w:rsidR="00BA099A">
        <w:rPr>
          <w:lang w:val="ru-RU"/>
        </w:rPr>
        <w:t xml:space="preserve"> (</w:t>
      </w:r>
      <w:proofErr w:type="spellStart"/>
      <w:r w:rsidR="00BA099A" w:rsidRPr="00BA099A">
        <w:rPr>
          <w:lang w:val="ru-RU"/>
        </w:rPr>
        <w:t>Peacebringer</w:t>
      </w:r>
      <w:proofErr w:type="spellEnd"/>
      <w:r w:rsidR="00BA099A">
        <w:rPr>
          <w:lang w:val="ru-RU"/>
        </w:rPr>
        <w:t>)</w:t>
      </w:r>
    </w:p>
    <w:p w14:paraId="2189D8F1" w14:textId="06D44A9E" w:rsidR="00BA099A" w:rsidRDefault="00BA099A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C436FE" w:rsidRPr="00C436FE">
        <w:rPr>
          <w:lang w:val="ru-RU"/>
        </w:rPr>
        <w:t xml:space="preserve">Прямой выстрел </w:t>
      </w:r>
      <w:r w:rsidR="00C436FE">
        <w:rPr>
          <w:lang w:val="ru-RU"/>
        </w:rPr>
        <w:t>(</w:t>
      </w:r>
      <w:r w:rsidR="00C436FE" w:rsidRPr="00C436FE">
        <w:rPr>
          <w:lang w:val="ru-RU"/>
        </w:rPr>
        <w:t xml:space="preserve">Line </w:t>
      </w:r>
      <w:proofErr w:type="spellStart"/>
      <w:r w:rsidR="00C436FE" w:rsidRPr="00C436FE">
        <w:rPr>
          <w:lang w:val="ru-RU"/>
        </w:rPr>
        <w:t>Shot</w:t>
      </w:r>
      <w:proofErr w:type="spellEnd"/>
      <w:r w:rsidR="00C436FE">
        <w:rPr>
          <w:lang w:val="ru-RU"/>
        </w:rPr>
        <w:t>)</w:t>
      </w:r>
    </w:p>
    <w:p w14:paraId="585C827E" w14:textId="7C7AADE2" w:rsidR="00C436FE" w:rsidRPr="00B239C0" w:rsidRDefault="00D53E3A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>Добавлен те</w:t>
      </w:r>
      <w:r w:rsidR="00B239C0">
        <w:rPr>
          <w:lang w:val="ru-RU"/>
        </w:rPr>
        <w:t xml:space="preserve">г </w:t>
      </w:r>
      <w:proofErr w:type="spellStart"/>
      <w:r w:rsidR="00B239C0" w:rsidRPr="00B239C0">
        <w:t>Базовые</w:t>
      </w:r>
      <w:proofErr w:type="spellEnd"/>
      <w:r w:rsidR="00B239C0" w:rsidRPr="00B239C0">
        <w:rPr>
          <w:lang w:val="ru-RU"/>
        </w:rPr>
        <w:t xml:space="preserve"> </w:t>
      </w:r>
      <w:r w:rsidR="00B239C0">
        <w:rPr>
          <w:lang w:val="ru-RU"/>
        </w:rPr>
        <w:t>(</w:t>
      </w:r>
      <w:r w:rsidR="00B239C0">
        <w:t>Base</w:t>
      </w:r>
      <w:r w:rsidR="00B239C0">
        <w:rPr>
          <w:lang w:val="ru-RU"/>
        </w:rPr>
        <w:t>)</w:t>
      </w:r>
    </w:p>
    <w:p w14:paraId="4318B3E5" w14:textId="271C1B5E" w:rsidR="00B239C0" w:rsidRPr="00B71A27" w:rsidRDefault="00AD0F26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>Уменьшена</w:t>
      </w:r>
      <w:r w:rsidR="00B239C0">
        <w:rPr>
          <w:lang w:val="ru-RU"/>
        </w:rPr>
        <w:t xml:space="preserve"> дальность применения 3 </w:t>
      </w:r>
      <w:r w:rsidR="005D39CD">
        <w:rPr>
          <w:lang w:val="ru-RU"/>
        </w:rPr>
        <w:t>-</w:t>
      </w:r>
      <w:r w:rsidR="00B239C0">
        <w:t xml:space="preserve">&gt; 2 </w:t>
      </w:r>
      <w:r w:rsidR="00C05548" w:rsidRPr="00C05548">
        <w:t>[range]</w:t>
      </w:r>
    </w:p>
    <w:p w14:paraId="5F001F39" w14:textId="0D74ECD1" w:rsidR="00B71A27" w:rsidRPr="00F544B3" w:rsidRDefault="00B71A27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F544B3">
        <w:rPr>
          <w:lang w:val="ru-RU"/>
        </w:rPr>
        <w:t xml:space="preserve"> </w:t>
      </w:r>
      <w:r w:rsidR="00AB5A3B" w:rsidRPr="00F544B3">
        <w:rPr>
          <w:lang w:val="ru-RU"/>
        </w:rPr>
        <w:t>Стрела гармонии (</w:t>
      </w:r>
      <w:r w:rsidR="00F544B3" w:rsidRPr="00F544B3">
        <w:t>Arrow</w:t>
      </w:r>
      <w:r w:rsidR="00F544B3" w:rsidRPr="00F544B3">
        <w:rPr>
          <w:lang w:val="ru-RU"/>
        </w:rPr>
        <w:t xml:space="preserve"> </w:t>
      </w:r>
      <w:r w:rsidR="00F544B3" w:rsidRPr="00F544B3">
        <w:t>of</w:t>
      </w:r>
      <w:r w:rsidR="00F544B3" w:rsidRPr="00F544B3">
        <w:rPr>
          <w:lang w:val="ru-RU"/>
        </w:rPr>
        <w:t xml:space="preserve"> </w:t>
      </w:r>
      <w:r w:rsidR="00F544B3" w:rsidRPr="00F544B3">
        <w:t>Harmony</w:t>
      </w:r>
      <w:r w:rsidR="00AB5A3B" w:rsidRPr="00F544B3">
        <w:rPr>
          <w:lang w:val="ru-RU"/>
        </w:rPr>
        <w:t>)</w:t>
      </w:r>
    </w:p>
    <w:p w14:paraId="7361399E" w14:textId="7BE10711" w:rsidR="00F544B3" w:rsidRPr="00A4400F" w:rsidRDefault="00357E53">
      <w:pPr>
        <w:pStyle w:val="a9"/>
        <w:numPr>
          <w:ilvl w:val="2"/>
          <w:numId w:val="71"/>
        </w:numPr>
      </w:pPr>
      <w:r>
        <w:rPr>
          <w:lang w:val="ru-RU"/>
        </w:rPr>
        <w:t>Уменьшен</w:t>
      </w:r>
      <w:r w:rsidRPr="00A4400F">
        <w:t xml:space="preserve"> </w:t>
      </w:r>
      <w:r>
        <w:rPr>
          <w:lang w:val="ru-RU"/>
        </w:rPr>
        <w:t>урон</w:t>
      </w:r>
      <w:r w:rsidRPr="00A4400F">
        <w:t xml:space="preserve"> </w:t>
      </w:r>
      <w:r w:rsidR="0087013B" w:rsidRPr="00A4400F">
        <w:t>20</w:t>
      </w:r>
      <w:r w:rsidR="00AD1280" w:rsidRPr="00A4400F">
        <w:t xml:space="preserve"> [poison]</w:t>
      </w:r>
      <w:r w:rsidR="0087013B" w:rsidRPr="00A4400F">
        <w:t xml:space="preserve"> 20</w:t>
      </w:r>
      <w:r w:rsidR="00A4400F" w:rsidRPr="00A4400F">
        <w:t xml:space="preserve"> [spirit] </w:t>
      </w:r>
      <w:r w:rsidR="005D39CD">
        <w:t>-</w:t>
      </w:r>
      <w:r w:rsidR="00A4400F">
        <w:t>&gt; 1</w:t>
      </w:r>
      <w:r w:rsidR="00A4400F" w:rsidRPr="00A4400F">
        <w:t xml:space="preserve">0 [poison] </w:t>
      </w:r>
      <w:r w:rsidR="00A4400F">
        <w:t>1</w:t>
      </w:r>
      <w:r w:rsidR="00A4400F" w:rsidRPr="00A4400F">
        <w:t>0 [spirit]</w:t>
      </w:r>
    </w:p>
    <w:p w14:paraId="0CC7131C" w14:textId="520453EB" w:rsidR="00364569" w:rsidRDefault="00F5192C" w:rsidP="00AE4978">
      <w:pPr>
        <w:pStyle w:val="21"/>
      </w:pPr>
      <w:r w:rsidRPr="00F5192C">
        <w:t>[</w:t>
      </w:r>
      <w:proofErr w:type="spellStart"/>
      <w:r w:rsidRPr="00F5192C">
        <w:t>culturearchitect</w:t>
      </w:r>
      <w:proofErr w:type="spellEnd"/>
      <w:r w:rsidRPr="00F5192C">
        <w:t>]</w:t>
      </w:r>
      <w:r>
        <w:t xml:space="preserve"> </w:t>
      </w:r>
      <w:proofErr w:type="spellStart"/>
      <w:r w:rsidR="00AE4978" w:rsidRPr="00AE4978">
        <w:t>Зодчие</w:t>
      </w:r>
      <w:proofErr w:type="spellEnd"/>
      <w:r w:rsidR="00AE4978" w:rsidRPr="00AE4978">
        <w:t xml:space="preserve"> (Architect)</w:t>
      </w:r>
    </w:p>
    <w:p w14:paraId="7A03C6D6" w14:textId="5C9F3EC7" w:rsidR="00AE4978" w:rsidRDefault="0024323D">
      <w:pPr>
        <w:pStyle w:val="a9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Фракционное заклинание для боя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AD01FF" w:rsidRPr="00AD01FF">
        <w:rPr>
          <w:lang w:val="ru-RU"/>
        </w:rPr>
        <w:t xml:space="preserve">Стойкое воплощение </w:t>
      </w:r>
      <w:r w:rsidR="00A277C9">
        <w:rPr>
          <w:lang w:val="ru-RU"/>
        </w:rPr>
        <w:t>(</w:t>
      </w:r>
      <w:proofErr w:type="spellStart"/>
      <w:r w:rsidR="00A277C9" w:rsidRPr="00A277C9">
        <w:rPr>
          <w:lang w:val="ru-RU"/>
        </w:rPr>
        <w:t>Resilient</w:t>
      </w:r>
      <w:proofErr w:type="spellEnd"/>
      <w:r w:rsidR="00A277C9" w:rsidRPr="00A277C9">
        <w:rPr>
          <w:lang w:val="ru-RU"/>
        </w:rPr>
        <w:t xml:space="preserve"> </w:t>
      </w:r>
      <w:proofErr w:type="spellStart"/>
      <w:r w:rsidR="00A277C9" w:rsidRPr="00A277C9">
        <w:rPr>
          <w:lang w:val="ru-RU"/>
        </w:rPr>
        <w:t>Incarnation</w:t>
      </w:r>
      <w:proofErr w:type="spellEnd"/>
      <w:r w:rsidR="00A277C9">
        <w:rPr>
          <w:lang w:val="ru-RU"/>
        </w:rPr>
        <w:t>)</w:t>
      </w:r>
    </w:p>
    <w:p w14:paraId="109E82A8" w14:textId="3224B105" w:rsidR="00AD01FF" w:rsidRDefault="00AD01FF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>Закреплено как стартовое заклинание в начале игры</w:t>
      </w:r>
    </w:p>
    <w:p w14:paraId="51A36D9D" w14:textId="5DA2AB99" w:rsidR="00E31C18" w:rsidRDefault="00E31C18">
      <w:pPr>
        <w:pStyle w:val="a9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="00694513" w:rsidRPr="00694513">
        <w:t>Сотрясатель</w:t>
      </w:r>
      <w:proofErr w:type="spellEnd"/>
      <w:r w:rsidR="00694513">
        <w:rPr>
          <w:lang w:val="ru-RU"/>
        </w:rPr>
        <w:t xml:space="preserve"> </w:t>
      </w:r>
      <w:proofErr w:type="spellStart"/>
      <w:r>
        <w:rPr>
          <w:lang w:val="ru-RU"/>
        </w:rPr>
        <w:t>Т1</w:t>
      </w:r>
      <w:proofErr w:type="spellEnd"/>
      <w:r>
        <w:rPr>
          <w:lang w:val="ru-RU"/>
        </w:rPr>
        <w:t xml:space="preserve"> (</w:t>
      </w:r>
      <w:proofErr w:type="spellStart"/>
      <w:r w:rsidR="00694513" w:rsidRPr="00694513">
        <w:rPr>
          <w:lang w:val="ru-RU"/>
        </w:rPr>
        <w:t>Earthbreaker</w:t>
      </w:r>
      <w:proofErr w:type="spellEnd"/>
      <w:r>
        <w:rPr>
          <w:lang w:val="ru-RU"/>
        </w:rPr>
        <w:t>)</w:t>
      </w:r>
    </w:p>
    <w:p w14:paraId="4F8CAE6C" w14:textId="7C57E3F7" w:rsidR="00694513" w:rsidRDefault="00694513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694513">
        <w:rPr>
          <w:lang w:val="ru-RU"/>
        </w:rPr>
        <w:t>Стойкость воплощения</w:t>
      </w:r>
      <w:r>
        <w:rPr>
          <w:lang w:val="ru-RU"/>
        </w:rPr>
        <w:t xml:space="preserve"> (</w:t>
      </w:r>
      <w:proofErr w:type="spellStart"/>
      <w:r w:rsidR="00D07409" w:rsidRPr="00D07409">
        <w:rPr>
          <w:lang w:val="ru-RU"/>
        </w:rPr>
        <w:t>Incarnate</w:t>
      </w:r>
      <w:proofErr w:type="spellEnd"/>
      <w:r w:rsidR="00D07409" w:rsidRPr="00D07409">
        <w:rPr>
          <w:lang w:val="ru-RU"/>
        </w:rPr>
        <w:t xml:space="preserve"> </w:t>
      </w:r>
      <w:proofErr w:type="spellStart"/>
      <w:r w:rsidR="00D07409" w:rsidRPr="00D07409">
        <w:rPr>
          <w:lang w:val="ru-RU"/>
        </w:rPr>
        <w:t>Fortitude</w:t>
      </w:r>
      <w:proofErr w:type="spellEnd"/>
      <w:r>
        <w:rPr>
          <w:lang w:val="ru-RU"/>
        </w:rPr>
        <w:t>)</w:t>
      </w:r>
    </w:p>
    <w:p w14:paraId="64862FB9" w14:textId="4B431F1A" w:rsidR="00D07409" w:rsidRDefault="00D07409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 xml:space="preserve">Увеличен бонус +5 </w:t>
      </w:r>
      <w:r w:rsidR="005D39CD">
        <w:rPr>
          <w:lang w:val="ru-RU"/>
        </w:rPr>
        <w:t>-</w:t>
      </w:r>
      <w:r>
        <w:t>&gt; +8 [hp]</w:t>
      </w:r>
    </w:p>
    <w:p w14:paraId="6C5DC581" w14:textId="350EC5D2" w:rsidR="00856E6A" w:rsidRDefault="00A92071">
      <w:pPr>
        <w:pStyle w:val="a9"/>
        <w:numPr>
          <w:ilvl w:val="0"/>
          <w:numId w:val="71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Страж </w:t>
      </w:r>
      <w:proofErr w:type="spellStart"/>
      <w:r>
        <w:rPr>
          <w:lang w:val="ru-RU"/>
        </w:rPr>
        <w:t>Т2</w:t>
      </w:r>
      <w:proofErr w:type="spellEnd"/>
      <w:r>
        <w:rPr>
          <w:lang w:val="ru-RU"/>
        </w:rPr>
        <w:t xml:space="preserve"> (</w:t>
      </w:r>
      <w:r w:rsidR="00B75509" w:rsidRPr="00B75509">
        <w:rPr>
          <w:lang w:val="ru-RU"/>
        </w:rPr>
        <w:t>Guardian</w:t>
      </w:r>
      <w:r>
        <w:rPr>
          <w:lang w:val="ru-RU"/>
        </w:rPr>
        <w:t>)</w:t>
      </w:r>
    </w:p>
    <w:p w14:paraId="0CDDC740" w14:textId="15F4821B" w:rsidR="00B75509" w:rsidRDefault="00B75509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91127F" w:rsidRPr="0091127F">
        <w:rPr>
          <w:lang w:val="ru-RU"/>
        </w:rPr>
        <w:t>Помехи воплощения</w:t>
      </w:r>
      <w:r w:rsidR="0091127F">
        <w:rPr>
          <w:lang w:val="ru-RU"/>
        </w:rPr>
        <w:t xml:space="preserve"> (</w:t>
      </w:r>
      <w:proofErr w:type="spellStart"/>
      <w:r w:rsidR="001C02BC" w:rsidRPr="001C02BC">
        <w:rPr>
          <w:lang w:val="ru-RU"/>
        </w:rPr>
        <w:t>Incarnate</w:t>
      </w:r>
      <w:proofErr w:type="spellEnd"/>
      <w:r w:rsidR="001C02BC" w:rsidRPr="001C02BC">
        <w:rPr>
          <w:lang w:val="ru-RU"/>
        </w:rPr>
        <w:t xml:space="preserve"> </w:t>
      </w:r>
      <w:proofErr w:type="spellStart"/>
      <w:r w:rsidR="001C02BC" w:rsidRPr="001C02BC">
        <w:rPr>
          <w:lang w:val="ru-RU"/>
        </w:rPr>
        <w:t>Disruption</w:t>
      </w:r>
      <w:proofErr w:type="spellEnd"/>
      <w:r w:rsidR="0091127F">
        <w:rPr>
          <w:lang w:val="ru-RU"/>
        </w:rPr>
        <w:t>)</w:t>
      </w:r>
    </w:p>
    <w:p w14:paraId="08365F65" w14:textId="5D870DDC" w:rsidR="001C02BC" w:rsidRDefault="00E465D9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>Переделан функционал способности</w:t>
      </w:r>
    </w:p>
    <w:p w14:paraId="3BA5EB26" w14:textId="2FCDE567" w:rsidR="00E465D9" w:rsidRPr="00E465D9" w:rsidRDefault="00E465D9">
      <w:pPr>
        <w:pStyle w:val="a9"/>
        <w:numPr>
          <w:ilvl w:val="3"/>
          <w:numId w:val="71"/>
        </w:numPr>
        <w:rPr>
          <w:lang w:val="ru-RU"/>
        </w:rPr>
      </w:pPr>
      <w:r w:rsidRPr="00E465D9">
        <w:rPr>
          <w:lang w:val="ru-RU"/>
        </w:rPr>
        <w:t>Понижает сопротивление у цели максимум</w:t>
      </w:r>
      <w:r w:rsidR="00AD431A">
        <w:rPr>
          <w:lang w:val="ru-RU"/>
        </w:rPr>
        <w:t xml:space="preserve"> суммарно</w:t>
      </w:r>
      <w:r w:rsidRPr="00E465D9">
        <w:rPr>
          <w:lang w:val="ru-RU"/>
        </w:rPr>
        <w:t xml:space="preserve"> на </w:t>
      </w:r>
      <w:r w:rsidR="005D39CD">
        <w:rPr>
          <w:lang w:val="ru-RU"/>
        </w:rPr>
        <w:t>-</w:t>
      </w:r>
      <w:r w:rsidRPr="00E465D9">
        <w:rPr>
          <w:lang w:val="ru-RU"/>
        </w:rPr>
        <w:t>5</w:t>
      </w:r>
    </w:p>
    <w:p w14:paraId="5B7C1FC6" w14:textId="6795D857" w:rsidR="00E465D9" w:rsidRPr="00AB3BDE" w:rsidRDefault="00E465D9">
      <w:pPr>
        <w:pStyle w:val="a9"/>
        <w:numPr>
          <w:ilvl w:val="3"/>
          <w:numId w:val="71"/>
        </w:numPr>
        <w:rPr>
          <w:lang w:val="ru-RU"/>
        </w:rPr>
      </w:pPr>
      <w:r w:rsidRPr="00E465D9">
        <w:rPr>
          <w:lang w:val="ru-RU"/>
        </w:rPr>
        <w:t>Сопротивление снижается только в момент нанесения урона</w:t>
      </w:r>
    </w:p>
    <w:p w14:paraId="595BEED0" w14:textId="43DBDBBA" w:rsidR="00E465D9" w:rsidRDefault="00E465D9">
      <w:pPr>
        <w:pStyle w:val="a9"/>
        <w:numPr>
          <w:ilvl w:val="3"/>
          <w:numId w:val="71"/>
        </w:numPr>
        <w:rPr>
          <w:lang w:val="ru-RU"/>
        </w:rPr>
      </w:pPr>
      <w:r w:rsidRPr="00E465D9">
        <w:rPr>
          <w:lang w:val="ru-RU"/>
        </w:rPr>
        <w:t>Не отображается в характеристиках цели</w:t>
      </w:r>
    </w:p>
    <w:p w14:paraId="7A363D7F" w14:textId="0ACDC018" w:rsidR="0091127F" w:rsidRDefault="0091127F">
      <w:pPr>
        <w:pStyle w:val="a9"/>
        <w:numPr>
          <w:ilvl w:val="1"/>
          <w:numId w:val="71"/>
        </w:numPr>
        <w:rPr>
          <w:lang w:val="ru-RU"/>
        </w:rPr>
      </w:pPr>
      <w:r>
        <w:rPr>
          <w:lang w:val="ru-RU"/>
        </w:rPr>
        <w:t xml:space="preserve">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91127F">
        <w:rPr>
          <w:lang w:val="ru-RU"/>
        </w:rPr>
        <w:t>Ответный удар воплощения</w:t>
      </w:r>
      <w:r>
        <w:rPr>
          <w:lang w:val="ru-RU"/>
        </w:rPr>
        <w:t xml:space="preserve"> (</w:t>
      </w:r>
      <w:proofErr w:type="spellStart"/>
      <w:r w:rsidR="001C02BC" w:rsidRPr="001C02BC">
        <w:rPr>
          <w:lang w:val="ru-RU"/>
        </w:rPr>
        <w:t>Incarnate</w:t>
      </w:r>
      <w:proofErr w:type="spellEnd"/>
      <w:r w:rsidR="001C02BC" w:rsidRPr="001C02BC">
        <w:rPr>
          <w:lang w:val="ru-RU"/>
        </w:rPr>
        <w:t xml:space="preserve"> </w:t>
      </w:r>
      <w:proofErr w:type="spellStart"/>
      <w:r w:rsidR="001C02BC" w:rsidRPr="001C02BC">
        <w:rPr>
          <w:lang w:val="ru-RU"/>
        </w:rPr>
        <w:t>Retaliation</w:t>
      </w:r>
      <w:proofErr w:type="spellEnd"/>
      <w:r>
        <w:rPr>
          <w:lang w:val="ru-RU"/>
        </w:rPr>
        <w:t>)</w:t>
      </w:r>
    </w:p>
    <w:p w14:paraId="36940DF0" w14:textId="7F3FF890" w:rsidR="00390836" w:rsidRPr="00EA4A0C" w:rsidRDefault="00EA4A0C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 xml:space="preserve">Увеличен урон за эффект 1 </w:t>
      </w:r>
      <w:r w:rsidR="005D39CD">
        <w:rPr>
          <w:lang w:val="ru-RU"/>
        </w:rPr>
        <w:t>-</w:t>
      </w:r>
      <w:r>
        <w:t>&gt; 3</w:t>
      </w:r>
    </w:p>
    <w:p w14:paraId="6D26282D" w14:textId="6CF93685" w:rsidR="00EA4A0C" w:rsidRDefault="00EA4A0C">
      <w:pPr>
        <w:pStyle w:val="a9"/>
        <w:numPr>
          <w:ilvl w:val="2"/>
          <w:numId w:val="71"/>
        </w:numPr>
        <w:rPr>
          <w:lang w:val="ru-RU"/>
        </w:rPr>
      </w:pPr>
      <w:r>
        <w:rPr>
          <w:lang w:val="ru-RU"/>
        </w:rPr>
        <w:t>Игнорирует сопротивление</w:t>
      </w:r>
    </w:p>
    <w:p w14:paraId="775A06F9" w14:textId="51F816F7" w:rsidR="00DD6C67" w:rsidRDefault="003E0BC1" w:rsidP="00C86B5F">
      <w:pPr>
        <w:pStyle w:val="21"/>
      </w:pPr>
      <w:r w:rsidRPr="00C86B5F">
        <w:t>[</w:t>
      </w:r>
      <w:proofErr w:type="spellStart"/>
      <w:r w:rsidRPr="00C86B5F">
        <w:t>culturenomad</w:t>
      </w:r>
      <w:proofErr w:type="spellEnd"/>
      <w:r w:rsidRPr="00C86B5F">
        <w:t>]</w:t>
      </w:r>
      <w:r>
        <w:t xml:space="preserve"> </w:t>
      </w:r>
      <w:proofErr w:type="spellStart"/>
      <w:r w:rsidR="00C86B5F" w:rsidRPr="00C86B5F">
        <w:t>Кочевники</w:t>
      </w:r>
      <w:proofErr w:type="spellEnd"/>
      <w:r w:rsidR="00C86B5F" w:rsidRPr="00C86B5F">
        <w:t xml:space="preserve"> (Nomad)</w:t>
      </w:r>
    </w:p>
    <w:p w14:paraId="0FBF151B" w14:textId="43E036F0" w:rsidR="00C86B5F" w:rsidRPr="00DC2D18" w:rsidRDefault="005E4468">
      <w:pPr>
        <w:pStyle w:val="a9"/>
        <w:numPr>
          <w:ilvl w:val="0"/>
          <w:numId w:val="72"/>
        </w:numPr>
      </w:pPr>
      <w:r>
        <w:rPr>
          <w:lang w:val="ru-RU"/>
        </w:rPr>
        <w:t>Юнит</w:t>
      </w:r>
      <w:r w:rsidRPr="00DC2D18">
        <w:t xml:space="preserve"> </w:t>
      </w:r>
      <w:r w:rsidR="005D39CD">
        <w:t>-</w:t>
      </w:r>
      <w:r w:rsidRPr="00DC2D18">
        <w:t xml:space="preserve"> </w:t>
      </w:r>
      <w:r w:rsidR="00FA03E7" w:rsidRPr="00FA03E7">
        <w:rPr>
          <w:lang w:val="ru-RU"/>
        </w:rPr>
        <w:t>Ткач</w:t>
      </w:r>
      <w:r w:rsidR="00FA03E7" w:rsidRPr="00DC2D18">
        <w:t xml:space="preserve"> </w:t>
      </w:r>
      <w:r w:rsidR="00FA03E7" w:rsidRPr="00FA03E7">
        <w:rPr>
          <w:lang w:val="ru-RU"/>
        </w:rPr>
        <w:t>пыли</w:t>
      </w:r>
      <w:r w:rsidR="00FA03E7" w:rsidRPr="00DC2D18">
        <w:t xml:space="preserve"> </w:t>
      </w:r>
      <w:r w:rsidR="00FA03E7">
        <w:rPr>
          <w:lang w:val="ru-RU"/>
        </w:rPr>
        <w:t>Т</w:t>
      </w:r>
      <w:r w:rsidR="00FA03E7" w:rsidRPr="00DC2D18">
        <w:t>2 (</w:t>
      </w:r>
      <w:proofErr w:type="spellStart"/>
      <w:r w:rsidR="00DC2D18" w:rsidRPr="00DC2D18">
        <w:t>Dustweaver</w:t>
      </w:r>
      <w:proofErr w:type="spellEnd"/>
      <w:r w:rsidR="00FA03E7" w:rsidRPr="00DC2D18">
        <w:t>)</w:t>
      </w:r>
    </w:p>
    <w:p w14:paraId="6AC3FC8A" w14:textId="598CBC22" w:rsidR="00DC2D18" w:rsidRPr="003B6386" w:rsidRDefault="00DC2D18">
      <w:pPr>
        <w:pStyle w:val="a9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F544B3">
        <w:rPr>
          <w:lang w:val="ru-RU"/>
        </w:rPr>
        <w:t xml:space="preserve"> </w:t>
      </w:r>
      <w:r w:rsidR="003B6386" w:rsidRPr="003B6386">
        <w:rPr>
          <w:lang w:val="ru-RU"/>
        </w:rPr>
        <w:t xml:space="preserve">Исцеляющий вихрь </w:t>
      </w:r>
      <w:r>
        <w:rPr>
          <w:lang w:val="ru-RU"/>
        </w:rPr>
        <w:t>(</w:t>
      </w:r>
      <w:proofErr w:type="spellStart"/>
      <w:r w:rsidRPr="00DC2D18">
        <w:rPr>
          <w:lang w:val="ru-RU"/>
        </w:rPr>
        <w:t>Recovering</w:t>
      </w:r>
      <w:proofErr w:type="spellEnd"/>
      <w:r w:rsidRPr="00DC2D18">
        <w:rPr>
          <w:lang w:val="ru-RU"/>
        </w:rPr>
        <w:t xml:space="preserve"> </w:t>
      </w:r>
      <w:proofErr w:type="spellStart"/>
      <w:r w:rsidRPr="00DC2D18">
        <w:rPr>
          <w:lang w:val="ru-RU"/>
        </w:rPr>
        <w:t>Windpull</w:t>
      </w:r>
      <w:proofErr w:type="spellEnd"/>
      <w:r>
        <w:rPr>
          <w:lang w:val="ru-RU"/>
        </w:rPr>
        <w:t>)</w:t>
      </w:r>
    </w:p>
    <w:p w14:paraId="170A79D6" w14:textId="3E1883B1" w:rsidR="003B6386" w:rsidRDefault="001A097A">
      <w:pPr>
        <w:pStyle w:val="a9"/>
        <w:numPr>
          <w:ilvl w:val="2"/>
          <w:numId w:val="72"/>
        </w:numPr>
        <w:rPr>
          <w:lang w:val="ru-RU"/>
        </w:rPr>
      </w:pPr>
      <w:r>
        <w:rPr>
          <w:lang w:val="ru-RU"/>
        </w:rPr>
        <w:t>Т</w:t>
      </w:r>
      <w:r w:rsidR="003B6386" w:rsidRPr="003B6386">
        <w:rPr>
          <w:lang w:val="ru-RU"/>
        </w:rPr>
        <w:t>елепортация не применяется к героям</w:t>
      </w:r>
    </w:p>
    <w:p w14:paraId="7FCB76E5" w14:textId="1790EFCA" w:rsidR="00037700" w:rsidRDefault="00037700">
      <w:pPr>
        <w:pStyle w:val="ae"/>
        <w:numPr>
          <w:ilvl w:val="2"/>
          <w:numId w:val="72"/>
        </w:numPr>
        <w:rPr>
          <w:rFonts w:asciiTheme="minorHAnsi" w:hAnsiTheme="minorHAnsi"/>
          <w:lang w:val="ru-RU"/>
        </w:rPr>
      </w:pPr>
      <w:r w:rsidRPr="00C75A51">
        <w:rPr>
          <w:rFonts w:asciiTheme="minorHAnsi" w:hAnsiTheme="minorHAnsi"/>
          <w:lang w:val="ru-RU"/>
        </w:rPr>
        <w:t xml:space="preserve">Увеличен период восстановления способности </w:t>
      </w:r>
      <w:r w:rsidR="00914754">
        <w:rPr>
          <w:rFonts w:asciiTheme="minorHAnsi" w:hAnsiTheme="minorHAnsi"/>
          <w:lang w:val="ru-RU"/>
        </w:rPr>
        <w:t>2</w:t>
      </w:r>
      <w:r w:rsidRPr="00C75A51">
        <w:rPr>
          <w:rFonts w:asciiTheme="minorHAnsi" w:hAnsiTheme="minorHAnsi"/>
          <w:lang w:val="ru-RU"/>
        </w:rPr>
        <w:t xml:space="preserve"> </w:t>
      </w:r>
      <w:r w:rsidR="005D39CD">
        <w:rPr>
          <w:rFonts w:asciiTheme="minorHAnsi" w:hAnsiTheme="minorHAnsi"/>
          <w:lang w:val="ru-RU"/>
        </w:rPr>
        <w:t>-</w:t>
      </w:r>
      <w:r w:rsidRPr="00C75A51">
        <w:rPr>
          <w:rFonts w:asciiTheme="minorHAnsi" w:hAnsiTheme="minorHAnsi"/>
          <w:lang w:val="ru-RU"/>
        </w:rPr>
        <w:t xml:space="preserve">&gt; </w:t>
      </w:r>
      <w:r w:rsidR="00914754">
        <w:rPr>
          <w:rFonts w:asciiTheme="minorHAnsi" w:hAnsiTheme="minorHAnsi"/>
          <w:lang w:val="ru-RU"/>
        </w:rPr>
        <w:t>3</w:t>
      </w:r>
      <w:r w:rsidRPr="00C75A51">
        <w:rPr>
          <w:rFonts w:asciiTheme="minorHAnsi" w:hAnsiTheme="minorHAnsi"/>
          <w:lang w:val="ru-RU"/>
        </w:rPr>
        <w:t xml:space="preserve"> [</w:t>
      </w:r>
      <w:proofErr w:type="spellStart"/>
      <w:r w:rsidRPr="00C75A51">
        <w:rPr>
          <w:rFonts w:asciiTheme="minorHAnsi" w:hAnsiTheme="minorHAnsi"/>
          <w:lang w:val="ru-RU"/>
        </w:rPr>
        <w:t>turn</w:t>
      </w:r>
      <w:proofErr w:type="spellEnd"/>
      <w:r w:rsidRPr="00C75A51">
        <w:rPr>
          <w:rFonts w:asciiTheme="minorHAnsi" w:hAnsiTheme="minorHAnsi"/>
          <w:lang w:val="ru-RU"/>
        </w:rPr>
        <w:t>]</w:t>
      </w:r>
    </w:p>
    <w:p w14:paraId="39B8F022" w14:textId="30B5200E" w:rsidR="00E36489" w:rsidRDefault="00E36489" w:rsidP="00E36489">
      <w:pPr>
        <w:pStyle w:val="ae"/>
        <w:numPr>
          <w:ilvl w:val="0"/>
          <w:numId w:val="72"/>
        </w:numPr>
        <w:rPr>
          <w:rFonts w:asciiTheme="minorHAnsi" w:hAnsiTheme="minorHAnsi"/>
          <w:lang w:val="ru-RU"/>
        </w:rPr>
      </w:pPr>
      <w:r w:rsidRPr="00E36489">
        <w:rPr>
          <w:rFonts w:asciiTheme="minorHAnsi" w:hAnsiTheme="minorHAnsi"/>
          <w:lang w:val="ru-RU"/>
        </w:rPr>
        <w:t>Городская постройка - Посты часовых (</w:t>
      </w:r>
      <w:proofErr w:type="spellStart"/>
      <w:r w:rsidRPr="00E36489">
        <w:rPr>
          <w:rFonts w:asciiTheme="minorHAnsi" w:hAnsiTheme="minorHAnsi"/>
          <w:lang w:val="ru-RU"/>
        </w:rPr>
        <w:t>Sentry</w:t>
      </w:r>
      <w:proofErr w:type="spellEnd"/>
      <w:r w:rsidR="009602C8">
        <w:rPr>
          <w:rFonts w:asciiTheme="minorHAnsi" w:hAnsiTheme="minorHAnsi"/>
          <w:lang w:val="ru-RU"/>
        </w:rPr>
        <w:t xml:space="preserve"> </w:t>
      </w:r>
      <w:proofErr w:type="spellStart"/>
      <w:r w:rsidRPr="00E36489">
        <w:rPr>
          <w:rFonts w:asciiTheme="minorHAnsi" w:hAnsiTheme="minorHAnsi"/>
          <w:lang w:val="ru-RU"/>
        </w:rPr>
        <w:t>Nests</w:t>
      </w:r>
      <w:proofErr w:type="spellEnd"/>
      <w:r w:rsidRPr="00E36489">
        <w:rPr>
          <w:rFonts w:asciiTheme="minorHAnsi" w:hAnsiTheme="minorHAnsi"/>
          <w:lang w:val="ru-RU"/>
        </w:rPr>
        <w:t>)</w:t>
      </w:r>
    </w:p>
    <w:p w14:paraId="250BF036" w14:textId="77777777" w:rsidR="00801566" w:rsidRDefault="00801566" w:rsidP="00801566">
      <w:pPr>
        <w:pStyle w:val="ae"/>
        <w:numPr>
          <w:ilvl w:val="1"/>
          <w:numId w:val="72"/>
        </w:numPr>
        <w:rPr>
          <w:rFonts w:asciiTheme="minorHAnsi" w:hAnsiTheme="minorHAnsi"/>
          <w:lang w:val="ru-RU"/>
        </w:rPr>
      </w:pPr>
      <w:r w:rsidRPr="00571D10">
        <w:rPr>
          <w:lang w:val="ru-RU"/>
        </w:rPr>
        <w:t>Удален</w:t>
      </w:r>
      <w:r>
        <w:rPr>
          <w:lang w:val="ru-RU"/>
        </w:rPr>
        <w:t>о</w:t>
      </w:r>
      <w:r w:rsidRPr="00571D10">
        <w:rPr>
          <w:lang w:val="ru-RU"/>
        </w:rPr>
        <w:t xml:space="preserve"> </w:t>
      </w:r>
      <w:r>
        <w:rPr>
          <w:rFonts w:asciiTheme="minorHAnsi" w:hAnsiTheme="minorHAnsi"/>
          <w:lang w:val="ru-RU"/>
        </w:rPr>
        <w:t>свойство</w:t>
      </w:r>
      <w:r w:rsidRPr="00571D10">
        <w:rPr>
          <w:lang w:val="ru-RU"/>
        </w:rPr>
        <w:t xml:space="preserve"> бонуса </w:t>
      </w:r>
      <w:r>
        <w:rPr>
          <w:lang w:val="ru-RU"/>
        </w:rPr>
        <w:t>к</w:t>
      </w:r>
      <w:r w:rsidRPr="00571D10">
        <w:rPr>
          <w:rFonts w:asciiTheme="minorHAnsi" w:hAnsiTheme="minorHAnsi"/>
          <w:lang w:val="ru-RU"/>
        </w:rPr>
        <w:t xml:space="preserve"> [</w:t>
      </w:r>
      <w:proofErr w:type="spellStart"/>
      <w:r w:rsidRPr="00571D10">
        <w:rPr>
          <w:rFonts w:asciiTheme="minorHAnsi" w:hAnsiTheme="minorHAnsi"/>
          <w:lang w:val="ru-RU"/>
        </w:rPr>
        <w:t>xp</w:t>
      </w:r>
      <w:proofErr w:type="spellEnd"/>
      <w:r w:rsidRPr="00571D10">
        <w:rPr>
          <w:rFonts w:asciiTheme="minorHAnsi" w:hAnsiTheme="minorHAnsi"/>
          <w:lang w:val="ru-RU"/>
        </w:rPr>
        <w:t>] каждый [</w:t>
      </w:r>
      <w:proofErr w:type="spellStart"/>
      <w:r w:rsidRPr="00571D10">
        <w:rPr>
          <w:rFonts w:asciiTheme="minorHAnsi" w:hAnsiTheme="minorHAnsi"/>
          <w:lang w:val="ru-RU"/>
        </w:rPr>
        <w:t>turn</w:t>
      </w:r>
      <w:proofErr w:type="spellEnd"/>
      <w:r w:rsidRPr="00571D10">
        <w:rPr>
          <w:rFonts w:asciiTheme="minorHAnsi" w:hAnsiTheme="minorHAnsi"/>
          <w:lang w:val="ru-RU"/>
        </w:rPr>
        <w:t>]</w:t>
      </w:r>
    </w:p>
    <w:p w14:paraId="2A6BA51F" w14:textId="77777777" w:rsidR="007377BB" w:rsidRPr="002251FC" w:rsidRDefault="007377BB" w:rsidP="007377BB">
      <w:pPr>
        <w:pStyle w:val="ae"/>
        <w:numPr>
          <w:ilvl w:val="1"/>
          <w:numId w:val="72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3EDDBC9A" w14:textId="367F8C72" w:rsidR="00320460" w:rsidRDefault="00DB1A23" w:rsidP="000A4113">
      <w:pPr>
        <w:pStyle w:val="31"/>
        <w:rPr>
          <w:lang w:val="ru-RU"/>
        </w:rPr>
      </w:pPr>
      <w:r w:rsidRPr="00DB1A23">
        <w:rPr>
          <w:lang w:val="ru-RU"/>
        </w:rPr>
        <w:t>[</w:t>
      </w:r>
      <w:proofErr w:type="spellStart"/>
      <w:r w:rsidRPr="00DB1A23">
        <w:rPr>
          <w:lang w:val="ru-RU"/>
        </w:rPr>
        <w:t>nomadscavengers</w:t>
      </w:r>
      <w:proofErr w:type="spellEnd"/>
      <w:r w:rsidRPr="00DB1A23">
        <w:rPr>
          <w:lang w:val="ru-RU"/>
        </w:rPr>
        <w:t>]</w:t>
      </w:r>
      <w:r>
        <w:rPr>
          <w:lang w:val="ru-RU"/>
        </w:rPr>
        <w:t xml:space="preserve"> </w:t>
      </w:r>
      <w:r w:rsidR="00370449" w:rsidRPr="00370449">
        <w:rPr>
          <w:lang w:val="ru-RU"/>
        </w:rPr>
        <w:t xml:space="preserve">Кочевники </w:t>
      </w:r>
      <w:r w:rsidR="005D39CD">
        <w:rPr>
          <w:lang w:val="ru-RU"/>
        </w:rPr>
        <w:t>-</w:t>
      </w:r>
      <w:r w:rsidR="00370449" w:rsidRPr="00370449">
        <w:rPr>
          <w:lang w:val="ru-RU"/>
        </w:rPr>
        <w:t xml:space="preserve"> Собиратели</w:t>
      </w:r>
      <w:r w:rsidR="00370449">
        <w:rPr>
          <w:lang w:val="ru-RU"/>
        </w:rPr>
        <w:t xml:space="preserve"> (</w:t>
      </w:r>
      <w:proofErr w:type="spellStart"/>
      <w:r w:rsidR="00370449" w:rsidRPr="00370449">
        <w:rPr>
          <w:lang w:val="ru-RU"/>
        </w:rPr>
        <w:t>Nomad</w:t>
      </w:r>
      <w:proofErr w:type="spellEnd"/>
      <w:r w:rsidR="00370449">
        <w:rPr>
          <w:lang w:val="ru-RU"/>
        </w:rPr>
        <w:t xml:space="preserve"> </w:t>
      </w:r>
      <w:r w:rsidR="005D39CD">
        <w:rPr>
          <w:lang w:val="ru-RU"/>
        </w:rPr>
        <w:t>-</w:t>
      </w:r>
      <w:r w:rsidR="00370449">
        <w:rPr>
          <w:lang w:val="ru-RU"/>
        </w:rPr>
        <w:t xml:space="preserve"> </w:t>
      </w:r>
      <w:proofErr w:type="spellStart"/>
      <w:r w:rsidR="000A4113" w:rsidRPr="000A4113">
        <w:rPr>
          <w:lang w:val="ru-RU"/>
        </w:rPr>
        <w:t>Scavengers</w:t>
      </w:r>
      <w:proofErr w:type="spellEnd"/>
      <w:r w:rsidR="00370449">
        <w:rPr>
          <w:lang w:val="ru-RU"/>
        </w:rPr>
        <w:t>)</w:t>
      </w:r>
    </w:p>
    <w:p w14:paraId="3CEF8A92" w14:textId="2F1087D4" w:rsidR="0090206C" w:rsidRDefault="0090206C">
      <w:pPr>
        <w:pStyle w:val="a9"/>
        <w:numPr>
          <w:ilvl w:val="0"/>
          <w:numId w:val="72"/>
        </w:numPr>
        <w:rPr>
          <w:lang w:val="ru-RU"/>
        </w:rPr>
      </w:pPr>
      <w:r>
        <w:rPr>
          <w:lang w:val="ru-RU"/>
        </w:rPr>
        <w:t>Города</w:t>
      </w:r>
      <w:r w:rsidR="0051509E">
        <w:rPr>
          <w:lang w:val="ru-RU"/>
        </w:rPr>
        <w:t xml:space="preserve"> теперь не </w:t>
      </w:r>
      <w:r w:rsidR="00110129">
        <w:rPr>
          <w:lang w:val="ru-RU"/>
        </w:rPr>
        <w:t xml:space="preserve">требуют </w:t>
      </w:r>
      <w:r w:rsidR="009D30B7">
        <w:rPr>
          <w:lang w:val="ru-RU"/>
        </w:rPr>
        <w:t xml:space="preserve">на 50% больше </w:t>
      </w:r>
      <w:r w:rsidR="00B174FF" w:rsidRPr="00B174FF">
        <w:rPr>
          <w:lang w:val="ru-RU"/>
        </w:rPr>
        <w:t>[</w:t>
      </w:r>
      <w:proofErr w:type="spellStart"/>
      <w:r w:rsidR="00B174FF" w:rsidRPr="00B174FF">
        <w:rPr>
          <w:lang w:val="ru-RU"/>
        </w:rPr>
        <w:t>food</w:t>
      </w:r>
      <w:proofErr w:type="spellEnd"/>
      <w:r w:rsidR="00B174FF" w:rsidRPr="00B174FF">
        <w:rPr>
          <w:lang w:val="ru-RU"/>
        </w:rPr>
        <w:t>]</w:t>
      </w:r>
      <w:r w:rsidR="00B174FF">
        <w:rPr>
          <w:lang w:val="ru-RU"/>
        </w:rPr>
        <w:t xml:space="preserve"> для роста</w:t>
      </w:r>
    </w:p>
    <w:p w14:paraId="06A258BB" w14:textId="4FC8E496" w:rsidR="006E23C3" w:rsidRPr="00F001DD" w:rsidRDefault="006E23C3">
      <w:pPr>
        <w:pStyle w:val="a9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Фракционная </w:t>
      </w:r>
      <w:r w:rsidR="00561509">
        <w:rPr>
          <w:lang w:val="ru-RU"/>
        </w:rPr>
        <w:t xml:space="preserve">стратегическая особенность </w:t>
      </w:r>
      <w:r w:rsidR="005D39CD">
        <w:rPr>
          <w:lang w:val="ru-RU"/>
        </w:rPr>
        <w:t>-</w:t>
      </w:r>
      <w:r w:rsidR="00561509">
        <w:rPr>
          <w:lang w:val="ru-RU"/>
        </w:rPr>
        <w:t xml:space="preserve"> </w:t>
      </w:r>
      <w:r w:rsidR="00561509" w:rsidRPr="00561509">
        <w:rPr>
          <w:lang w:val="ru-RU"/>
        </w:rPr>
        <w:t>Сбор эссенций</w:t>
      </w:r>
      <w:r w:rsidR="00561509">
        <w:rPr>
          <w:lang w:val="ru-RU"/>
        </w:rPr>
        <w:t xml:space="preserve"> (</w:t>
      </w:r>
      <w:proofErr w:type="spellStart"/>
      <w:r w:rsidR="00F001DD" w:rsidRPr="00F001DD">
        <w:rPr>
          <w:lang w:val="ru-RU"/>
        </w:rPr>
        <w:t>Overharvesting</w:t>
      </w:r>
      <w:proofErr w:type="spellEnd"/>
      <w:r w:rsidR="00F001DD" w:rsidRPr="00F001DD">
        <w:rPr>
          <w:lang w:val="ru-RU"/>
        </w:rPr>
        <w:t xml:space="preserve"> </w:t>
      </w:r>
      <w:proofErr w:type="spellStart"/>
      <w:r w:rsidR="005003A0" w:rsidRPr="005003A0">
        <w:rPr>
          <w:lang w:val="ru-RU"/>
        </w:rPr>
        <w:t>Essence</w:t>
      </w:r>
      <w:proofErr w:type="spellEnd"/>
      <w:r w:rsidR="00561509">
        <w:rPr>
          <w:lang w:val="ru-RU"/>
        </w:rPr>
        <w:t>)</w:t>
      </w:r>
    </w:p>
    <w:p w14:paraId="0F248606" w14:textId="46117B14" w:rsidR="00F001DD" w:rsidRPr="00EF6FE9" w:rsidRDefault="00714469">
      <w:pPr>
        <w:pStyle w:val="a9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Уменьшено время сбора 10 </w:t>
      </w:r>
      <w:r w:rsidR="005D39CD">
        <w:rPr>
          <w:lang w:val="ru-RU"/>
        </w:rPr>
        <w:t>-</w:t>
      </w:r>
      <w:r>
        <w:t>&gt; 7</w:t>
      </w:r>
    </w:p>
    <w:p w14:paraId="080BBBB0" w14:textId="00FDC724" w:rsidR="0090206C" w:rsidRDefault="00EF6FE9">
      <w:pPr>
        <w:pStyle w:val="a9"/>
        <w:numPr>
          <w:ilvl w:val="1"/>
          <w:numId w:val="72"/>
        </w:numPr>
        <w:rPr>
          <w:lang w:val="ru-RU"/>
        </w:rPr>
      </w:pPr>
      <w:r>
        <w:rPr>
          <w:lang w:val="ru-RU"/>
        </w:rPr>
        <w:t>Восстановление опустошённых источников в два раза дешевле</w:t>
      </w:r>
    </w:p>
    <w:p w14:paraId="7AE271C2" w14:textId="791E7629" w:rsidR="001F148A" w:rsidRDefault="001F148A">
      <w:pPr>
        <w:pStyle w:val="a9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Фракционная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D75BEC">
        <w:rPr>
          <w:lang w:val="ru-RU"/>
        </w:rPr>
        <w:t>Полезная добыча (</w:t>
      </w:r>
      <w:proofErr w:type="spellStart"/>
      <w:r w:rsidRPr="00D75BEC">
        <w:rPr>
          <w:lang w:val="ru-RU"/>
        </w:rPr>
        <w:t>Looted</w:t>
      </w:r>
      <w:proofErr w:type="spellEnd"/>
      <w:r w:rsidRPr="00D75BEC">
        <w:rPr>
          <w:lang w:val="ru-RU"/>
        </w:rPr>
        <w:t xml:space="preserve"> Power)</w:t>
      </w:r>
    </w:p>
    <w:p w14:paraId="2FFFCBC9" w14:textId="67A891F8" w:rsidR="001F148A" w:rsidRDefault="001F148A">
      <w:pPr>
        <w:pStyle w:val="a9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Уменьшено максимальное количество эффектов 5 </w:t>
      </w:r>
      <w:r w:rsidR="005D39CD">
        <w:rPr>
          <w:lang w:val="ru-RU"/>
        </w:rPr>
        <w:t>-</w:t>
      </w:r>
      <w:r>
        <w:t>&gt; 3</w:t>
      </w:r>
    </w:p>
    <w:p w14:paraId="461CBF29" w14:textId="70EF1311" w:rsidR="00D43D56" w:rsidRDefault="00D43D56">
      <w:pPr>
        <w:pStyle w:val="a9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Фракционное заклинание в бою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1079CC" w:rsidRPr="001079CC">
        <w:rPr>
          <w:lang w:val="ru-RU"/>
        </w:rPr>
        <w:t>Самодельные лекарства (</w:t>
      </w:r>
      <w:r w:rsidR="001079CC" w:rsidRPr="001079CC">
        <w:t>Improvised</w:t>
      </w:r>
      <w:r w:rsidR="001079CC" w:rsidRPr="001079CC">
        <w:rPr>
          <w:lang w:val="ru-RU"/>
        </w:rPr>
        <w:t xml:space="preserve"> </w:t>
      </w:r>
      <w:r w:rsidR="001079CC" w:rsidRPr="001079CC">
        <w:t>Remedy</w:t>
      </w:r>
      <w:r w:rsidR="001079CC" w:rsidRPr="001079CC">
        <w:rPr>
          <w:lang w:val="ru-RU"/>
        </w:rPr>
        <w:t>)</w:t>
      </w:r>
    </w:p>
    <w:p w14:paraId="33F53CC5" w14:textId="77FFE8B0" w:rsidR="001079CC" w:rsidRDefault="001079CC">
      <w:pPr>
        <w:pStyle w:val="a9"/>
        <w:numPr>
          <w:ilvl w:val="1"/>
          <w:numId w:val="72"/>
        </w:numPr>
        <w:rPr>
          <w:lang w:val="ru-RU"/>
        </w:rPr>
      </w:pPr>
      <w:r>
        <w:rPr>
          <w:lang w:val="ru-RU"/>
        </w:rPr>
        <w:t>Тепе</w:t>
      </w:r>
      <w:r w:rsidR="006E23C3">
        <w:rPr>
          <w:lang w:val="ru-RU"/>
        </w:rPr>
        <w:t xml:space="preserve">рь </w:t>
      </w:r>
      <w:r w:rsidR="006E23C3" w:rsidRPr="006E23C3">
        <w:rPr>
          <w:lang w:val="ru-RU"/>
        </w:rPr>
        <w:t>снимает только 2 негативных эффекта</w:t>
      </w:r>
    </w:p>
    <w:p w14:paraId="560EC2C7" w14:textId="4456C888" w:rsidR="006E23C3" w:rsidRDefault="00681EC5" w:rsidP="0081272D">
      <w:pPr>
        <w:pStyle w:val="31"/>
        <w:rPr>
          <w:lang w:val="ru-RU"/>
        </w:rPr>
      </w:pPr>
      <w:r w:rsidRPr="00681EC5">
        <w:rPr>
          <w:lang w:val="ru-RU"/>
        </w:rPr>
        <w:lastRenderedPageBreak/>
        <w:t>[</w:t>
      </w:r>
      <w:proofErr w:type="spellStart"/>
      <w:r w:rsidRPr="00681EC5">
        <w:rPr>
          <w:lang w:val="ru-RU"/>
        </w:rPr>
        <w:t>nomadconquerors</w:t>
      </w:r>
      <w:proofErr w:type="spellEnd"/>
      <w:r w:rsidRPr="00681EC5">
        <w:rPr>
          <w:lang w:val="ru-RU"/>
        </w:rPr>
        <w:t>]</w:t>
      </w:r>
      <w:r>
        <w:rPr>
          <w:lang w:val="ru-RU"/>
        </w:rPr>
        <w:t xml:space="preserve"> </w:t>
      </w:r>
      <w:r w:rsidR="00EB45B9" w:rsidRPr="00EB45B9">
        <w:rPr>
          <w:lang w:val="ru-RU"/>
        </w:rPr>
        <w:t xml:space="preserve">Кочевники </w:t>
      </w:r>
      <w:r w:rsidR="005D39CD">
        <w:rPr>
          <w:lang w:val="ru-RU"/>
        </w:rPr>
        <w:t>-</w:t>
      </w:r>
      <w:r w:rsidR="00EB45B9" w:rsidRPr="00EB45B9">
        <w:rPr>
          <w:lang w:val="ru-RU"/>
        </w:rPr>
        <w:t xml:space="preserve"> Завоеватели</w:t>
      </w:r>
      <w:r w:rsidR="00EB45B9">
        <w:rPr>
          <w:lang w:val="ru-RU"/>
        </w:rPr>
        <w:t xml:space="preserve"> (</w:t>
      </w:r>
      <w:proofErr w:type="spellStart"/>
      <w:r w:rsidR="00EB45B9" w:rsidRPr="00370449">
        <w:rPr>
          <w:lang w:val="ru-RU"/>
        </w:rPr>
        <w:t>Nomad</w:t>
      </w:r>
      <w:proofErr w:type="spellEnd"/>
      <w:r w:rsidR="00EB45B9">
        <w:rPr>
          <w:lang w:val="ru-RU"/>
        </w:rPr>
        <w:t xml:space="preserve"> </w:t>
      </w:r>
      <w:r w:rsidR="005D39CD">
        <w:rPr>
          <w:lang w:val="ru-RU"/>
        </w:rPr>
        <w:t>-</w:t>
      </w:r>
      <w:r w:rsidR="00EB45B9">
        <w:rPr>
          <w:lang w:val="ru-RU"/>
        </w:rPr>
        <w:t xml:space="preserve"> </w:t>
      </w:r>
      <w:proofErr w:type="spellStart"/>
      <w:r w:rsidR="0081272D" w:rsidRPr="0081272D">
        <w:rPr>
          <w:lang w:val="ru-RU"/>
        </w:rPr>
        <w:t>Conquerors</w:t>
      </w:r>
      <w:proofErr w:type="spellEnd"/>
      <w:r w:rsidR="00EB45B9">
        <w:rPr>
          <w:lang w:val="ru-RU"/>
        </w:rPr>
        <w:t>)</w:t>
      </w:r>
    </w:p>
    <w:p w14:paraId="55766678" w14:textId="57007632" w:rsidR="0081272D" w:rsidRDefault="002859E6">
      <w:pPr>
        <w:pStyle w:val="a9"/>
        <w:numPr>
          <w:ilvl w:val="0"/>
          <w:numId w:val="73"/>
        </w:numPr>
        <w:rPr>
          <w:lang w:val="ru-RU"/>
        </w:rPr>
      </w:pPr>
      <w:r>
        <w:rPr>
          <w:lang w:val="ru-RU"/>
        </w:rPr>
        <w:t xml:space="preserve">Фракционная пассивная 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="00B26E7D" w:rsidRPr="00B26E7D">
        <w:rPr>
          <w:lang w:val="ru-RU"/>
        </w:rPr>
        <w:t>Инерция (</w:t>
      </w:r>
      <w:proofErr w:type="spellStart"/>
      <w:r w:rsidR="00B26E7D" w:rsidRPr="00B26E7D">
        <w:rPr>
          <w:lang w:val="ru-RU"/>
        </w:rPr>
        <w:t>Momentum</w:t>
      </w:r>
      <w:proofErr w:type="spellEnd"/>
      <w:r w:rsidR="00B26E7D" w:rsidRPr="00B26E7D">
        <w:rPr>
          <w:lang w:val="ru-RU"/>
        </w:rPr>
        <w:t>)</w:t>
      </w:r>
    </w:p>
    <w:p w14:paraId="316A6CC6" w14:textId="6733334D" w:rsidR="00B26E7D" w:rsidRDefault="00B26E7D">
      <w:pPr>
        <w:pStyle w:val="a9"/>
        <w:numPr>
          <w:ilvl w:val="1"/>
          <w:numId w:val="73"/>
        </w:numPr>
        <w:rPr>
          <w:lang w:val="ru-RU"/>
        </w:rPr>
      </w:pPr>
      <w:r>
        <w:rPr>
          <w:lang w:val="ru-RU"/>
        </w:rPr>
        <w:t>Уменьшен б</w:t>
      </w:r>
      <w:r w:rsidRPr="00D75BEC">
        <w:rPr>
          <w:lang w:val="ru-RU"/>
        </w:rPr>
        <w:t xml:space="preserve">онус к урону </w:t>
      </w:r>
      <w:r>
        <w:rPr>
          <w:lang w:val="ru-RU"/>
        </w:rPr>
        <w:t>3</w:t>
      </w:r>
      <w:r w:rsidRPr="00D75BEC">
        <w:rPr>
          <w:lang w:val="ru-RU"/>
        </w:rPr>
        <w:t xml:space="preserve">0% → </w:t>
      </w:r>
      <w:r>
        <w:rPr>
          <w:lang w:val="ru-RU"/>
        </w:rPr>
        <w:t>2</w:t>
      </w:r>
      <w:r w:rsidRPr="00D75BEC">
        <w:rPr>
          <w:lang w:val="ru-RU"/>
        </w:rPr>
        <w:t>0%</w:t>
      </w:r>
    </w:p>
    <w:p w14:paraId="2D180EA7" w14:textId="281B091B" w:rsidR="00B26E7D" w:rsidRDefault="00B26E7D">
      <w:pPr>
        <w:pStyle w:val="a9"/>
        <w:numPr>
          <w:ilvl w:val="0"/>
          <w:numId w:val="73"/>
        </w:numPr>
        <w:rPr>
          <w:lang w:val="ru-RU"/>
        </w:rPr>
      </w:pPr>
      <w:r>
        <w:rPr>
          <w:lang w:val="ru-RU"/>
        </w:rPr>
        <w:t xml:space="preserve">Фракционная стратегическая особенность </w:t>
      </w:r>
      <w:r w:rsidR="005D39CD">
        <w:rPr>
          <w:lang w:val="ru-RU"/>
        </w:rPr>
        <w:t>-</w:t>
      </w:r>
      <w:r w:rsidR="002B4E40">
        <w:rPr>
          <w:lang w:val="ru-RU"/>
        </w:rPr>
        <w:t xml:space="preserve"> </w:t>
      </w:r>
      <w:r w:rsidR="00A344E2" w:rsidRPr="00A344E2">
        <w:rPr>
          <w:lang w:val="ru-RU"/>
        </w:rPr>
        <w:t>агрессивн</w:t>
      </w:r>
      <w:r w:rsidR="002B4E40">
        <w:rPr>
          <w:lang w:val="ru-RU"/>
        </w:rPr>
        <w:t>ый</w:t>
      </w:r>
      <w:r w:rsidR="00A344E2">
        <w:rPr>
          <w:lang w:val="ru-RU"/>
        </w:rPr>
        <w:t xml:space="preserve"> </w:t>
      </w:r>
      <w:r w:rsidR="002B4E40" w:rsidRPr="002B4E40">
        <w:rPr>
          <w:lang w:val="ru-RU"/>
        </w:rPr>
        <w:t>захвата</w:t>
      </w:r>
      <w:r w:rsidR="002B4E40">
        <w:rPr>
          <w:lang w:val="ru-RU"/>
        </w:rPr>
        <w:t xml:space="preserve"> провинций (</w:t>
      </w:r>
      <w:proofErr w:type="spellStart"/>
      <w:r w:rsidR="002B4E40" w:rsidRPr="002B4E40">
        <w:rPr>
          <w:lang w:val="ru-RU"/>
        </w:rPr>
        <w:t>Aggressive</w:t>
      </w:r>
      <w:proofErr w:type="spellEnd"/>
      <w:r w:rsidR="002B4E40" w:rsidRPr="002B4E40">
        <w:rPr>
          <w:lang w:val="ru-RU"/>
        </w:rPr>
        <w:t xml:space="preserve"> </w:t>
      </w:r>
      <w:proofErr w:type="spellStart"/>
      <w:r w:rsidR="002B4E40" w:rsidRPr="002B4E40">
        <w:rPr>
          <w:lang w:val="ru-RU"/>
        </w:rPr>
        <w:t>Annexation</w:t>
      </w:r>
      <w:proofErr w:type="spellEnd"/>
      <w:r w:rsidR="002B4E40">
        <w:rPr>
          <w:lang w:val="ru-RU"/>
        </w:rPr>
        <w:t>)</w:t>
      </w:r>
    </w:p>
    <w:p w14:paraId="1CEBB457" w14:textId="1602AD95" w:rsidR="000C451D" w:rsidRDefault="00BD0062">
      <w:pPr>
        <w:pStyle w:val="a9"/>
        <w:numPr>
          <w:ilvl w:val="1"/>
          <w:numId w:val="73"/>
        </w:numPr>
        <w:rPr>
          <w:lang w:val="ru-RU"/>
        </w:rPr>
      </w:pPr>
      <w:r>
        <w:rPr>
          <w:lang w:val="ru-RU"/>
        </w:rPr>
        <w:t>У</w:t>
      </w:r>
      <w:r w:rsidR="00A562E6">
        <w:rPr>
          <w:lang w:val="ru-RU"/>
        </w:rPr>
        <w:t>меньшен</w:t>
      </w:r>
      <w:r>
        <w:rPr>
          <w:lang w:val="ru-RU"/>
        </w:rPr>
        <w:t xml:space="preserve"> бонус</w:t>
      </w:r>
    </w:p>
    <w:p w14:paraId="393EE5C1" w14:textId="17D065E6" w:rsidR="00A562E6" w:rsidRDefault="009849FC">
      <w:pPr>
        <w:pStyle w:val="a9"/>
        <w:numPr>
          <w:ilvl w:val="2"/>
          <w:numId w:val="73"/>
        </w:numPr>
      </w:pPr>
      <w:r>
        <w:t>+</w:t>
      </w:r>
      <w:r w:rsidR="000B1A28" w:rsidRPr="00FF188D">
        <w:t>[knowledge]</w:t>
      </w:r>
      <w:r>
        <w:t xml:space="preserve"> </w:t>
      </w:r>
      <w:r w:rsidR="00BD0062">
        <w:t>=</w:t>
      </w:r>
      <w:r w:rsidR="000B1A28">
        <w:t xml:space="preserve"> </w:t>
      </w:r>
      <w:r w:rsidR="00A562E6" w:rsidRPr="00FF188D">
        <w:t>50</w:t>
      </w:r>
      <w:r w:rsidR="00222BD3" w:rsidRPr="00FF188D">
        <w:t xml:space="preserve"> </w:t>
      </w:r>
      <w:r w:rsidR="00A562E6" w:rsidRPr="00FF188D">
        <w:t>+</w:t>
      </w:r>
      <w:r w:rsidR="00FF188D" w:rsidRPr="00FF188D">
        <w:t xml:space="preserve"> </w:t>
      </w:r>
      <w:r w:rsidR="00A562E6" w:rsidRPr="00FF188D">
        <w:t>10</w:t>
      </w:r>
      <w:r w:rsidR="00222BD3" w:rsidRPr="00FF188D">
        <w:t xml:space="preserve"> </w:t>
      </w:r>
      <w:r w:rsidR="00A562E6" w:rsidRPr="00FF188D">
        <w:t>x</w:t>
      </w:r>
      <w:r w:rsidR="00222BD3" w:rsidRPr="00FF188D">
        <w:t xml:space="preserve"> </w:t>
      </w:r>
      <w:r w:rsidR="00FF188D" w:rsidRPr="00FF188D">
        <w:t>[population</w:t>
      </w:r>
      <w:r w:rsidR="00A1328C">
        <w:t xml:space="preserve">] </w:t>
      </w:r>
      <w:r w:rsidR="005D39CD">
        <w:t>-</w:t>
      </w:r>
      <w:r w:rsidR="00A1328C">
        <w:t>&gt;</w:t>
      </w:r>
      <w:r w:rsidR="00A562E6" w:rsidRPr="00FF188D">
        <w:t xml:space="preserve"> </w:t>
      </w:r>
      <w:r w:rsidR="00FF188D" w:rsidRPr="00FF188D">
        <w:t>5 + 5 x [population]</w:t>
      </w:r>
    </w:p>
    <w:p w14:paraId="24CF76EF" w14:textId="665DD293" w:rsidR="00A1328C" w:rsidRPr="00DD1076" w:rsidRDefault="009849FC">
      <w:pPr>
        <w:pStyle w:val="a9"/>
        <w:numPr>
          <w:ilvl w:val="2"/>
          <w:numId w:val="73"/>
        </w:numPr>
      </w:pPr>
      <w:r>
        <w:t>+</w:t>
      </w:r>
      <w:r w:rsidR="000B1A28" w:rsidRPr="00FF188D">
        <w:t>[</w:t>
      </w:r>
      <w:r w:rsidR="000B1A28" w:rsidRPr="00912216">
        <w:t>gold</w:t>
      </w:r>
      <w:r w:rsidR="000B1A28" w:rsidRPr="00FF188D">
        <w:t>]</w:t>
      </w:r>
      <w:r>
        <w:t xml:space="preserve"> </w:t>
      </w:r>
      <w:r w:rsidR="00BD0062">
        <w:t>=</w:t>
      </w:r>
      <w:r w:rsidR="000B1A28" w:rsidRPr="00FF188D">
        <w:t xml:space="preserve"> </w:t>
      </w:r>
      <w:r w:rsidR="00A1328C" w:rsidRPr="00FF188D">
        <w:t>50 + 10 x [population</w:t>
      </w:r>
      <w:r w:rsidR="00A1328C">
        <w:t xml:space="preserve">] </w:t>
      </w:r>
      <w:r w:rsidR="005D39CD">
        <w:t>-</w:t>
      </w:r>
      <w:r w:rsidR="00A1328C">
        <w:t>&gt;</w:t>
      </w:r>
      <w:r w:rsidR="00A1328C" w:rsidRPr="00FF188D">
        <w:t xml:space="preserve"> 5 + 5 x [population]</w:t>
      </w:r>
    </w:p>
    <w:p w14:paraId="136654AA" w14:textId="381E004F" w:rsidR="00DD1076" w:rsidRDefault="00A14061" w:rsidP="00A14061">
      <w:pPr>
        <w:pStyle w:val="1"/>
        <w:rPr>
          <w:lang w:val="ru-RU"/>
        </w:rPr>
      </w:pPr>
      <w:r>
        <w:rPr>
          <w:lang w:val="ru-RU"/>
        </w:rPr>
        <w:t xml:space="preserve">Особенности облика </w:t>
      </w:r>
      <w:r w:rsidR="00DD1076" w:rsidRPr="00414DFB">
        <w:rPr>
          <w:lang w:val="ru-RU"/>
        </w:rPr>
        <w:t>(</w:t>
      </w:r>
      <w:r w:rsidR="00DD1076" w:rsidRPr="00DD1076">
        <w:t>Form</w:t>
      </w:r>
      <w:r w:rsidR="00DD1076" w:rsidRPr="00414DFB">
        <w:rPr>
          <w:lang w:val="ru-RU"/>
        </w:rPr>
        <w:t xml:space="preserve"> </w:t>
      </w:r>
      <w:r w:rsidR="00DD1076" w:rsidRPr="00DD1076">
        <w:t>Trait</w:t>
      </w:r>
      <w:r w:rsidR="00DD1076">
        <w:t>s</w:t>
      </w:r>
      <w:r w:rsidR="00DD1076" w:rsidRPr="00414DFB">
        <w:rPr>
          <w:lang w:val="ru-RU"/>
        </w:rPr>
        <w:t>)</w:t>
      </w:r>
    </w:p>
    <w:p w14:paraId="4D34E6F4" w14:textId="3664D94B" w:rsidR="006B788E" w:rsidRPr="006B788E" w:rsidRDefault="006B788E" w:rsidP="0048491C">
      <w:pPr>
        <w:pStyle w:val="21"/>
        <w:rPr>
          <w:lang w:val="ru-RU"/>
        </w:rPr>
      </w:pPr>
      <w:r w:rsidRPr="006B788E">
        <w:rPr>
          <w:lang w:val="ru-RU"/>
        </w:rPr>
        <w:t>Защита</w:t>
      </w:r>
      <w:r w:rsidR="00F64AD7">
        <w:rPr>
          <w:lang w:val="ru-RU"/>
        </w:rPr>
        <w:t xml:space="preserve"> (</w:t>
      </w:r>
      <w:r w:rsidR="00914D5B">
        <w:t>Defense</w:t>
      </w:r>
      <w:r w:rsidR="00F64AD7">
        <w:rPr>
          <w:lang w:val="ru-RU"/>
        </w:rPr>
        <w:t>)</w:t>
      </w:r>
    </w:p>
    <w:p w14:paraId="2409B560" w14:textId="582FA07E" w:rsidR="00FB5864" w:rsidRPr="001E6764" w:rsidRDefault="00FB5864" w:rsidP="0048491C">
      <w:pPr>
        <w:pStyle w:val="31"/>
        <w:rPr>
          <w:lang w:val="ru-RU"/>
        </w:rPr>
      </w:pPr>
      <w:r w:rsidRPr="00FB5864">
        <w:rPr>
          <w:lang w:val="ru-RU"/>
        </w:rPr>
        <w:t>Травоядные</w:t>
      </w:r>
      <w:r>
        <w:rPr>
          <w:lang w:val="ru-RU"/>
        </w:rPr>
        <w:t xml:space="preserve"> (</w:t>
      </w:r>
      <w:proofErr w:type="spellStart"/>
      <w:r w:rsidR="00404B44" w:rsidRPr="00404B44">
        <w:rPr>
          <w:lang w:val="ru-RU"/>
        </w:rPr>
        <w:t>Herbivore</w:t>
      </w:r>
      <w:proofErr w:type="spellEnd"/>
      <w:r>
        <w:rPr>
          <w:lang w:val="ru-RU"/>
        </w:rPr>
        <w:t>)</w:t>
      </w:r>
    </w:p>
    <w:p w14:paraId="1F2BB6C9" w14:textId="37CB705F" w:rsidR="001E4884" w:rsidRPr="001E4884" w:rsidRDefault="000F28E3" w:rsidP="00E25C24">
      <w:pPr>
        <w:pStyle w:val="a9"/>
        <w:numPr>
          <w:ilvl w:val="0"/>
          <w:numId w:val="102"/>
        </w:numPr>
        <w:rPr>
          <w:lang w:val="ru-RU"/>
        </w:rPr>
      </w:pPr>
      <w:r w:rsidRPr="000F28E3">
        <w:rPr>
          <w:lang w:val="ru-RU"/>
        </w:rPr>
        <w:t>Активная способность - Поглотить растительность (</w:t>
      </w:r>
      <w:proofErr w:type="spellStart"/>
      <w:r w:rsidRPr="000F28E3">
        <w:rPr>
          <w:lang w:val="ru-RU"/>
        </w:rPr>
        <w:t>Consume</w:t>
      </w:r>
      <w:proofErr w:type="spellEnd"/>
      <w:r w:rsidRPr="000F28E3">
        <w:rPr>
          <w:lang w:val="ru-RU"/>
        </w:rPr>
        <w:t xml:space="preserve"> </w:t>
      </w:r>
      <w:proofErr w:type="spellStart"/>
      <w:r w:rsidRPr="000F28E3">
        <w:rPr>
          <w:lang w:val="ru-RU"/>
        </w:rPr>
        <w:t>Flora</w:t>
      </w:r>
      <w:proofErr w:type="spellEnd"/>
      <w:r w:rsidR="00C7708F">
        <w:rPr>
          <w:lang w:val="ru-RU"/>
        </w:rPr>
        <w:t>)</w:t>
      </w:r>
    </w:p>
    <w:p w14:paraId="106B32FE" w14:textId="0B2DC43E" w:rsidR="001E4884" w:rsidRDefault="003E0A5C" w:rsidP="00E25C24">
      <w:pPr>
        <w:pStyle w:val="a9"/>
        <w:numPr>
          <w:ilvl w:val="1"/>
          <w:numId w:val="102"/>
        </w:numPr>
      </w:pPr>
      <w:r>
        <w:rPr>
          <w:lang w:val="ru-RU"/>
        </w:rPr>
        <w:t xml:space="preserve">Увеличено восстановление </w:t>
      </w:r>
      <w:r w:rsidR="000F28E3" w:rsidRPr="001E4884">
        <w:rPr>
          <w:lang w:val="ru-RU"/>
        </w:rPr>
        <w:t xml:space="preserve">20 </w:t>
      </w:r>
      <w:r>
        <w:rPr>
          <w:lang w:val="ru-RU"/>
        </w:rPr>
        <w:t>-</w:t>
      </w:r>
      <w:r>
        <w:t>&gt;</w:t>
      </w:r>
      <w:r w:rsidR="000F28E3" w:rsidRPr="001E4884">
        <w:rPr>
          <w:lang w:val="ru-RU"/>
        </w:rPr>
        <w:t xml:space="preserve"> 15 </w:t>
      </w:r>
      <w:r w:rsidR="00C7708F" w:rsidRPr="00C7708F">
        <w:rPr>
          <w:lang w:val="ru-RU"/>
        </w:rPr>
        <w:t>[</w:t>
      </w:r>
      <w:proofErr w:type="spellStart"/>
      <w:r w:rsidR="00C7708F" w:rsidRPr="00C7708F">
        <w:rPr>
          <w:lang w:val="ru-RU"/>
        </w:rPr>
        <w:t>temphp</w:t>
      </w:r>
      <w:proofErr w:type="spellEnd"/>
      <w:r w:rsidR="00C7708F" w:rsidRPr="00C7708F">
        <w:rPr>
          <w:lang w:val="ru-RU"/>
        </w:rPr>
        <w:t>]</w:t>
      </w:r>
    </w:p>
    <w:p w14:paraId="6307A1F9" w14:textId="3341766A" w:rsidR="00C7708F" w:rsidRPr="007673CD" w:rsidRDefault="00C7708F" w:rsidP="00E25C24">
      <w:pPr>
        <w:pStyle w:val="ae"/>
        <w:numPr>
          <w:ilvl w:val="1"/>
          <w:numId w:val="102"/>
        </w:numPr>
        <w:rPr>
          <w:rFonts w:asciiTheme="minorHAnsi" w:hAnsiTheme="minorHAnsi"/>
          <w:lang w:val="ru-RU"/>
        </w:rPr>
      </w:pPr>
      <w:r>
        <w:rPr>
          <w:lang w:val="ru-RU"/>
        </w:rPr>
        <w:t>Д</w:t>
      </w:r>
      <w:r w:rsidRPr="007673CD">
        <w:rPr>
          <w:lang w:val="ru-RU"/>
        </w:rPr>
        <w:t xml:space="preserve">обавлен </w:t>
      </w:r>
      <w:r w:rsidRPr="007673CD">
        <w:rPr>
          <w:rFonts w:asciiTheme="minorHAnsi" w:hAnsiTheme="minorHAnsi"/>
          <w:lang w:val="ru-RU"/>
        </w:rPr>
        <w:t xml:space="preserve">период восстановления способности </w:t>
      </w:r>
      <w:r>
        <w:rPr>
          <w:rFonts w:asciiTheme="minorHAnsi" w:hAnsiTheme="minorHAnsi"/>
          <w:lang w:val="ru-RU"/>
        </w:rPr>
        <w:t>2</w:t>
      </w:r>
      <w:r w:rsidRPr="007673CD">
        <w:rPr>
          <w:rFonts w:asciiTheme="minorHAnsi" w:hAnsiTheme="minorHAnsi"/>
          <w:lang w:val="ru-RU"/>
        </w:rPr>
        <w:t xml:space="preserve"> [</w:t>
      </w:r>
      <w:proofErr w:type="spellStart"/>
      <w:r w:rsidRPr="007673CD">
        <w:rPr>
          <w:rFonts w:asciiTheme="minorHAnsi" w:hAnsiTheme="minorHAnsi"/>
          <w:lang w:val="ru-RU"/>
        </w:rPr>
        <w:t>turn</w:t>
      </w:r>
      <w:proofErr w:type="spellEnd"/>
      <w:r w:rsidRPr="007673CD">
        <w:rPr>
          <w:rFonts w:asciiTheme="minorHAnsi" w:hAnsiTheme="minorHAnsi"/>
          <w:lang w:val="ru-RU"/>
        </w:rPr>
        <w:t>]</w:t>
      </w:r>
    </w:p>
    <w:p w14:paraId="780FD682" w14:textId="09452494" w:rsidR="00FE2C75" w:rsidRDefault="00A769A7" w:rsidP="0048491C">
      <w:pPr>
        <w:pStyle w:val="31"/>
        <w:rPr>
          <w:lang w:val="ru-RU"/>
        </w:rPr>
      </w:pPr>
      <w:r w:rsidRPr="00A769A7">
        <w:rPr>
          <w:lang w:val="ru-RU"/>
        </w:rPr>
        <w:t>Внутренний свет</w:t>
      </w:r>
      <w:r>
        <w:rPr>
          <w:lang w:val="ru-RU"/>
        </w:rPr>
        <w:t xml:space="preserve"> (</w:t>
      </w:r>
      <w:proofErr w:type="spellStart"/>
      <w:r w:rsidR="00845FEA" w:rsidRPr="00845FEA">
        <w:rPr>
          <w:lang w:val="ru-RU"/>
        </w:rPr>
        <w:t>Inner</w:t>
      </w:r>
      <w:proofErr w:type="spellEnd"/>
      <w:r w:rsidR="00845FEA" w:rsidRPr="00845FEA">
        <w:rPr>
          <w:lang w:val="ru-RU"/>
        </w:rPr>
        <w:t xml:space="preserve"> </w:t>
      </w:r>
      <w:proofErr w:type="spellStart"/>
      <w:r w:rsidR="00845FEA" w:rsidRPr="00845FEA">
        <w:rPr>
          <w:lang w:val="ru-RU"/>
        </w:rPr>
        <w:t>Radiance</w:t>
      </w:r>
      <w:proofErr w:type="spellEnd"/>
      <w:r>
        <w:rPr>
          <w:lang w:val="ru-RU"/>
        </w:rPr>
        <w:t>)</w:t>
      </w:r>
    </w:p>
    <w:p w14:paraId="5C4A369C" w14:textId="763D76CC" w:rsidR="0070091B" w:rsidRDefault="0070091B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>Уменьшена</w:t>
      </w:r>
      <w:r w:rsidR="00E162D1">
        <w:rPr>
          <w:lang w:val="ru-RU"/>
        </w:rPr>
        <w:t xml:space="preserve"> цена</w:t>
      </w:r>
      <w:r>
        <w:rPr>
          <w:lang w:val="ru-RU"/>
        </w:rPr>
        <w:t xml:space="preserve"> 2 </w:t>
      </w:r>
      <w:r w:rsidR="005D39CD">
        <w:rPr>
          <w:lang w:val="ru-RU"/>
        </w:rPr>
        <w:t>-</w:t>
      </w:r>
      <w:r>
        <w:t xml:space="preserve">&gt; 1 </w:t>
      </w:r>
      <w:r>
        <w:rPr>
          <w:lang w:val="ru-RU"/>
        </w:rPr>
        <w:t>очко</w:t>
      </w:r>
    </w:p>
    <w:p w14:paraId="6B118F66" w14:textId="2E272AC8" w:rsidR="00E162D1" w:rsidRDefault="00642CBA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 xml:space="preserve">Увеличен бонус к сопротивлению +2 </w:t>
      </w:r>
      <w:r w:rsidR="005D39CD">
        <w:rPr>
          <w:lang w:val="ru-RU"/>
        </w:rPr>
        <w:t>-</w:t>
      </w:r>
      <w:r w:rsidRPr="006F4860">
        <w:rPr>
          <w:lang w:val="ru-RU"/>
        </w:rPr>
        <w:t xml:space="preserve">&gt; +4 </w:t>
      </w:r>
      <w:r w:rsidR="006F4860" w:rsidRPr="006F4860">
        <w:rPr>
          <w:lang w:val="ru-RU"/>
        </w:rPr>
        <w:t>[</w:t>
      </w:r>
      <w:proofErr w:type="spellStart"/>
      <w:r w:rsidR="006F4860" w:rsidRPr="006F4860">
        <w:t>spiritresist</w:t>
      </w:r>
      <w:proofErr w:type="spellEnd"/>
      <w:r w:rsidR="006F4860" w:rsidRPr="006F4860">
        <w:rPr>
          <w:lang w:val="ru-RU"/>
        </w:rPr>
        <w:t>]</w:t>
      </w:r>
    </w:p>
    <w:p w14:paraId="7BD4A5B5" w14:textId="6D047E17" w:rsidR="0023449D" w:rsidRPr="00E162D1" w:rsidRDefault="0023449D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>Удален эффект</w:t>
      </w:r>
      <w:r w:rsidR="006A1660">
        <w:rPr>
          <w:lang w:val="ru-RU"/>
        </w:rPr>
        <w:t xml:space="preserve"> ответного урона по атакующим</w:t>
      </w:r>
    </w:p>
    <w:p w14:paraId="1F85C4A3" w14:textId="22A07D86" w:rsidR="00A769A7" w:rsidRDefault="00A769A7" w:rsidP="0048491C">
      <w:pPr>
        <w:pStyle w:val="31"/>
        <w:rPr>
          <w:lang w:val="ru-RU"/>
        </w:rPr>
      </w:pPr>
      <w:r w:rsidRPr="00A769A7">
        <w:rPr>
          <w:lang w:val="ru-RU"/>
        </w:rPr>
        <w:t>Внутренний заряд</w:t>
      </w:r>
      <w:r w:rsidR="00895CE0">
        <w:rPr>
          <w:lang w:val="ru-RU"/>
        </w:rPr>
        <w:t xml:space="preserve"> (</w:t>
      </w:r>
      <w:proofErr w:type="spellStart"/>
      <w:r w:rsidR="00845FEA" w:rsidRPr="00845FEA">
        <w:rPr>
          <w:lang w:val="ru-RU"/>
        </w:rPr>
        <w:t>Inner</w:t>
      </w:r>
      <w:proofErr w:type="spellEnd"/>
      <w:r w:rsidR="00845FEA" w:rsidRPr="00845FEA">
        <w:rPr>
          <w:lang w:val="ru-RU"/>
        </w:rPr>
        <w:t xml:space="preserve"> </w:t>
      </w:r>
      <w:proofErr w:type="spellStart"/>
      <w:r w:rsidR="00845FEA" w:rsidRPr="00845FEA">
        <w:rPr>
          <w:lang w:val="ru-RU"/>
        </w:rPr>
        <w:t>Lightning</w:t>
      </w:r>
      <w:proofErr w:type="spellEnd"/>
      <w:r w:rsidR="00895CE0">
        <w:rPr>
          <w:lang w:val="ru-RU"/>
        </w:rPr>
        <w:t>)</w:t>
      </w:r>
    </w:p>
    <w:p w14:paraId="02ABB0D4" w14:textId="4FD8D21D" w:rsidR="00331965" w:rsidRDefault="00331965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>Уменьшен бонус к сопротивлению +</w:t>
      </w:r>
      <w:r w:rsidR="00120DFF">
        <w:rPr>
          <w:lang w:val="ru-RU"/>
        </w:rPr>
        <w:t>3</w:t>
      </w:r>
      <w:r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6F4860">
        <w:rPr>
          <w:lang w:val="ru-RU"/>
        </w:rPr>
        <w:t>&gt; +</w:t>
      </w:r>
      <w:r w:rsidR="00120DFF">
        <w:rPr>
          <w:lang w:val="ru-RU"/>
        </w:rPr>
        <w:t>2</w:t>
      </w:r>
      <w:r w:rsidRPr="006F4860">
        <w:rPr>
          <w:lang w:val="ru-RU"/>
        </w:rPr>
        <w:t xml:space="preserve"> </w:t>
      </w:r>
      <w:r w:rsidR="00120DFF" w:rsidRPr="00120DFF">
        <w:rPr>
          <w:lang w:val="ru-RU"/>
        </w:rPr>
        <w:t>[</w:t>
      </w:r>
      <w:proofErr w:type="spellStart"/>
      <w:r w:rsidR="00120DFF" w:rsidRPr="00120DFF">
        <w:rPr>
          <w:lang w:val="ru-RU"/>
        </w:rPr>
        <w:t>lightningresist</w:t>
      </w:r>
      <w:proofErr w:type="spellEnd"/>
      <w:r w:rsidR="00120DFF" w:rsidRPr="00120DFF">
        <w:rPr>
          <w:lang w:val="ru-RU"/>
        </w:rPr>
        <w:t>]</w:t>
      </w:r>
    </w:p>
    <w:p w14:paraId="37EB6E79" w14:textId="77777777" w:rsidR="00814363" w:rsidRPr="00E162D1" w:rsidRDefault="00814363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>Удален эффект ответного урона по атакующим</w:t>
      </w:r>
    </w:p>
    <w:p w14:paraId="26D71FFA" w14:textId="77777777" w:rsidR="009976D5" w:rsidRDefault="00814363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>Добавлена пассивная способность</w:t>
      </w:r>
    </w:p>
    <w:p w14:paraId="7D9DF1AC" w14:textId="67E066DD" w:rsidR="00120DFF" w:rsidRDefault="00811333" w:rsidP="00727B49">
      <w:pPr>
        <w:pStyle w:val="ae"/>
        <w:numPr>
          <w:ilvl w:val="1"/>
          <w:numId w:val="101"/>
        </w:numPr>
        <w:rPr>
          <w:lang w:val="ru-RU"/>
        </w:rPr>
      </w:pPr>
      <w:r w:rsidRPr="00811333">
        <w:rPr>
          <w:lang w:val="ru-RU"/>
        </w:rPr>
        <w:t>Невосприимчивость к эффекту Наэлектризованность</w:t>
      </w:r>
      <w:r w:rsidR="00F21518">
        <w:rPr>
          <w:lang w:val="ru-RU"/>
        </w:rPr>
        <w:t xml:space="preserve"> </w:t>
      </w:r>
      <w:r w:rsidR="00F21518" w:rsidRPr="00F21518">
        <w:rPr>
          <w:lang w:val="ru-RU"/>
        </w:rPr>
        <w:t>(</w:t>
      </w:r>
      <w:proofErr w:type="spellStart"/>
      <w:r w:rsidR="00F21518" w:rsidRPr="00F21518">
        <w:rPr>
          <w:lang w:val="ru-RU"/>
        </w:rPr>
        <w:t>Electrified</w:t>
      </w:r>
      <w:proofErr w:type="spellEnd"/>
      <w:r w:rsidR="00F21518" w:rsidRPr="00F21518">
        <w:rPr>
          <w:lang w:val="ru-RU"/>
        </w:rPr>
        <w:t>)</w:t>
      </w:r>
    </w:p>
    <w:p w14:paraId="01EDCBB0" w14:textId="4E26C504" w:rsidR="00F21518" w:rsidRPr="009976D5" w:rsidRDefault="009976D5" w:rsidP="00727B49">
      <w:pPr>
        <w:pStyle w:val="ae"/>
        <w:numPr>
          <w:ilvl w:val="1"/>
          <w:numId w:val="101"/>
        </w:numPr>
        <w:rPr>
          <w:lang w:val="ru-RU"/>
        </w:rPr>
      </w:pPr>
      <w:r w:rsidRPr="009976D5">
        <w:rPr>
          <w:lang w:val="ru-RU"/>
        </w:rPr>
        <w:t xml:space="preserve">К атакующим в ближнем бою с базовой вероятностью </w:t>
      </w:r>
      <w:r w:rsidRPr="009976D5">
        <w:t xml:space="preserve">60% </w:t>
      </w:r>
      <w:proofErr w:type="spellStart"/>
      <w:r w:rsidRPr="009976D5">
        <w:t>применяется</w:t>
      </w:r>
      <w:proofErr w:type="spellEnd"/>
      <w:r w:rsidRPr="009976D5">
        <w:t xml:space="preserve"> </w:t>
      </w:r>
      <w:proofErr w:type="spellStart"/>
      <w:r w:rsidRPr="009976D5">
        <w:t>эффект</w:t>
      </w:r>
      <w:proofErr w:type="spellEnd"/>
      <w:r w:rsidRPr="009976D5">
        <w:t xml:space="preserve"> </w:t>
      </w:r>
      <w:proofErr w:type="spellStart"/>
      <w:r w:rsidRPr="009976D5">
        <w:t>Наэлектризованность</w:t>
      </w:r>
      <w:proofErr w:type="spellEnd"/>
      <w:r>
        <w:rPr>
          <w:lang w:val="ru-RU"/>
        </w:rPr>
        <w:t xml:space="preserve"> </w:t>
      </w:r>
      <w:r w:rsidRPr="00F21518">
        <w:rPr>
          <w:lang w:val="ru-RU"/>
        </w:rPr>
        <w:t>(</w:t>
      </w:r>
      <w:proofErr w:type="spellStart"/>
      <w:r w:rsidRPr="00F21518">
        <w:rPr>
          <w:lang w:val="ru-RU"/>
        </w:rPr>
        <w:t>Electrified</w:t>
      </w:r>
      <w:proofErr w:type="spellEnd"/>
      <w:r w:rsidRPr="00F21518">
        <w:rPr>
          <w:lang w:val="ru-RU"/>
        </w:rPr>
        <w:t>)</w:t>
      </w:r>
    </w:p>
    <w:p w14:paraId="10E3E22B" w14:textId="4A7D3F6C" w:rsidR="007053BC" w:rsidRDefault="007053BC" w:rsidP="0048491C">
      <w:pPr>
        <w:pStyle w:val="31"/>
        <w:rPr>
          <w:lang w:val="ru-RU"/>
        </w:rPr>
      </w:pPr>
      <w:r w:rsidRPr="007053BC">
        <w:rPr>
          <w:lang w:val="ru-RU"/>
        </w:rPr>
        <w:t>Внутренний холод</w:t>
      </w:r>
      <w:r w:rsidR="00895CE0">
        <w:rPr>
          <w:lang w:val="ru-RU"/>
        </w:rPr>
        <w:t xml:space="preserve"> (</w:t>
      </w:r>
      <w:proofErr w:type="spellStart"/>
      <w:r w:rsidR="00845FEA" w:rsidRPr="00845FEA">
        <w:rPr>
          <w:lang w:val="ru-RU"/>
        </w:rPr>
        <w:t>Inner</w:t>
      </w:r>
      <w:proofErr w:type="spellEnd"/>
      <w:r w:rsidR="00845FEA" w:rsidRPr="00845FEA">
        <w:rPr>
          <w:lang w:val="ru-RU"/>
        </w:rPr>
        <w:t xml:space="preserve"> </w:t>
      </w:r>
      <w:proofErr w:type="spellStart"/>
      <w:r w:rsidR="00845FEA" w:rsidRPr="00845FEA">
        <w:rPr>
          <w:lang w:val="ru-RU"/>
        </w:rPr>
        <w:t>Frost</w:t>
      </w:r>
      <w:proofErr w:type="spellEnd"/>
      <w:r w:rsidR="00895CE0">
        <w:rPr>
          <w:lang w:val="ru-RU"/>
        </w:rPr>
        <w:t>)</w:t>
      </w:r>
    </w:p>
    <w:p w14:paraId="5AFF52E3" w14:textId="6F35AA3E" w:rsidR="009976D5" w:rsidRDefault="009976D5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 xml:space="preserve">Уменьшена цена 2 </w:t>
      </w:r>
      <w:r w:rsidR="005D39CD">
        <w:rPr>
          <w:lang w:val="ru-RU"/>
        </w:rPr>
        <w:t>-</w:t>
      </w:r>
      <w:r>
        <w:t xml:space="preserve">&gt; 1 </w:t>
      </w:r>
      <w:r>
        <w:rPr>
          <w:lang w:val="ru-RU"/>
        </w:rPr>
        <w:t>очко</w:t>
      </w:r>
    </w:p>
    <w:p w14:paraId="101BB8DE" w14:textId="07242A6C" w:rsidR="009976D5" w:rsidRDefault="009976D5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 xml:space="preserve">Увеличен бонус к сопротивлению +2 </w:t>
      </w:r>
      <w:r w:rsidR="005D39CD">
        <w:rPr>
          <w:lang w:val="ru-RU"/>
        </w:rPr>
        <w:t>-</w:t>
      </w:r>
      <w:r w:rsidRPr="006F4860">
        <w:rPr>
          <w:lang w:val="ru-RU"/>
        </w:rPr>
        <w:t xml:space="preserve">&gt; +4 </w:t>
      </w:r>
      <w:r w:rsidR="007B274A" w:rsidRPr="007B274A">
        <w:rPr>
          <w:lang w:val="ru-RU"/>
        </w:rPr>
        <w:t>[</w:t>
      </w:r>
      <w:proofErr w:type="spellStart"/>
      <w:r w:rsidR="007B274A" w:rsidRPr="007B274A">
        <w:rPr>
          <w:lang w:val="ru-RU"/>
        </w:rPr>
        <w:t>coldresist</w:t>
      </w:r>
      <w:proofErr w:type="spellEnd"/>
      <w:r w:rsidR="007B274A" w:rsidRPr="007B274A">
        <w:rPr>
          <w:lang w:val="ru-RU"/>
        </w:rPr>
        <w:t>]</w:t>
      </w:r>
    </w:p>
    <w:p w14:paraId="2129C88B" w14:textId="0F7B2B5B" w:rsidR="009976D5" w:rsidRPr="007B274A" w:rsidRDefault="009976D5" w:rsidP="00727B49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>Удален эффект ответного урона по атакующим</w:t>
      </w:r>
    </w:p>
    <w:p w14:paraId="38AB5346" w14:textId="0599BF5D" w:rsidR="007053BC" w:rsidRDefault="007053BC" w:rsidP="0048491C">
      <w:pPr>
        <w:pStyle w:val="31"/>
        <w:rPr>
          <w:lang w:val="ru-RU"/>
        </w:rPr>
      </w:pPr>
      <w:r w:rsidRPr="007053BC">
        <w:rPr>
          <w:lang w:val="ru-RU"/>
        </w:rPr>
        <w:t>Внутренний огонь</w:t>
      </w:r>
      <w:r w:rsidR="00895CE0">
        <w:rPr>
          <w:lang w:val="ru-RU"/>
        </w:rPr>
        <w:t xml:space="preserve"> (</w:t>
      </w:r>
      <w:proofErr w:type="spellStart"/>
      <w:r w:rsidR="00845FEA" w:rsidRPr="00845FEA">
        <w:rPr>
          <w:lang w:val="ru-RU"/>
        </w:rPr>
        <w:t>Inner</w:t>
      </w:r>
      <w:proofErr w:type="spellEnd"/>
      <w:r w:rsidR="00845FEA" w:rsidRPr="00845FEA">
        <w:rPr>
          <w:lang w:val="ru-RU"/>
        </w:rPr>
        <w:t xml:space="preserve"> Fire</w:t>
      </w:r>
      <w:r w:rsidR="00895CE0">
        <w:rPr>
          <w:lang w:val="ru-RU"/>
        </w:rPr>
        <w:t>)</w:t>
      </w:r>
    </w:p>
    <w:p w14:paraId="38B6ADA2" w14:textId="61ECB38C" w:rsidR="007B274A" w:rsidRDefault="007B274A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 xml:space="preserve">Уменьшен бонус к сопротивлению +3 </w:t>
      </w:r>
      <w:r w:rsidR="005D39CD">
        <w:rPr>
          <w:lang w:val="ru-RU"/>
        </w:rPr>
        <w:t>-</w:t>
      </w:r>
      <w:r w:rsidRPr="006F4860">
        <w:rPr>
          <w:lang w:val="ru-RU"/>
        </w:rPr>
        <w:t>&gt; +</w:t>
      </w:r>
      <w:r>
        <w:rPr>
          <w:lang w:val="ru-RU"/>
        </w:rPr>
        <w:t>2</w:t>
      </w:r>
      <w:r w:rsidRPr="006F4860">
        <w:rPr>
          <w:lang w:val="ru-RU"/>
        </w:rPr>
        <w:t xml:space="preserve"> </w:t>
      </w:r>
      <w:r w:rsidRPr="00120DFF">
        <w:rPr>
          <w:lang w:val="ru-RU"/>
        </w:rPr>
        <w:t>[</w:t>
      </w:r>
      <w:proofErr w:type="spellStart"/>
      <w:r w:rsidR="00A34C01" w:rsidRPr="00A34C01">
        <w:rPr>
          <w:lang w:val="ru-RU"/>
        </w:rPr>
        <w:t>fireresist</w:t>
      </w:r>
      <w:proofErr w:type="spellEnd"/>
      <w:r w:rsidRPr="00120DFF">
        <w:rPr>
          <w:lang w:val="ru-RU"/>
        </w:rPr>
        <w:t>]</w:t>
      </w:r>
    </w:p>
    <w:p w14:paraId="532FEF31" w14:textId="77777777" w:rsidR="007B274A" w:rsidRPr="00E162D1" w:rsidRDefault="007B274A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>Удален эффект ответного урона по атакующим</w:t>
      </w:r>
    </w:p>
    <w:p w14:paraId="70F80310" w14:textId="77777777" w:rsidR="007B274A" w:rsidRDefault="007B274A" w:rsidP="00727B49">
      <w:pPr>
        <w:pStyle w:val="ae"/>
        <w:numPr>
          <w:ilvl w:val="0"/>
          <w:numId w:val="101"/>
        </w:numPr>
        <w:rPr>
          <w:lang w:val="ru-RU"/>
        </w:rPr>
      </w:pPr>
      <w:r>
        <w:rPr>
          <w:lang w:val="ru-RU"/>
        </w:rPr>
        <w:t>Добавлена пассивная способность</w:t>
      </w:r>
    </w:p>
    <w:p w14:paraId="759A7BF6" w14:textId="3A1EBCA3" w:rsidR="007B274A" w:rsidRDefault="007B274A" w:rsidP="00727B49">
      <w:pPr>
        <w:pStyle w:val="ae"/>
        <w:numPr>
          <w:ilvl w:val="1"/>
          <w:numId w:val="101"/>
        </w:numPr>
        <w:rPr>
          <w:lang w:val="ru-RU"/>
        </w:rPr>
      </w:pPr>
      <w:r w:rsidRPr="00811333">
        <w:rPr>
          <w:lang w:val="ru-RU"/>
        </w:rPr>
        <w:t xml:space="preserve">Невосприимчивость к эффекту </w:t>
      </w:r>
      <w:r w:rsidR="00A34C01" w:rsidRPr="00A34C01">
        <w:rPr>
          <w:lang w:val="ru-RU"/>
        </w:rPr>
        <w:t>Горение (Burning)</w:t>
      </w:r>
    </w:p>
    <w:p w14:paraId="0868D4C1" w14:textId="0AEE9AFA" w:rsidR="007B274A" w:rsidRDefault="007B274A" w:rsidP="00727B49">
      <w:pPr>
        <w:pStyle w:val="ae"/>
        <w:numPr>
          <w:ilvl w:val="1"/>
          <w:numId w:val="101"/>
        </w:numPr>
        <w:rPr>
          <w:lang w:val="ru-RU"/>
        </w:rPr>
      </w:pPr>
      <w:r w:rsidRPr="009976D5">
        <w:rPr>
          <w:lang w:val="ru-RU"/>
        </w:rPr>
        <w:t xml:space="preserve">К атакующим в ближнем бою с базовой вероятностью </w:t>
      </w:r>
      <w:r w:rsidRPr="009976D5">
        <w:t xml:space="preserve">60% </w:t>
      </w:r>
      <w:proofErr w:type="spellStart"/>
      <w:r w:rsidRPr="009976D5">
        <w:t>применяется</w:t>
      </w:r>
      <w:proofErr w:type="spellEnd"/>
      <w:r w:rsidRPr="009976D5">
        <w:t xml:space="preserve"> </w:t>
      </w:r>
      <w:proofErr w:type="spellStart"/>
      <w:r w:rsidRPr="009976D5">
        <w:t>эффект</w:t>
      </w:r>
      <w:proofErr w:type="spellEnd"/>
      <w:r w:rsidRPr="009976D5">
        <w:t xml:space="preserve"> </w:t>
      </w:r>
      <w:proofErr w:type="spellStart"/>
      <w:r w:rsidR="00A34C01" w:rsidRPr="00A34C01">
        <w:t>Горение</w:t>
      </w:r>
      <w:proofErr w:type="spellEnd"/>
      <w:r w:rsidR="00A34C01" w:rsidRPr="00A34C01">
        <w:t xml:space="preserve"> (Burning)</w:t>
      </w:r>
    </w:p>
    <w:p w14:paraId="1EC2A4F9" w14:textId="53EAE4CA" w:rsidR="00767A77" w:rsidRPr="00767A77" w:rsidRDefault="00767A77" w:rsidP="007F7870">
      <w:pPr>
        <w:pStyle w:val="21"/>
        <w:rPr>
          <w:lang w:val="ru-RU"/>
        </w:rPr>
      </w:pPr>
      <w:r w:rsidRPr="00767A77">
        <w:rPr>
          <w:lang w:val="ru-RU"/>
        </w:rPr>
        <w:lastRenderedPageBreak/>
        <w:t xml:space="preserve">Ездовые животные </w:t>
      </w:r>
      <w:r>
        <w:rPr>
          <w:lang w:val="ru-RU"/>
        </w:rPr>
        <w:t>(</w:t>
      </w:r>
      <w:proofErr w:type="spellStart"/>
      <w:r w:rsidR="007F7870" w:rsidRPr="00A4443E">
        <w:rPr>
          <w:lang w:val="ru-RU"/>
        </w:rPr>
        <w:t>Mounts</w:t>
      </w:r>
      <w:proofErr w:type="spellEnd"/>
      <w:r>
        <w:rPr>
          <w:lang w:val="ru-RU"/>
        </w:rPr>
        <w:t>)</w:t>
      </w:r>
    </w:p>
    <w:p w14:paraId="07AC9614" w14:textId="339A05BD" w:rsidR="00501E55" w:rsidRDefault="005E0A37" w:rsidP="007F7870">
      <w:pPr>
        <w:pStyle w:val="31"/>
        <w:rPr>
          <w:lang w:val="ru-RU"/>
        </w:rPr>
      </w:pPr>
      <w:r w:rsidRPr="005E0A37">
        <w:rPr>
          <w:lang w:val="ru-RU"/>
        </w:rPr>
        <w:t>Верхом на благородном судии</w:t>
      </w:r>
      <w:r>
        <w:rPr>
          <w:lang w:val="ru-RU"/>
        </w:rPr>
        <w:t xml:space="preserve"> (</w:t>
      </w:r>
      <w:proofErr w:type="spellStart"/>
      <w:r w:rsidR="00A4443E" w:rsidRPr="00A4443E">
        <w:rPr>
          <w:lang w:val="ru-RU"/>
        </w:rPr>
        <w:t>Graceful</w:t>
      </w:r>
      <w:proofErr w:type="spellEnd"/>
      <w:r w:rsidR="00A4443E" w:rsidRPr="00A4443E">
        <w:rPr>
          <w:lang w:val="ru-RU"/>
        </w:rPr>
        <w:t xml:space="preserve"> </w:t>
      </w:r>
      <w:proofErr w:type="spellStart"/>
      <w:r w:rsidR="00A4443E" w:rsidRPr="00A4443E">
        <w:rPr>
          <w:lang w:val="ru-RU"/>
        </w:rPr>
        <w:t>Judge</w:t>
      </w:r>
      <w:proofErr w:type="spellEnd"/>
      <w:r w:rsidR="00A4443E" w:rsidRPr="00A4443E">
        <w:rPr>
          <w:lang w:val="ru-RU"/>
        </w:rPr>
        <w:t xml:space="preserve"> </w:t>
      </w:r>
      <w:proofErr w:type="spellStart"/>
      <w:r w:rsidR="00A4443E" w:rsidRPr="00A4443E">
        <w:rPr>
          <w:lang w:val="ru-RU"/>
        </w:rPr>
        <w:t>Mounts</w:t>
      </w:r>
      <w:proofErr w:type="spellEnd"/>
      <w:r>
        <w:rPr>
          <w:lang w:val="ru-RU"/>
        </w:rPr>
        <w:t>)</w:t>
      </w:r>
    </w:p>
    <w:p w14:paraId="5F917119" w14:textId="2BE07366" w:rsidR="00A4443E" w:rsidRPr="00A4443E" w:rsidRDefault="00A4443E" w:rsidP="00A4443E">
      <w:pPr>
        <w:pStyle w:val="a9"/>
        <w:numPr>
          <w:ilvl w:val="0"/>
          <w:numId w:val="100"/>
        </w:numPr>
        <w:rPr>
          <w:lang w:val="ru-RU"/>
        </w:rPr>
      </w:pPr>
      <w:r w:rsidRPr="00A4443E">
        <w:rPr>
          <w:lang w:val="ru-RU"/>
        </w:rPr>
        <w:t xml:space="preserve">Активная способность </w:t>
      </w:r>
      <w:r w:rsidR="0071388B">
        <w:rPr>
          <w:lang w:val="ru-RU"/>
        </w:rPr>
        <w:t xml:space="preserve">- </w:t>
      </w:r>
      <w:r w:rsidRPr="00A4443E">
        <w:rPr>
          <w:lang w:val="ru-RU"/>
        </w:rPr>
        <w:t xml:space="preserve">Касание благодати (Touch </w:t>
      </w:r>
      <w:proofErr w:type="spellStart"/>
      <w:r w:rsidRPr="00A4443E">
        <w:rPr>
          <w:lang w:val="ru-RU"/>
        </w:rPr>
        <w:t>of</w:t>
      </w:r>
      <w:proofErr w:type="spellEnd"/>
      <w:r w:rsidRPr="00A4443E">
        <w:rPr>
          <w:lang w:val="ru-RU"/>
        </w:rPr>
        <w:t xml:space="preserve"> </w:t>
      </w:r>
      <w:proofErr w:type="spellStart"/>
      <w:r w:rsidRPr="00A4443E">
        <w:rPr>
          <w:lang w:val="ru-RU"/>
        </w:rPr>
        <w:t>Grace</w:t>
      </w:r>
      <w:proofErr w:type="spellEnd"/>
      <w:r w:rsidRPr="00A4443E">
        <w:rPr>
          <w:lang w:val="ru-RU"/>
        </w:rPr>
        <w:t>)</w:t>
      </w:r>
    </w:p>
    <w:p w14:paraId="050F0207" w14:textId="53B4287D" w:rsidR="00A4443E" w:rsidRPr="007673CD" w:rsidRDefault="00C7708F" w:rsidP="007673CD">
      <w:pPr>
        <w:pStyle w:val="ae"/>
        <w:numPr>
          <w:ilvl w:val="1"/>
          <w:numId w:val="100"/>
        </w:numPr>
        <w:rPr>
          <w:rFonts w:asciiTheme="minorHAnsi" w:hAnsiTheme="minorHAnsi"/>
          <w:lang w:val="ru-RU"/>
        </w:rPr>
      </w:pPr>
      <w:r>
        <w:rPr>
          <w:lang w:val="ru-RU"/>
        </w:rPr>
        <w:t>Д</w:t>
      </w:r>
      <w:r w:rsidR="00A4443E" w:rsidRPr="007673CD">
        <w:rPr>
          <w:lang w:val="ru-RU"/>
        </w:rPr>
        <w:t xml:space="preserve">обавлен </w:t>
      </w:r>
      <w:r w:rsidR="007673CD" w:rsidRPr="007673CD">
        <w:rPr>
          <w:rFonts w:asciiTheme="minorHAnsi" w:hAnsiTheme="minorHAnsi"/>
          <w:lang w:val="ru-RU"/>
        </w:rPr>
        <w:t xml:space="preserve">период восстановления способности </w:t>
      </w:r>
      <w:r w:rsidR="0071388B">
        <w:rPr>
          <w:rFonts w:asciiTheme="minorHAnsi" w:hAnsiTheme="minorHAnsi"/>
          <w:lang w:val="ru-RU"/>
        </w:rPr>
        <w:t>4</w:t>
      </w:r>
      <w:r w:rsidR="007673CD" w:rsidRPr="007673CD">
        <w:rPr>
          <w:rFonts w:asciiTheme="minorHAnsi" w:hAnsiTheme="minorHAnsi"/>
          <w:lang w:val="ru-RU"/>
        </w:rPr>
        <w:t xml:space="preserve"> [</w:t>
      </w:r>
      <w:proofErr w:type="spellStart"/>
      <w:r w:rsidR="007673CD" w:rsidRPr="007673CD">
        <w:rPr>
          <w:rFonts w:asciiTheme="minorHAnsi" w:hAnsiTheme="minorHAnsi"/>
          <w:lang w:val="ru-RU"/>
        </w:rPr>
        <w:t>turn</w:t>
      </w:r>
      <w:proofErr w:type="spellEnd"/>
      <w:r w:rsidR="007673CD" w:rsidRPr="007673CD">
        <w:rPr>
          <w:rFonts w:asciiTheme="minorHAnsi" w:hAnsiTheme="minorHAnsi"/>
          <w:lang w:val="ru-RU"/>
        </w:rPr>
        <w:t>]</w:t>
      </w:r>
    </w:p>
    <w:p w14:paraId="3E4BC866" w14:textId="557CE934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Верхом на гибельном жуке (</w:t>
      </w:r>
      <w:proofErr w:type="spellStart"/>
      <w:r w:rsidRPr="00AD590B">
        <w:rPr>
          <w:lang w:val="ru-RU"/>
        </w:rPr>
        <w:t>Death</w:t>
      </w:r>
      <w:proofErr w:type="spellEnd"/>
      <w:r w:rsidRPr="00AD590B">
        <w:rPr>
          <w:lang w:val="ru-RU"/>
        </w:rPr>
        <w:t xml:space="preserve"> Beetle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7C53C8CB" w14:textId="28567085" w:rsidR="00AD590B" w:rsidRPr="00AD590B" w:rsidRDefault="00AD590B" w:rsidP="00AD590B">
      <w:pPr>
        <w:pStyle w:val="a9"/>
        <w:numPr>
          <w:ilvl w:val="0"/>
          <w:numId w:val="85"/>
        </w:numPr>
        <w:rPr>
          <w:lang w:val="ru-RU"/>
        </w:rPr>
      </w:pPr>
      <w:r w:rsidRPr="00AD590B"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AD590B">
        <w:rPr>
          <w:lang w:val="ru-RU"/>
        </w:rPr>
        <w:t xml:space="preserve"> Чумное бегство (</w:t>
      </w:r>
      <w:proofErr w:type="spellStart"/>
      <w:r w:rsidRPr="00AD590B">
        <w:rPr>
          <w:lang w:val="ru-RU"/>
        </w:rPr>
        <w:t>Pestilent</w:t>
      </w:r>
      <w:proofErr w:type="spellEnd"/>
      <w:r w:rsidRPr="00AD590B">
        <w:rPr>
          <w:lang w:val="ru-RU"/>
        </w:rPr>
        <w:t xml:space="preserve"> Escape) для фракционных наездников</w:t>
      </w:r>
    </w:p>
    <w:p w14:paraId="354B087C" w14:textId="2763333A" w:rsidR="00AD590B" w:rsidRPr="00AD590B" w:rsidRDefault="00AD590B" w:rsidP="00AD590B">
      <w:pPr>
        <w:pStyle w:val="a9"/>
        <w:numPr>
          <w:ilvl w:val="1"/>
          <w:numId w:val="85"/>
        </w:numPr>
        <w:rPr>
          <w:lang w:val="ru-RU"/>
        </w:rPr>
      </w:pPr>
      <w:r w:rsidRPr="00AD590B">
        <w:rPr>
          <w:lang w:val="ru-RU"/>
        </w:rPr>
        <w:t xml:space="preserve">Базовый урон для </w:t>
      </w:r>
      <w:proofErr w:type="spellStart"/>
      <w:r w:rsidRPr="00AD590B">
        <w:rPr>
          <w:lang w:val="ru-RU"/>
        </w:rPr>
        <w:t>Т1</w:t>
      </w:r>
      <w:proofErr w:type="spellEnd"/>
      <w:r w:rsidRPr="00AD590B">
        <w:rPr>
          <w:lang w:val="ru-RU"/>
        </w:rPr>
        <w:t xml:space="preserve"> юнитов: 6 </w:t>
      </w:r>
      <w:r w:rsidR="0074191A" w:rsidRPr="0074191A">
        <w:rPr>
          <w:lang w:val="ru-RU"/>
        </w:rPr>
        <w:t>[</w:t>
      </w:r>
      <w:proofErr w:type="spellStart"/>
      <w:r w:rsidR="0074191A" w:rsidRPr="0074191A">
        <w:rPr>
          <w:lang w:val="ru-RU"/>
        </w:rPr>
        <w:t>physical</w:t>
      </w:r>
      <w:proofErr w:type="spellEnd"/>
      <w:r w:rsidR="0074191A" w:rsidRPr="0074191A">
        <w:rPr>
          <w:lang w:val="ru-RU"/>
        </w:rPr>
        <w:t>]</w:t>
      </w:r>
      <w:r w:rsidRPr="00AD590B">
        <w:rPr>
          <w:lang w:val="ru-RU"/>
        </w:rPr>
        <w:t xml:space="preserve"> 6 </w:t>
      </w:r>
      <w:r w:rsidR="009365D5" w:rsidRPr="009365D5">
        <w:rPr>
          <w:lang w:val="ru-RU"/>
        </w:rPr>
        <w:t>[</w:t>
      </w:r>
      <w:proofErr w:type="spellStart"/>
      <w:r w:rsidR="009365D5" w:rsidRPr="009365D5">
        <w:rPr>
          <w:lang w:val="ru-RU"/>
        </w:rPr>
        <w:t>poison</w:t>
      </w:r>
      <w:proofErr w:type="spellEnd"/>
      <w:r w:rsidR="009365D5" w:rsidRPr="009365D5">
        <w:rPr>
          <w:lang w:val="ru-RU"/>
        </w:rPr>
        <w:t>]</w:t>
      </w:r>
    </w:p>
    <w:p w14:paraId="1A9156E3" w14:textId="20DA9856" w:rsidR="00AD590B" w:rsidRPr="00AD590B" w:rsidRDefault="00AD590B" w:rsidP="00AD590B">
      <w:pPr>
        <w:pStyle w:val="a9"/>
        <w:numPr>
          <w:ilvl w:val="1"/>
          <w:numId w:val="85"/>
        </w:numPr>
        <w:rPr>
          <w:lang w:val="ru-RU"/>
        </w:rPr>
      </w:pPr>
      <w:r w:rsidRPr="00AD590B">
        <w:rPr>
          <w:lang w:val="ru-RU"/>
        </w:rPr>
        <w:t xml:space="preserve">Добавлено увеличение урона от тира юнита +1 </w:t>
      </w:r>
      <w:r w:rsidR="009365D5" w:rsidRPr="0074191A">
        <w:rPr>
          <w:lang w:val="ru-RU"/>
        </w:rPr>
        <w:t>[</w:t>
      </w:r>
      <w:proofErr w:type="spellStart"/>
      <w:r w:rsidR="009365D5" w:rsidRPr="0074191A">
        <w:rPr>
          <w:lang w:val="ru-RU"/>
        </w:rPr>
        <w:t>physical</w:t>
      </w:r>
      <w:proofErr w:type="spellEnd"/>
      <w:r w:rsidR="009365D5" w:rsidRPr="0074191A">
        <w:rPr>
          <w:lang w:val="ru-RU"/>
        </w:rPr>
        <w:t>]</w:t>
      </w:r>
      <w:r w:rsidR="009365D5" w:rsidRPr="00AD590B">
        <w:rPr>
          <w:lang w:val="ru-RU"/>
        </w:rPr>
        <w:t xml:space="preserve"> </w:t>
      </w:r>
      <w:r w:rsidRPr="00AD590B">
        <w:rPr>
          <w:lang w:val="ru-RU"/>
        </w:rPr>
        <w:t xml:space="preserve">+1 </w:t>
      </w:r>
      <w:r w:rsidR="009365D5" w:rsidRPr="009365D5">
        <w:rPr>
          <w:lang w:val="ru-RU"/>
        </w:rPr>
        <w:t>[</w:t>
      </w:r>
      <w:proofErr w:type="spellStart"/>
      <w:r w:rsidR="009365D5" w:rsidRPr="009365D5">
        <w:rPr>
          <w:lang w:val="ru-RU"/>
        </w:rPr>
        <w:t>poison</w:t>
      </w:r>
      <w:proofErr w:type="spellEnd"/>
      <w:r w:rsidR="009365D5" w:rsidRPr="009365D5">
        <w:rPr>
          <w:lang w:val="ru-RU"/>
        </w:rPr>
        <w:t>]</w:t>
      </w:r>
      <w:r w:rsidR="009365D5">
        <w:rPr>
          <w:lang w:val="ru-RU"/>
        </w:rPr>
        <w:t xml:space="preserve"> </w:t>
      </w:r>
      <w:r w:rsidRPr="00AD590B">
        <w:rPr>
          <w:lang w:val="ru-RU"/>
        </w:rPr>
        <w:t>за тир юнита</w:t>
      </w:r>
    </w:p>
    <w:p w14:paraId="41745C1B" w14:textId="001B63B2" w:rsidR="00AD590B" w:rsidRPr="00AD590B" w:rsidRDefault="00AD590B" w:rsidP="00AD590B">
      <w:pPr>
        <w:pStyle w:val="a9"/>
        <w:numPr>
          <w:ilvl w:val="1"/>
          <w:numId w:val="85"/>
        </w:numPr>
        <w:rPr>
          <w:lang w:val="ru-RU"/>
        </w:rPr>
      </w:pPr>
      <w:r w:rsidRPr="00AD590B">
        <w:rPr>
          <w:lang w:val="ru-RU"/>
        </w:rPr>
        <w:t xml:space="preserve">Наложение эффекта </w:t>
      </w:r>
      <w:r w:rsidR="00737D2F">
        <w:rPr>
          <w:lang w:val="ru-RU"/>
        </w:rPr>
        <w:t>Слабость</w:t>
      </w:r>
      <w:r w:rsidR="00641AAB">
        <w:rPr>
          <w:lang w:val="ru-RU"/>
        </w:rPr>
        <w:t xml:space="preserve"> (</w:t>
      </w:r>
      <w:proofErr w:type="spellStart"/>
      <w:r w:rsidR="00641AAB" w:rsidRPr="00641AAB">
        <w:rPr>
          <w:lang w:val="ru-RU"/>
        </w:rPr>
        <w:t>Weakened</w:t>
      </w:r>
      <w:proofErr w:type="spellEnd"/>
      <w:r w:rsidR="00641AAB">
        <w:rPr>
          <w:lang w:val="ru-RU"/>
        </w:rPr>
        <w:t>)</w:t>
      </w:r>
      <w:r w:rsidRPr="00AD590B">
        <w:rPr>
          <w:lang w:val="ru-RU"/>
        </w:rPr>
        <w:t xml:space="preserve"> гарантированно</w:t>
      </w:r>
    </w:p>
    <w:p w14:paraId="27FE4609" w14:textId="1ECACEA7" w:rsidR="00AD590B" w:rsidRPr="00AD590B" w:rsidRDefault="00AD590B" w:rsidP="00AD590B">
      <w:pPr>
        <w:pStyle w:val="a9"/>
        <w:numPr>
          <w:ilvl w:val="0"/>
          <w:numId w:val="85"/>
        </w:numPr>
        <w:rPr>
          <w:lang w:val="ru-RU"/>
        </w:rPr>
      </w:pPr>
      <w:r w:rsidRPr="00AD590B">
        <w:rPr>
          <w:lang w:val="ru-RU"/>
        </w:rPr>
        <w:t xml:space="preserve">Активная способность </w:t>
      </w:r>
      <w:r w:rsidR="005D39CD">
        <w:rPr>
          <w:lang w:val="ru-RU"/>
        </w:rPr>
        <w:t>-</w:t>
      </w:r>
      <w:r w:rsidRPr="00AD590B">
        <w:rPr>
          <w:lang w:val="ru-RU"/>
        </w:rPr>
        <w:t xml:space="preserve"> Чумное бегство (</w:t>
      </w:r>
      <w:proofErr w:type="spellStart"/>
      <w:r w:rsidRPr="00AD590B">
        <w:rPr>
          <w:lang w:val="ru-RU"/>
        </w:rPr>
        <w:t>Pestilent</w:t>
      </w:r>
      <w:proofErr w:type="spellEnd"/>
      <w:r w:rsidRPr="00AD590B">
        <w:rPr>
          <w:lang w:val="ru-RU"/>
        </w:rPr>
        <w:t xml:space="preserve"> Escape) для юнит</w:t>
      </w:r>
      <w:r w:rsidR="005D6B6D">
        <w:rPr>
          <w:lang w:val="ru-RU"/>
        </w:rPr>
        <w:t xml:space="preserve">а </w:t>
      </w:r>
      <w:r w:rsidR="005D39CD">
        <w:rPr>
          <w:lang w:val="ru-RU"/>
        </w:rPr>
        <w:t>-</w:t>
      </w:r>
      <w:r w:rsidRPr="00AD590B">
        <w:rPr>
          <w:lang w:val="ru-RU"/>
        </w:rPr>
        <w:t xml:space="preserve"> Гибельный жук </w:t>
      </w:r>
      <w:proofErr w:type="spellStart"/>
      <w:r w:rsidRPr="00AD590B">
        <w:rPr>
          <w:lang w:val="ru-RU"/>
        </w:rPr>
        <w:t>Т3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Death</w:t>
      </w:r>
      <w:proofErr w:type="spellEnd"/>
      <w:r w:rsidRPr="00AD590B">
        <w:rPr>
          <w:lang w:val="ru-RU"/>
        </w:rPr>
        <w:t xml:space="preserve"> Beetle)</w:t>
      </w:r>
    </w:p>
    <w:p w14:paraId="60D19305" w14:textId="264A3F82" w:rsidR="00AD590B" w:rsidRPr="00AD590B" w:rsidRDefault="00AD590B" w:rsidP="00AD590B">
      <w:pPr>
        <w:pStyle w:val="a9"/>
        <w:numPr>
          <w:ilvl w:val="1"/>
          <w:numId w:val="85"/>
        </w:numPr>
        <w:rPr>
          <w:lang w:val="ru-RU"/>
        </w:rPr>
      </w:pPr>
      <w:r w:rsidRPr="00AD590B">
        <w:rPr>
          <w:lang w:val="ru-RU"/>
        </w:rPr>
        <w:t xml:space="preserve">Наложение эффекта </w:t>
      </w:r>
      <w:r w:rsidR="00737D2F">
        <w:rPr>
          <w:lang w:val="ru-RU"/>
        </w:rPr>
        <w:t>Слабость (</w:t>
      </w:r>
      <w:proofErr w:type="spellStart"/>
      <w:r w:rsidR="00737D2F" w:rsidRPr="00641AAB">
        <w:rPr>
          <w:lang w:val="ru-RU"/>
        </w:rPr>
        <w:t>Weakened</w:t>
      </w:r>
      <w:proofErr w:type="spellEnd"/>
      <w:r w:rsidR="00737D2F">
        <w:rPr>
          <w:lang w:val="ru-RU"/>
        </w:rPr>
        <w:t>)</w:t>
      </w:r>
      <w:r w:rsidR="00737D2F" w:rsidRPr="00AD590B">
        <w:rPr>
          <w:lang w:val="ru-RU"/>
        </w:rPr>
        <w:t xml:space="preserve"> гарантированно</w:t>
      </w:r>
    </w:p>
    <w:p w14:paraId="63021928" w14:textId="1C16089A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Ездовые визжащие нетопыри (</w:t>
      </w:r>
      <w:proofErr w:type="spellStart"/>
      <w:r w:rsidRPr="00AD590B">
        <w:rPr>
          <w:lang w:val="ru-RU"/>
        </w:rPr>
        <w:t>Shrieking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Bat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628BF469" w14:textId="1443416E" w:rsidR="00AD590B" w:rsidRPr="00AD590B" w:rsidRDefault="00AD590B" w:rsidP="00AD590B">
      <w:pPr>
        <w:pStyle w:val="a9"/>
        <w:numPr>
          <w:ilvl w:val="0"/>
          <w:numId w:val="86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2E2C5B07" w14:textId="77777777" w:rsidR="00AD590B" w:rsidRPr="00AD590B" w:rsidRDefault="00AD590B" w:rsidP="00AD590B">
      <w:pPr>
        <w:pStyle w:val="a9"/>
        <w:numPr>
          <w:ilvl w:val="1"/>
          <w:numId w:val="86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Визжащий нетопырь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Shrieking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Bat</w:t>
      </w:r>
      <w:proofErr w:type="spellEnd"/>
      <w:r w:rsidRPr="00AD590B">
        <w:rPr>
          <w:lang w:val="ru-RU"/>
        </w:rPr>
        <w:t>)</w:t>
      </w:r>
    </w:p>
    <w:p w14:paraId="76ACF12F" w14:textId="2AC75F97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Верхом на грифоне (</w:t>
      </w:r>
      <w:proofErr w:type="spellStart"/>
      <w:r w:rsidRPr="00AD590B">
        <w:rPr>
          <w:lang w:val="ru-RU"/>
        </w:rPr>
        <w:t>Griffon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63AD8984" w14:textId="7331D26E" w:rsidR="00AD590B" w:rsidRPr="00AD590B" w:rsidRDefault="00AD590B" w:rsidP="00AD590B">
      <w:pPr>
        <w:pStyle w:val="a9"/>
        <w:numPr>
          <w:ilvl w:val="0"/>
          <w:numId w:val="87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13816718" w14:textId="77777777" w:rsidR="00AD590B" w:rsidRPr="00AD590B" w:rsidRDefault="00AD590B" w:rsidP="00AD590B">
      <w:pPr>
        <w:pStyle w:val="a9"/>
        <w:numPr>
          <w:ilvl w:val="1"/>
          <w:numId w:val="87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Грифон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Griffon</w:t>
      </w:r>
      <w:proofErr w:type="spellEnd"/>
      <w:r w:rsidRPr="00AD590B">
        <w:rPr>
          <w:lang w:val="ru-RU"/>
        </w:rPr>
        <w:t>)</w:t>
      </w:r>
    </w:p>
    <w:p w14:paraId="665CCAE6" w14:textId="3DAAF12F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Верхом на небесном грифоне (</w:t>
      </w:r>
      <w:proofErr w:type="spellStart"/>
      <w:r w:rsidRPr="00AD590B">
        <w:rPr>
          <w:lang w:val="ru-RU"/>
        </w:rPr>
        <w:t>Celestial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Griffon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10E0C8D4" w14:textId="5962AC03" w:rsidR="00AD590B" w:rsidRPr="00AD590B" w:rsidRDefault="00AD590B" w:rsidP="00AD590B">
      <w:pPr>
        <w:pStyle w:val="a9"/>
        <w:numPr>
          <w:ilvl w:val="0"/>
          <w:numId w:val="88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1A851661" w14:textId="77777777" w:rsidR="00AD590B" w:rsidRPr="00AD590B" w:rsidRDefault="00AD590B" w:rsidP="00AD590B">
      <w:pPr>
        <w:pStyle w:val="a9"/>
        <w:numPr>
          <w:ilvl w:val="1"/>
          <w:numId w:val="88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Небесный грифон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Celestial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Griffon</w:t>
      </w:r>
      <w:proofErr w:type="spellEnd"/>
      <w:r w:rsidRPr="00AD590B">
        <w:rPr>
          <w:lang w:val="ru-RU"/>
        </w:rPr>
        <w:t>)</w:t>
      </w:r>
    </w:p>
    <w:p w14:paraId="7EB844E7" w14:textId="61F35CEE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 xml:space="preserve">Верхом на орле (Eagle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7E383E8F" w14:textId="396DD837" w:rsidR="00AD590B" w:rsidRPr="00AD590B" w:rsidRDefault="00AD590B" w:rsidP="00AD590B">
      <w:pPr>
        <w:pStyle w:val="a9"/>
        <w:numPr>
          <w:ilvl w:val="0"/>
          <w:numId w:val="89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4EC502D6" w14:textId="77777777" w:rsidR="00AD590B" w:rsidRPr="00AD590B" w:rsidRDefault="00AD590B" w:rsidP="00AD590B">
      <w:pPr>
        <w:pStyle w:val="a9"/>
        <w:numPr>
          <w:ilvl w:val="1"/>
          <w:numId w:val="89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Черный ворон </w:t>
      </w:r>
      <w:proofErr w:type="spellStart"/>
      <w:r w:rsidRPr="00AD590B">
        <w:rPr>
          <w:lang w:val="ru-RU"/>
        </w:rPr>
        <w:t>Т1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Grimbeak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Crow</w:t>
      </w:r>
      <w:proofErr w:type="spellEnd"/>
      <w:r w:rsidRPr="00AD590B">
        <w:rPr>
          <w:lang w:val="ru-RU"/>
        </w:rPr>
        <w:t>)</w:t>
      </w:r>
    </w:p>
    <w:p w14:paraId="770AB490" w14:textId="504113E4" w:rsidR="00AD590B" w:rsidRPr="00753FA2" w:rsidRDefault="00AD590B" w:rsidP="007F7870">
      <w:pPr>
        <w:pStyle w:val="31"/>
      </w:pPr>
      <w:r w:rsidRPr="00AD590B">
        <w:rPr>
          <w:lang w:val="ru-RU"/>
        </w:rPr>
        <w:t>Расколотый</w:t>
      </w:r>
      <w:r w:rsidRPr="00753FA2">
        <w:t xml:space="preserve"> </w:t>
      </w:r>
      <w:r w:rsidRPr="00AD590B">
        <w:rPr>
          <w:lang w:val="ru-RU"/>
        </w:rPr>
        <w:t>ездовой</w:t>
      </w:r>
      <w:r w:rsidRPr="00753FA2">
        <w:t xml:space="preserve"> </w:t>
      </w:r>
      <w:r w:rsidRPr="00AD590B">
        <w:rPr>
          <w:lang w:val="ru-RU"/>
        </w:rPr>
        <w:t>орёл</w:t>
      </w:r>
      <w:r w:rsidRPr="00753FA2">
        <w:t xml:space="preserve"> (Fractured Eagle Mount)</w:t>
      </w:r>
    </w:p>
    <w:p w14:paraId="70BDFCEF" w14:textId="6FBA8BC0" w:rsidR="00AD590B" w:rsidRPr="00AD590B" w:rsidRDefault="00AD590B" w:rsidP="00AD590B">
      <w:pPr>
        <w:pStyle w:val="a9"/>
        <w:numPr>
          <w:ilvl w:val="0"/>
          <w:numId w:val="90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439D4A25" w14:textId="77777777" w:rsidR="00AD590B" w:rsidRPr="00AD590B" w:rsidRDefault="00AD590B" w:rsidP="00AD590B">
      <w:pPr>
        <w:pStyle w:val="a9"/>
        <w:numPr>
          <w:ilvl w:val="1"/>
          <w:numId w:val="90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Призрачный ястреб </w:t>
      </w:r>
      <w:proofErr w:type="spellStart"/>
      <w:r w:rsidRPr="00AD590B">
        <w:rPr>
          <w:lang w:val="ru-RU"/>
        </w:rPr>
        <w:t>Т1</w:t>
      </w:r>
      <w:proofErr w:type="spellEnd"/>
      <w:r w:rsidRPr="00AD590B">
        <w:rPr>
          <w:lang w:val="ru-RU"/>
        </w:rPr>
        <w:t xml:space="preserve"> (Spirit Hawk)</w:t>
      </w:r>
    </w:p>
    <w:p w14:paraId="043247E2" w14:textId="74293DD2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Наездник на кошмаре (</w:t>
      </w:r>
      <w:proofErr w:type="spellStart"/>
      <w:r w:rsidRPr="00AD590B">
        <w:rPr>
          <w:lang w:val="ru-RU"/>
        </w:rPr>
        <w:t>Nightmare</w:t>
      </w:r>
      <w:proofErr w:type="spellEnd"/>
      <w:r w:rsidRPr="00AD590B">
        <w:rPr>
          <w:lang w:val="ru-RU"/>
        </w:rPr>
        <w:t xml:space="preserve"> Mount</w:t>
      </w:r>
      <w:r w:rsidR="00100F42">
        <w:t>s</w:t>
      </w:r>
      <w:r w:rsidRPr="00AD590B">
        <w:rPr>
          <w:lang w:val="ru-RU"/>
        </w:rPr>
        <w:t>)</w:t>
      </w:r>
    </w:p>
    <w:p w14:paraId="17FC65CC" w14:textId="629030F2" w:rsidR="00AD590B" w:rsidRPr="00AD590B" w:rsidRDefault="00AD590B" w:rsidP="00AD590B">
      <w:pPr>
        <w:pStyle w:val="a9"/>
        <w:numPr>
          <w:ilvl w:val="0"/>
          <w:numId w:val="91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48D9FB88" w14:textId="77777777" w:rsidR="00AD590B" w:rsidRPr="00AD590B" w:rsidRDefault="00AD590B" w:rsidP="00AD590B">
      <w:pPr>
        <w:pStyle w:val="a9"/>
        <w:numPr>
          <w:ilvl w:val="1"/>
          <w:numId w:val="91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Кошмар </w:t>
      </w:r>
      <w:proofErr w:type="spellStart"/>
      <w:r w:rsidRPr="00AD590B">
        <w:rPr>
          <w:lang w:val="ru-RU"/>
        </w:rPr>
        <w:t>Т3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Nightmare</w:t>
      </w:r>
      <w:proofErr w:type="spellEnd"/>
      <w:r w:rsidRPr="00AD590B">
        <w:rPr>
          <w:lang w:val="ru-RU"/>
        </w:rPr>
        <w:t>)</w:t>
      </w:r>
    </w:p>
    <w:p w14:paraId="6D9361A0" w14:textId="220CB161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Наездник на единороге (</w:t>
      </w:r>
      <w:proofErr w:type="spellStart"/>
      <w:r w:rsidRPr="00AD590B">
        <w:rPr>
          <w:lang w:val="ru-RU"/>
        </w:rPr>
        <w:t>Unicorn</w:t>
      </w:r>
      <w:proofErr w:type="spellEnd"/>
      <w:r w:rsidRPr="00AD590B">
        <w:rPr>
          <w:lang w:val="ru-RU"/>
        </w:rPr>
        <w:t xml:space="preserve"> Mount</w:t>
      </w:r>
      <w:r w:rsidR="00BB43CF">
        <w:t>s</w:t>
      </w:r>
      <w:r w:rsidRPr="00AD590B">
        <w:rPr>
          <w:lang w:val="ru-RU"/>
        </w:rPr>
        <w:t>)</w:t>
      </w:r>
    </w:p>
    <w:p w14:paraId="4A15336E" w14:textId="50B298D7" w:rsidR="00AD590B" w:rsidRPr="00AD590B" w:rsidRDefault="00AD590B" w:rsidP="00AD590B">
      <w:pPr>
        <w:pStyle w:val="a9"/>
        <w:numPr>
          <w:ilvl w:val="0"/>
          <w:numId w:val="92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2A62E9FD" w14:textId="77777777" w:rsidR="00AD590B" w:rsidRPr="00AD590B" w:rsidRDefault="00AD590B" w:rsidP="00AD590B">
      <w:pPr>
        <w:pStyle w:val="a9"/>
        <w:numPr>
          <w:ilvl w:val="1"/>
          <w:numId w:val="92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Единорог </w:t>
      </w:r>
      <w:proofErr w:type="spellStart"/>
      <w:r w:rsidRPr="00AD590B">
        <w:rPr>
          <w:lang w:val="ru-RU"/>
        </w:rPr>
        <w:t>Т3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Unicorn</w:t>
      </w:r>
      <w:proofErr w:type="spellEnd"/>
      <w:r w:rsidRPr="00AD590B">
        <w:rPr>
          <w:lang w:val="ru-RU"/>
        </w:rPr>
        <w:t>)</w:t>
      </w:r>
    </w:p>
    <w:p w14:paraId="2FB75F62" w14:textId="6D3DE56A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 xml:space="preserve">Верхом на белом волке (White </w:t>
      </w:r>
      <w:proofErr w:type="spellStart"/>
      <w:r w:rsidRPr="00AD590B">
        <w:rPr>
          <w:lang w:val="ru-RU"/>
        </w:rPr>
        <w:t>Wolf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28D30F97" w14:textId="6E9E63A4" w:rsidR="00AD590B" w:rsidRPr="00AD590B" w:rsidRDefault="00AD590B" w:rsidP="00AD590B">
      <w:pPr>
        <w:pStyle w:val="a9"/>
        <w:numPr>
          <w:ilvl w:val="0"/>
          <w:numId w:val="93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4409D74A" w14:textId="77777777" w:rsidR="00AD590B" w:rsidRPr="00AD590B" w:rsidRDefault="00AD590B" w:rsidP="00AD590B">
      <w:pPr>
        <w:pStyle w:val="a9"/>
        <w:numPr>
          <w:ilvl w:val="1"/>
          <w:numId w:val="93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Варг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Warg</w:t>
      </w:r>
      <w:proofErr w:type="spellEnd"/>
      <w:r w:rsidRPr="00AD590B">
        <w:rPr>
          <w:lang w:val="ru-RU"/>
        </w:rPr>
        <w:t>)</w:t>
      </w:r>
    </w:p>
    <w:p w14:paraId="48951E01" w14:textId="7A9714D5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lastRenderedPageBreak/>
        <w:t>Верхом на слоне (</w:t>
      </w:r>
      <w:proofErr w:type="spellStart"/>
      <w:r w:rsidRPr="00AD590B">
        <w:rPr>
          <w:lang w:val="ru-RU"/>
        </w:rPr>
        <w:t>Elephant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1BACEA53" w14:textId="4D618E3A" w:rsidR="00AD590B" w:rsidRPr="00AD590B" w:rsidRDefault="00AD590B" w:rsidP="00AD590B">
      <w:pPr>
        <w:pStyle w:val="a9"/>
        <w:numPr>
          <w:ilvl w:val="0"/>
          <w:numId w:val="94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53A64373" w14:textId="77777777" w:rsidR="00AD590B" w:rsidRPr="00AD590B" w:rsidRDefault="00AD590B" w:rsidP="00AD590B">
      <w:pPr>
        <w:pStyle w:val="a9"/>
        <w:numPr>
          <w:ilvl w:val="1"/>
          <w:numId w:val="94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Слон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Elephant</w:t>
      </w:r>
      <w:proofErr w:type="spellEnd"/>
      <w:r w:rsidRPr="00AD590B">
        <w:rPr>
          <w:lang w:val="ru-RU"/>
        </w:rPr>
        <w:t>)</w:t>
      </w:r>
    </w:p>
    <w:p w14:paraId="2C766FB1" w14:textId="11071D01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Верхом на мамонте (</w:t>
      </w:r>
      <w:proofErr w:type="spellStart"/>
      <w:r w:rsidRPr="00AD590B">
        <w:rPr>
          <w:lang w:val="ru-RU"/>
        </w:rPr>
        <w:t>Mammoth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56A795C4" w14:textId="329A2675" w:rsidR="00AD590B" w:rsidRPr="00AD590B" w:rsidRDefault="00AD590B" w:rsidP="00AD590B">
      <w:pPr>
        <w:pStyle w:val="a9"/>
        <w:numPr>
          <w:ilvl w:val="0"/>
          <w:numId w:val="95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76297071" w14:textId="77777777" w:rsidR="00AD590B" w:rsidRPr="00AD590B" w:rsidRDefault="00AD590B" w:rsidP="00AD590B">
      <w:pPr>
        <w:pStyle w:val="a9"/>
        <w:numPr>
          <w:ilvl w:val="1"/>
          <w:numId w:val="95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Мамонт </w:t>
      </w:r>
      <w:proofErr w:type="spellStart"/>
      <w:r w:rsidRPr="00AD590B">
        <w:rPr>
          <w:lang w:val="ru-RU"/>
        </w:rPr>
        <w:t>Т3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Mammoth</w:t>
      </w:r>
      <w:proofErr w:type="spellEnd"/>
      <w:r w:rsidRPr="00AD590B">
        <w:rPr>
          <w:lang w:val="ru-RU"/>
        </w:rPr>
        <w:t>)</w:t>
      </w:r>
    </w:p>
    <w:p w14:paraId="365333E6" w14:textId="179134DA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Верхом на благословенном драконе (</w:t>
      </w:r>
      <w:proofErr w:type="spellStart"/>
      <w:r w:rsidRPr="00AD590B">
        <w:rPr>
          <w:lang w:val="ru-RU"/>
        </w:rPr>
        <w:t>Blessed</w:t>
      </w:r>
      <w:proofErr w:type="spellEnd"/>
      <w:r w:rsidRPr="00AD590B">
        <w:rPr>
          <w:lang w:val="ru-RU"/>
        </w:rPr>
        <w:t xml:space="preserve"> Dragon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30FADA6B" w14:textId="2676BFF3" w:rsidR="00AD590B" w:rsidRPr="00AD590B" w:rsidRDefault="00AD590B" w:rsidP="00727B49">
      <w:pPr>
        <w:pStyle w:val="a9"/>
        <w:numPr>
          <w:ilvl w:val="0"/>
          <w:numId w:val="96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229A08E0" w14:textId="77777777" w:rsidR="00AD590B" w:rsidRPr="00AD590B" w:rsidRDefault="00AD590B" w:rsidP="00727B49">
      <w:pPr>
        <w:pStyle w:val="a9"/>
        <w:numPr>
          <w:ilvl w:val="1"/>
          <w:numId w:val="96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Благословенный дракон </w:t>
      </w:r>
      <w:proofErr w:type="spellStart"/>
      <w:r w:rsidRPr="00AD590B">
        <w:rPr>
          <w:lang w:val="ru-RU"/>
        </w:rPr>
        <w:t>Т2</w:t>
      </w:r>
      <w:proofErr w:type="spellEnd"/>
      <w:r w:rsidRPr="00AD590B">
        <w:rPr>
          <w:lang w:val="ru-RU"/>
        </w:rPr>
        <w:t xml:space="preserve"> (</w:t>
      </w:r>
      <w:proofErr w:type="spellStart"/>
      <w:r w:rsidRPr="00AD590B">
        <w:rPr>
          <w:lang w:val="ru-RU"/>
        </w:rPr>
        <w:t>Blessed</w:t>
      </w:r>
      <w:proofErr w:type="spellEnd"/>
      <w:r w:rsidRPr="00AD590B">
        <w:rPr>
          <w:lang w:val="ru-RU"/>
        </w:rPr>
        <w:t xml:space="preserve"> Dragon)</w:t>
      </w:r>
    </w:p>
    <w:p w14:paraId="0A53303A" w14:textId="38A5491E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 xml:space="preserve">Верхом на пегасе (Pegasus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346DD30C" w14:textId="34AE94D6" w:rsidR="00AD590B" w:rsidRPr="00AD590B" w:rsidRDefault="00AD590B" w:rsidP="00727B49">
      <w:pPr>
        <w:pStyle w:val="a9"/>
        <w:numPr>
          <w:ilvl w:val="0"/>
          <w:numId w:val="97"/>
        </w:numPr>
        <w:rPr>
          <w:lang w:val="ru-RU"/>
        </w:rPr>
      </w:pPr>
      <w:r w:rsidRPr="00AD590B">
        <w:rPr>
          <w:lang w:val="ru-RU"/>
        </w:rPr>
        <w:t>Добавлено свойство</w:t>
      </w:r>
    </w:p>
    <w:p w14:paraId="7446531D" w14:textId="77777777" w:rsidR="00AD590B" w:rsidRPr="00AD590B" w:rsidRDefault="00AD590B" w:rsidP="00727B49">
      <w:pPr>
        <w:pStyle w:val="a9"/>
        <w:numPr>
          <w:ilvl w:val="1"/>
          <w:numId w:val="97"/>
        </w:numPr>
        <w:rPr>
          <w:lang w:val="ru-RU"/>
        </w:rPr>
      </w:pPr>
      <w:r w:rsidRPr="00AD590B">
        <w:rPr>
          <w:lang w:val="ru-RU"/>
        </w:rPr>
        <w:t xml:space="preserve">В городах можно нанимать: Призрачный ястреб </w:t>
      </w:r>
      <w:proofErr w:type="spellStart"/>
      <w:r w:rsidRPr="00AD590B">
        <w:rPr>
          <w:lang w:val="ru-RU"/>
        </w:rPr>
        <w:t>Т1</w:t>
      </w:r>
      <w:proofErr w:type="spellEnd"/>
      <w:r w:rsidRPr="00AD590B">
        <w:rPr>
          <w:lang w:val="ru-RU"/>
        </w:rPr>
        <w:t xml:space="preserve"> (Spirit Hawk)</w:t>
      </w:r>
    </w:p>
    <w:p w14:paraId="48EF84FB" w14:textId="37F2C709" w:rsidR="00AD590B" w:rsidRPr="00AD590B" w:rsidRDefault="00AD590B" w:rsidP="007F7870">
      <w:pPr>
        <w:pStyle w:val="31"/>
        <w:rPr>
          <w:lang w:val="ru-RU"/>
        </w:rPr>
      </w:pPr>
      <w:r w:rsidRPr="00AD590B">
        <w:rPr>
          <w:lang w:val="ru-RU"/>
        </w:rPr>
        <w:t>Колесницы (</w:t>
      </w:r>
      <w:proofErr w:type="spellStart"/>
      <w:r w:rsidRPr="00AD590B">
        <w:rPr>
          <w:lang w:val="ru-RU"/>
        </w:rPr>
        <w:t>Chariot</w:t>
      </w:r>
      <w:proofErr w:type="spellEnd"/>
      <w:r w:rsidRPr="00AD590B">
        <w:rPr>
          <w:lang w:val="ru-RU"/>
        </w:rPr>
        <w:t xml:space="preserve"> </w:t>
      </w:r>
      <w:proofErr w:type="spellStart"/>
      <w:r w:rsidRPr="00AD590B">
        <w:rPr>
          <w:lang w:val="ru-RU"/>
        </w:rPr>
        <w:t>Mounts</w:t>
      </w:r>
      <w:proofErr w:type="spellEnd"/>
      <w:r w:rsidRPr="00AD590B">
        <w:rPr>
          <w:lang w:val="ru-RU"/>
        </w:rPr>
        <w:t>)</w:t>
      </w:r>
    </w:p>
    <w:p w14:paraId="27CD7E5B" w14:textId="28909B21" w:rsidR="00AD590B" w:rsidRPr="00AD590B" w:rsidRDefault="00AD590B" w:rsidP="00727B49">
      <w:pPr>
        <w:pStyle w:val="a9"/>
        <w:numPr>
          <w:ilvl w:val="0"/>
          <w:numId w:val="98"/>
        </w:numPr>
        <w:rPr>
          <w:lang w:val="ru-RU"/>
        </w:rPr>
      </w:pPr>
      <w:r w:rsidRPr="00AD590B">
        <w:rPr>
          <w:lang w:val="ru-RU"/>
        </w:rPr>
        <w:t>Удалено свойство</w:t>
      </w:r>
    </w:p>
    <w:p w14:paraId="1175357D" w14:textId="58A6F9B3" w:rsidR="00AD590B" w:rsidRPr="00AD590B" w:rsidRDefault="00AD590B" w:rsidP="00727B49">
      <w:pPr>
        <w:pStyle w:val="a9"/>
        <w:numPr>
          <w:ilvl w:val="1"/>
          <w:numId w:val="98"/>
        </w:numPr>
        <w:rPr>
          <w:lang w:val="ru-RU"/>
        </w:rPr>
      </w:pPr>
      <w:r w:rsidRPr="00AD590B">
        <w:rPr>
          <w:lang w:val="ru-RU"/>
        </w:rPr>
        <w:t>+5 </w:t>
      </w:r>
      <w:r w:rsidR="00C51974" w:rsidRPr="00C51974">
        <w:rPr>
          <w:lang w:val="ru-RU"/>
        </w:rPr>
        <w:t>[</w:t>
      </w:r>
      <w:proofErr w:type="spellStart"/>
      <w:r w:rsidR="00C51974" w:rsidRPr="00C51974">
        <w:rPr>
          <w:lang w:val="ru-RU"/>
        </w:rPr>
        <w:t>hp</w:t>
      </w:r>
      <w:proofErr w:type="spellEnd"/>
      <w:r w:rsidR="00C51974" w:rsidRPr="00C51974">
        <w:rPr>
          <w:lang w:val="ru-RU"/>
        </w:rPr>
        <w:t>]</w:t>
      </w:r>
    </w:p>
    <w:p w14:paraId="5891BA60" w14:textId="75C1FD07" w:rsidR="00AD590B" w:rsidRDefault="00C51974" w:rsidP="00727B49">
      <w:pPr>
        <w:pStyle w:val="a9"/>
        <w:numPr>
          <w:ilvl w:val="0"/>
          <w:numId w:val="98"/>
        </w:numPr>
        <w:rPr>
          <w:lang w:val="ru-RU"/>
        </w:rPr>
      </w:pPr>
      <w:r>
        <w:rPr>
          <w:lang w:val="ru-RU"/>
        </w:rPr>
        <w:t>Увеличена ц</w:t>
      </w:r>
      <w:r w:rsidR="00AD590B" w:rsidRPr="00AD590B">
        <w:rPr>
          <w:lang w:val="ru-RU"/>
        </w:rPr>
        <w:t>ена 2 → 3 очка</w:t>
      </w:r>
    </w:p>
    <w:p w14:paraId="2461ADFE" w14:textId="281D1D31" w:rsidR="007F7870" w:rsidRDefault="004D4A73" w:rsidP="007F7870">
      <w:pPr>
        <w:pStyle w:val="21"/>
        <w:rPr>
          <w:lang w:val="ru-RU"/>
        </w:rPr>
      </w:pPr>
      <w:r w:rsidRPr="004D4A73">
        <w:rPr>
          <w:lang w:val="ru-RU"/>
        </w:rPr>
        <w:t xml:space="preserve">Недостатки </w:t>
      </w:r>
      <w:r w:rsidR="007F7870">
        <w:rPr>
          <w:lang w:val="ru-RU"/>
        </w:rPr>
        <w:t>(</w:t>
      </w:r>
      <w:proofErr w:type="spellStart"/>
      <w:r w:rsidRPr="004D4A73">
        <w:rPr>
          <w:lang w:val="ru-RU"/>
        </w:rPr>
        <w:t>Flaws</w:t>
      </w:r>
      <w:proofErr w:type="spellEnd"/>
      <w:r w:rsidR="007F7870">
        <w:rPr>
          <w:lang w:val="ru-RU"/>
        </w:rPr>
        <w:t>)</w:t>
      </w:r>
    </w:p>
    <w:p w14:paraId="2E66F466" w14:textId="77777777" w:rsidR="00D25126" w:rsidRDefault="00D25126" w:rsidP="007F7870">
      <w:pPr>
        <w:pStyle w:val="31"/>
        <w:rPr>
          <w:lang w:val="ru-RU"/>
        </w:rPr>
      </w:pPr>
      <w:r w:rsidRPr="00895CE0">
        <w:rPr>
          <w:lang w:val="ru-RU"/>
        </w:rPr>
        <w:t>Трусливость</w:t>
      </w:r>
      <w:r>
        <w:rPr>
          <w:lang w:val="ru-RU"/>
        </w:rPr>
        <w:t xml:space="preserve"> (</w:t>
      </w:r>
      <w:proofErr w:type="spellStart"/>
      <w:r w:rsidRPr="00895CE0">
        <w:rPr>
          <w:lang w:val="ru-RU"/>
        </w:rPr>
        <w:t>Coward</w:t>
      </w:r>
      <w:proofErr w:type="spellEnd"/>
      <w:r>
        <w:rPr>
          <w:lang w:val="ru-RU"/>
        </w:rPr>
        <w:t>)</w:t>
      </w:r>
    </w:p>
    <w:p w14:paraId="4D82CFB3" w14:textId="20452245" w:rsidR="00D25126" w:rsidRPr="00F802E7" w:rsidRDefault="00D25126" w:rsidP="00D25126">
      <w:pPr>
        <w:pStyle w:val="ae"/>
        <w:numPr>
          <w:ilvl w:val="0"/>
          <w:numId w:val="100"/>
        </w:numPr>
        <w:rPr>
          <w:lang w:val="ru-RU"/>
        </w:rPr>
      </w:pPr>
      <w:r>
        <w:rPr>
          <w:lang w:val="ru-RU"/>
        </w:rPr>
        <w:t>Уменьшена цена -1 -</w:t>
      </w:r>
      <w:r>
        <w:t xml:space="preserve">&gt; </w:t>
      </w:r>
      <w:r>
        <w:rPr>
          <w:lang w:val="ru-RU"/>
        </w:rPr>
        <w:t>-2</w:t>
      </w:r>
      <w:r>
        <w:t xml:space="preserve"> </w:t>
      </w:r>
      <w:r>
        <w:rPr>
          <w:lang w:val="ru-RU"/>
        </w:rPr>
        <w:t>очка</w:t>
      </w:r>
    </w:p>
    <w:p w14:paraId="619FABE2" w14:textId="6B646E5B" w:rsidR="00F802E7" w:rsidRDefault="00C00E80" w:rsidP="00C00E80">
      <w:pPr>
        <w:pStyle w:val="21"/>
        <w:rPr>
          <w:lang w:val="ru-RU"/>
        </w:rPr>
      </w:pPr>
      <w:r>
        <w:rPr>
          <w:lang w:val="ru-RU"/>
        </w:rPr>
        <w:t>Особенност</w:t>
      </w:r>
      <w:r w:rsidR="00686921">
        <w:rPr>
          <w:lang w:val="ru-RU"/>
        </w:rPr>
        <w:t>ь</w:t>
      </w:r>
      <w:r>
        <w:rPr>
          <w:lang w:val="ru-RU"/>
        </w:rPr>
        <w:t xml:space="preserve"> судьбы </w:t>
      </w:r>
      <w:r w:rsidRPr="00C00E80">
        <w:rPr>
          <w:lang w:val="ru-RU"/>
        </w:rPr>
        <w:t xml:space="preserve">(Destiny </w:t>
      </w:r>
      <w:proofErr w:type="spellStart"/>
      <w:r w:rsidRPr="00C00E80">
        <w:rPr>
          <w:lang w:val="ru-RU"/>
        </w:rPr>
        <w:t>Traits</w:t>
      </w:r>
      <w:proofErr w:type="spellEnd"/>
      <w:r w:rsidRPr="00C00E80">
        <w:rPr>
          <w:lang w:val="ru-RU"/>
        </w:rPr>
        <w:t>)</w:t>
      </w:r>
    </w:p>
    <w:p w14:paraId="70069CAB" w14:textId="51121680" w:rsidR="00686921" w:rsidRDefault="00AB7233" w:rsidP="00AB7233">
      <w:pPr>
        <w:pStyle w:val="a9"/>
        <w:numPr>
          <w:ilvl w:val="0"/>
          <w:numId w:val="100"/>
        </w:numPr>
        <w:rPr>
          <w:lang w:val="ru-RU"/>
        </w:rPr>
      </w:pPr>
      <w:r>
        <w:rPr>
          <w:lang w:val="ru-RU"/>
        </w:rPr>
        <w:t xml:space="preserve">Выключены </w:t>
      </w:r>
      <w:r w:rsidR="008C5268">
        <w:rPr>
          <w:lang w:val="ru-RU"/>
        </w:rPr>
        <w:t>задания</w:t>
      </w:r>
      <w:r>
        <w:rPr>
          <w:lang w:val="ru-RU"/>
        </w:rPr>
        <w:t xml:space="preserve"> на получение особенностей судьбы</w:t>
      </w:r>
    </w:p>
    <w:p w14:paraId="14F5655A" w14:textId="1D832CAE" w:rsidR="00F95411" w:rsidRPr="0056289A" w:rsidRDefault="00F95411" w:rsidP="0056289A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56289A">
        <w:rPr>
          <w:rFonts w:asciiTheme="minorHAnsi" w:hAnsiTheme="minorHAnsi"/>
          <w:lang w:val="ru-RU"/>
        </w:rPr>
        <w:t>Знак</w:t>
      </w:r>
      <w:r w:rsidRPr="0056289A">
        <w:rPr>
          <w:rFonts w:asciiTheme="minorHAnsi" w:hAnsiTheme="minorHAnsi"/>
        </w:rPr>
        <w:t xml:space="preserve"> </w:t>
      </w:r>
      <w:r w:rsidRPr="0056289A">
        <w:rPr>
          <w:rFonts w:asciiTheme="minorHAnsi" w:hAnsiTheme="minorHAnsi"/>
          <w:lang w:val="ru-RU"/>
        </w:rPr>
        <w:t>совы</w:t>
      </w:r>
      <w:r w:rsidR="0056289A" w:rsidRPr="0056289A">
        <w:rPr>
          <w:rFonts w:asciiTheme="minorHAnsi" w:hAnsiTheme="minorHAnsi"/>
        </w:rPr>
        <w:t xml:space="preserve"> (Mark of the Owl)</w:t>
      </w:r>
    </w:p>
    <w:p w14:paraId="62339FB6" w14:textId="6738D095" w:rsidR="00F95411" w:rsidRPr="00D224BB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D224BB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сокровища</w:t>
      </w:r>
      <w:r w:rsidR="0056289A" w:rsidRPr="00D224BB">
        <w:rPr>
          <w:rFonts w:asciiTheme="minorHAnsi" w:hAnsiTheme="minorHAnsi"/>
        </w:rPr>
        <w:t xml:space="preserve"> (</w:t>
      </w:r>
      <w:r w:rsidR="00D224BB" w:rsidRPr="00D224BB">
        <w:rPr>
          <w:rFonts w:asciiTheme="minorHAnsi" w:hAnsiTheme="minorHAnsi"/>
        </w:rPr>
        <w:t>Mark of the Hoard)</w:t>
      </w:r>
    </w:p>
    <w:p w14:paraId="463CD063" w14:textId="60657161" w:rsidR="00F95411" w:rsidRPr="00D224BB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D224BB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голубя</w:t>
      </w:r>
      <w:r w:rsidR="0056289A" w:rsidRPr="00D224BB">
        <w:rPr>
          <w:rFonts w:asciiTheme="minorHAnsi" w:hAnsiTheme="minorHAnsi"/>
        </w:rPr>
        <w:t xml:space="preserve"> (</w:t>
      </w:r>
      <w:r w:rsidR="00D224BB" w:rsidRPr="00D224BB">
        <w:rPr>
          <w:rFonts w:asciiTheme="minorHAnsi" w:hAnsiTheme="minorHAnsi"/>
        </w:rPr>
        <w:t>Mark of the Dove)</w:t>
      </w:r>
    </w:p>
    <w:p w14:paraId="1B0FF31B" w14:textId="62B09D27" w:rsidR="00F95411" w:rsidRPr="00D224BB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D224BB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мясника</w:t>
      </w:r>
      <w:r w:rsidR="0056289A" w:rsidRPr="00D224BB">
        <w:rPr>
          <w:rFonts w:asciiTheme="minorHAnsi" w:hAnsiTheme="minorHAnsi"/>
        </w:rPr>
        <w:t xml:space="preserve"> (</w:t>
      </w:r>
      <w:r w:rsidR="00D224BB" w:rsidRPr="00D224BB">
        <w:rPr>
          <w:rFonts w:asciiTheme="minorHAnsi" w:hAnsiTheme="minorHAnsi"/>
        </w:rPr>
        <w:t>Mark of the Butcher)</w:t>
      </w:r>
    </w:p>
    <w:p w14:paraId="1E6A6469" w14:textId="260DBC43" w:rsidR="00F95411" w:rsidRPr="00F95411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  <w:lang w:val="ru-RU"/>
        </w:rPr>
      </w:pPr>
      <w:r w:rsidRPr="00F95411">
        <w:rPr>
          <w:rFonts w:asciiTheme="minorHAnsi" w:hAnsiTheme="minorHAnsi"/>
          <w:lang w:val="ru-RU"/>
        </w:rPr>
        <w:t>Знак Говорящей с природой</w:t>
      </w:r>
      <w:r w:rsidR="0056289A">
        <w:rPr>
          <w:rFonts w:asciiTheme="minorHAnsi" w:hAnsiTheme="minorHAnsi"/>
          <w:lang w:val="ru-RU"/>
        </w:rPr>
        <w:t xml:space="preserve"> (</w:t>
      </w:r>
      <w:r w:rsidR="00D224BB" w:rsidRPr="00D224BB">
        <w:rPr>
          <w:rFonts w:asciiTheme="minorHAnsi" w:hAnsiTheme="minorHAnsi"/>
          <w:lang w:val="ru-RU"/>
        </w:rPr>
        <w:t xml:space="preserve">Mark </w:t>
      </w:r>
      <w:proofErr w:type="spellStart"/>
      <w:r w:rsidR="00D224BB" w:rsidRPr="00D224BB">
        <w:rPr>
          <w:rFonts w:asciiTheme="minorHAnsi" w:hAnsiTheme="minorHAnsi"/>
          <w:lang w:val="ru-RU"/>
        </w:rPr>
        <w:t>of</w:t>
      </w:r>
      <w:proofErr w:type="spellEnd"/>
      <w:r w:rsidR="00D224BB" w:rsidRPr="00D224BB">
        <w:rPr>
          <w:rFonts w:asciiTheme="minorHAnsi" w:hAnsiTheme="minorHAnsi"/>
          <w:lang w:val="ru-RU"/>
        </w:rPr>
        <w:t xml:space="preserve"> the </w:t>
      </w:r>
      <w:proofErr w:type="spellStart"/>
      <w:r w:rsidR="00D224BB" w:rsidRPr="00D224BB">
        <w:rPr>
          <w:rFonts w:asciiTheme="minorHAnsi" w:hAnsiTheme="minorHAnsi"/>
          <w:lang w:val="ru-RU"/>
        </w:rPr>
        <w:t>Wildspeaker</w:t>
      </w:r>
      <w:proofErr w:type="spellEnd"/>
      <w:r w:rsidR="00D224BB">
        <w:rPr>
          <w:rFonts w:asciiTheme="minorHAnsi" w:hAnsiTheme="minorHAnsi"/>
          <w:lang w:val="ru-RU"/>
        </w:rPr>
        <w:t>)</w:t>
      </w:r>
    </w:p>
    <w:p w14:paraId="00239E5B" w14:textId="55A6FEBE" w:rsidR="00F95411" w:rsidRPr="008C5268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8C5268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меча</w:t>
      </w:r>
      <w:r w:rsidR="0056289A" w:rsidRPr="008C5268">
        <w:rPr>
          <w:rFonts w:asciiTheme="minorHAnsi" w:hAnsiTheme="minorHAnsi"/>
        </w:rPr>
        <w:t xml:space="preserve"> (</w:t>
      </w:r>
      <w:r w:rsidR="008C5268" w:rsidRPr="008C5268">
        <w:rPr>
          <w:rFonts w:asciiTheme="minorHAnsi" w:hAnsiTheme="minorHAnsi"/>
        </w:rPr>
        <w:t>Mark of the Sword)</w:t>
      </w:r>
    </w:p>
    <w:p w14:paraId="706D0376" w14:textId="42AEF6DE" w:rsidR="00F95411" w:rsidRPr="008C5268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8C5268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башни</w:t>
      </w:r>
      <w:r w:rsidR="0056289A" w:rsidRPr="008C5268">
        <w:rPr>
          <w:rFonts w:asciiTheme="minorHAnsi" w:hAnsiTheme="minorHAnsi"/>
        </w:rPr>
        <w:t xml:space="preserve"> (</w:t>
      </w:r>
      <w:r w:rsidR="008C5268" w:rsidRPr="008C5268">
        <w:rPr>
          <w:rFonts w:asciiTheme="minorHAnsi" w:hAnsiTheme="minorHAnsi"/>
        </w:rPr>
        <w:t>Mark of the Tower)</w:t>
      </w:r>
    </w:p>
    <w:p w14:paraId="05A2F95C" w14:textId="7A6DA7B5" w:rsidR="00F95411" w:rsidRPr="008C5268" w:rsidRDefault="00F95411" w:rsidP="00F95411">
      <w:pPr>
        <w:pStyle w:val="ae"/>
        <w:numPr>
          <w:ilvl w:val="1"/>
          <w:numId w:val="100"/>
        </w:numPr>
        <w:rPr>
          <w:rFonts w:asciiTheme="minorHAnsi" w:hAnsiTheme="minorHAnsi"/>
        </w:rPr>
      </w:pPr>
      <w:r w:rsidRPr="00F95411">
        <w:rPr>
          <w:rFonts w:asciiTheme="minorHAnsi" w:hAnsiTheme="minorHAnsi"/>
          <w:lang w:val="ru-RU"/>
        </w:rPr>
        <w:t>Знак</w:t>
      </w:r>
      <w:r w:rsidRPr="008C5268">
        <w:rPr>
          <w:rFonts w:asciiTheme="minorHAnsi" w:hAnsiTheme="minorHAnsi"/>
        </w:rPr>
        <w:t xml:space="preserve"> </w:t>
      </w:r>
      <w:r w:rsidRPr="00F95411">
        <w:rPr>
          <w:rFonts w:asciiTheme="minorHAnsi" w:hAnsiTheme="minorHAnsi"/>
          <w:lang w:val="ru-RU"/>
        </w:rPr>
        <w:t>средоточия</w:t>
      </w:r>
      <w:r w:rsidR="0056289A" w:rsidRPr="008C5268">
        <w:rPr>
          <w:rFonts w:asciiTheme="minorHAnsi" w:hAnsiTheme="minorHAnsi"/>
        </w:rPr>
        <w:t xml:space="preserve"> (</w:t>
      </w:r>
      <w:r w:rsidR="008C5268" w:rsidRPr="008C5268">
        <w:rPr>
          <w:rFonts w:asciiTheme="minorHAnsi" w:hAnsiTheme="minorHAnsi"/>
        </w:rPr>
        <w:t>Mark of the Conflux)</w:t>
      </w:r>
    </w:p>
    <w:p w14:paraId="30E979D9" w14:textId="4724E73E" w:rsidR="008C736B" w:rsidRDefault="001141F3" w:rsidP="00127243">
      <w:pPr>
        <w:pStyle w:val="1"/>
        <w:rPr>
          <w:lang w:val="ru-RU"/>
        </w:rPr>
      </w:pPr>
      <w:r>
        <w:rPr>
          <w:lang w:val="ru-RU"/>
        </w:rPr>
        <w:t>Социальные особенности (</w:t>
      </w:r>
      <w:r w:rsidR="00127243">
        <w:t>Society</w:t>
      </w:r>
      <w:r w:rsidR="00127243" w:rsidRPr="00DD5502">
        <w:rPr>
          <w:lang w:val="ru-RU"/>
        </w:rPr>
        <w:t xml:space="preserve"> </w:t>
      </w:r>
      <w:r w:rsidR="00127243">
        <w:t>Traits</w:t>
      </w:r>
      <w:r>
        <w:rPr>
          <w:lang w:val="ru-RU"/>
        </w:rPr>
        <w:t>)</w:t>
      </w:r>
    </w:p>
    <w:p w14:paraId="296304DF" w14:textId="47BD95DC" w:rsidR="003F17B1" w:rsidRPr="003F17B1" w:rsidRDefault="00C27A78" w:rsidP="00C27A78">
      <w:pPr>
        <w:pStyle w:val="21"/>
        <w:rPr>
          <w:lang w:val="ru-RU"/>
        </w:rPr>
      </w:pPr>
      <w:r>
        <w:rPr>
          <w:lang w:val="ru-RU"/>
        </w:rPr>
        <w:t>П</w:t>
      </w:r>
      <w:r w:rsidR="003F17B1">
        <w:rPr>
          <w:lang w:val="ru-RU"/>
        </w:rPr>
        <w:t>оряд</w:t>
      </w:r>
      <w:r w:rsidR="00DD5502">
        <w:rPr>
          <w:lang w:val="ru-RU"/>
        </w:rPr>
        <w:t>ок</w:t>
      </w:r>
      <w:r w:rsidR="003F17B1">
        <w:rPr>
          <w:lang w:val="ru-RU"/>
        </w:rPr>
        <w:t xml:space="preserve"> (</w:t>
      </w:r>
      <w:r w:rsidR="003F17B1">
        <w:t>Order</w:t>
      </w:r>
      <w:r w:rsidR="003F17B1">
        <w:rPr>
          <w:lang w:val="ru-RU"/>
        </w:rPr>
        <w:t>)</w:t>
      </w:r>
    </w:p>
    <w:p w14:paraId="789C4E0C" w14:textId="28384BDF" w:rsidR="00127243" w:rsidRDefault="0052482F" w:rsidP="00BB6EAC">
      <w:pPr>
        <w:pStyle w:val="31"/>
        <w:rPr>
          <w:lang w:val="ru-RU"/>
        </w:rPr>
      </w:pPr>
      <w:r w:rsidRPr="003F17B1">
        <w:rPr>
          <w:lang w:val="ru-RU"/>
        </w:rPr>
        <w:t>Аскеты трансформации (</w:t>
      </w:r>
      <w:r w:rsidR="001D1611" w:rsidRPr="001D1611">
        <w:t>Transformation</w:t>
      </w:r>
      <w:r w:rsidR="001D1611" w:rsidRPr="003F17B1">
        <w:rPr>
          <w:lang w:val="ru-RU"/>
        </w:rPr>
        <w:t xml:space="preserve"> </w:t>
      </w:r>
      <w:r w:rsidR="001D1611" w:rsidRPr="001D1611">
        <w:t>Ascetics</w:t>
      </w:r>
      <w:r w:rsidRPr="003F17B1">
        <w:rPr>
          <w:lang w:val="ru-RU"/>
        </w:rPr>
        <w:t>)</w:t>
      </w:r>
    </w:p>
    <w:p w14:paraId="6CDD8AF5" w14:textId="6B6FA5B7" w:rsidR="001D1611" w:rsidRDefault="008F2D32" w:rsidP="008F2D32">
      <w:pPr>
        <w:pStyle w:val="a9"/>
        <w:numPr>
          <w:ilvl w:val="0"/>
          <w:numId w:val="100"/>
        </w:numPr>
        <w:rPr>
          <w:lang w:val="ru-RU"/>
        </w:rPr>
      </w:pPr>
      <w:r>
        <w:rPr>
          <w:lang w:val="ru-RU"/>
        </w:rPr>
        <w:t>(Исправление)</w:t>
      </w:r>
      <w:r w:rsidR="00637393">
        <w:rPr>
          <w:lang w:val="ru-RU"/>
        </w:rPr>
        <w:t xml:space="preserve"> </w:t>
      </w:r>
      <w:r w:rsidR="003B31E8">
        <w:rPr>
          <w:lang w:val="ru-RU"/>
        </w:rPr>
        <w:t xml:space="preserve">Теперь юниты не получают </w:t>
      </w:r>
      <w:r w:rsidR="00A739B7">
        <w:rPr>
          <w:lang w:val="ru-RU"/>
        </w:rPr>
        <w:t>лишний бонус на</w:t>
      </w:r>
      <w:r w:rsidR="00637393">
        <w:rPr>
          <w:lang w:val="ru-RU"/>
        </w:rPr>
        <w:t xml:space="preserve"> 0-ранг</w:t>
      </w:r>
      <w:r w:rsidR="00A739B7">
        <w:rPr>
          <w:lang w:val="ru-RU"/>
        </w:rPr>
        <w:t>е</w:t>
      </w:r>
    </w:p>
    <w:p w14:paraId="2FB9988D" w14:textId="405F8138" w:rsidR="00A739B7" w:rsidRDefault="00C803AE" w:rsidP="00A739B7">
      <w:pPr>
        <w:pStyle w:val="a9"/>
        <w:numPr>
          <w:ilvl w:val="1"/>
          <w:numId w:val="100"/>
        </w:numPr>
        <w:rPr>
          <w:lang w:val="ru-RU"/>
        </w:rPr>
      </w:pPr>
      <w:r>
        <w:rPr>
          <w:lang w:val="ru-RU"/>
        </w:rPr>
        <w:t>Теперь н</w:t>
      </w:r>
      <w:r w:rsidR="00A739B7">
        <w:rPr>
          <w:lang w:val="ru-RU"/>
        </w:rPr>
        <w:t>а 0-ранге</w:t>
      </w:r>
      <w:r w:rsidR="00D86683">
        <w:rPr>
          <w:lang w:val="ru-RU"/>
        </w:rPr>
        <w:t xml:space="preserve"> </w:t>
      </w:r>
      <w:r w:rsidR="00A739B7">
        <w:rPr>
          <w:lang w:val="ru-RU"/>
        </w:rPr>
        <w:t xml:space="preserve">юниты получают </w:t>
      </w:r>
      <w:r w:rsidR="008B796D">
        <w:rPr>
          <w:lang w:val="ru-RU"/>
        </w:rPr>
        <w:t xml:space="preserve">только </w:t>
      </w:r>
      <w:r w:rsidR="00A739B7">
        <w:rPr>
          <w:lang w:val="ru-RU"/>
        </w:rPr>
        <w:t>минимальный бонус</w:t>
      </w:r>
    </w:p>
    <w:p w14:paraId="1B93257F" w14:textId="083B656A" w:rsidR="00A739B7" w:rsidRDefault="004424DA" w:rsidP="00A739B7">
      <w:pPr>
        <w:pStyle w:val="a9"/>
        <w:numPr>
          <w:ilvl w:val="2"/>
          <w:numId w:val="100"/>
        </w:numPr>
        <w:rPr>
          <w:lang w:val="ru-RU"/>
        </w:rPr>
      </w:pPr>
      <w:r>
        <w:rPr>
          <w:lang w:val="ru-RU"/>
        </w:rPr>
        <w:lastRenderedPageBreak/>
        <w:t xml:space="preserve">+5 </w:t>
      </w:r>
      <w:r w:rsidRPr="004424DA">
        <w:rPr>
          <w:lang w:val="ru-RU"/>
        </w:rPr>
        <w:t>[</w:t>
      </w:r>
      <w:r>
        <w:t>hp</w:t>
      </w:r>
      <w:r w:rsidRPr="004424DA">
        <w:rPr>
          <w:lang w:val="ru-RU"/>
        </w:rPr>
        <w:t xml:space="preserve">], +1 </w:t>
      </w:r>
      <w:r>
        <w:rPr>
          <w:lang w:val="ru-RU"/>
        </w:rPr>
        <w:t>урон к повторяющимся атакам, +2 урона к одиночным атакам</w:t>
      </w:r>
    </w:p>
    <w:p w14:paraId="44835BCB" w14:textId="78E917D0" w:rsidR="008B796D" w:rsidRDefault="00281209" w:rsidP="00BB6EAC">
      <w:pPr>
        <w:pStyle w:val="31"/>
        <w:rPr>
          <w:lang w:val="ru-RU"/>
        </w:rPr>
      </w:pPr>
      <w:r w:rsidRPr="00281209">
        <w:rPr>
          <w:lang w:val="ru-RU"/>
        </w:rPr>
        <w:t>Бдительные рыцари</w:t>
      </w:r>
      <w:r>
        <w:rPr>
          <w:lang w:val="ru-RU"/>
        </w:rPr>
        <w:t xml:space="preserve"> (</w:t>
      </w:r>
      <w:proofErr w:type="spellStart"/>
      <w:r w:rsidRPr="00281209">
        <w:rPr>
          <w:lang w:val="ru-RU"/>
        </w:rPr>
        <w:t>Vigilante</w:t>
      </w:r>
      <w:proofErr w:type="spellEnd"/>
      <w:r w:rsidRPr="00281209">
        <w:rPr>
          <w:lang w:val="ru-RU"/>
        </w:rPr>
        <w:t xml:space="preserve"> </w:t>
      </w:r>
      <w:proofErr w:type="spellStart"/>
      <w:r w:rsidRPr="00281209">
        <w:rPr>
          <w:lang w:val="ru-RU"/>
        </w:rPr>
        <w:t>Knights</w:t>
      </w:r>
      <w:proofErr w:type="spellEnd"/>
      <w:r>
        <w:rPr>
          <w:lang w:val="ru-RU"/>
        </w:rPr>
        <w:t>)</w:t>
      </w:r>
    </w:p>
    <w:p w14:paraId="5A74CAD6" w14:textId="76720312" w:rsidR="00116C1D" w:rsidRDefault="00BA4FAC" w:rsidP="00BA4FAC">
      <w:pPr>
        <w:pStyle w:val="a9"/>
        <w:numPr>
          <w:ilvl w:val="0"/>
          <w:numId w:val="100"/>
        </w:numPr>
        <w:rPr>
          <w:lang w:val="ru-RU"/>
        </w:rPr>
      </w:pPr>
      <w:r>
        <w:rPr>
          <w:lang w:val="ru-RU"/>
        </w:rPr>
        <w:t>Награда за выполненные задания</w:t>
      </w:r>
    </w:p>
    <w:p w14:paraId="2B9D0003" w14:textId="34E1B5AC" w:rsidR="00BA4FAC" w:rsidRDefault="00BA4FAC" w:rsidP="00BA4FAC">
      <w:pPr>
        <w:pStyle w:val="a9"/>
        <w:numPr>
          <w:ilvl w:val="1"/>
          <w:numId w:val="100"/>
        </w:numPr>
        <w:rPr>
          <w:lang w:val="ru-RU"/>
        </w:rPr>
      </w:pPr>
      <w:r>
        <w:rPr>
          <w:lang w:val="ru-RU"/>
        </w:rPr>
        <w:t>Уменьшен бонус</w:t>
      </w:r>
    </w:p>
    <w:p w14:paraId="629A8E49" w14:textId="2D42BEA4" w:rsidR="00BA4FAC" w:rsidRPr="002A11C0" w:rsidRDefault="00F17BFB" w:rsidP="00BA4FAC">
      <w:pPr>
        <w:pStyle w:val="a9"/>
        <w:numPr>
          <w:ilvl w:val="2"/>
          <w:numId w:val="100"/>
        </w:numPr>
        <w:rPr>
          <w:lang w:val="ru-RU"/>
        </w:rPr>
      </w:pPr>
      <w:r>
        <w:rPr>
          <w:lang w:val="ru-RU"/>
        </w:rPr>
        <w:t>100 -</w:t>
      </w:r>
      <w:r>
        <w:t xml:space="preserve">&gt; 50 </w:t>
      </w:r>
      <w:r w:rsidR="002A11C0" w:rsidRPr="002A11C0">
        <w:t>[influence]</w:t>
      </w:r>
    </w:p>
    <w:p w14:paraId="176B433A" w14:textId="360B42BB" w:rsidR="002A11C0" w:rsidRDefault="002A11C0" w:rsidP="002A11C0">
      <w:pPr>
        <w:pStyle w:val="a9"/>
        <w:numPr>
          <w:ilvl w:val="0"/>
          <w:numId w:val="100"/>
        </w:numPr>
        <w:rPr>
          <w:lang w:val="ru-RU"/>
        </w:rPr>
      </w:pPr>
      <w:r>
        <w:rPr>
          <w:lang w:val="ru-RU"/>
        </w:rPr>
        <w:t>Добавлен стартовый бонус</w:t>
      </w:r>
    </w:p>
    <w:p w14:paraId="03053CC4" w14:textId="418E5A8E" w:rsidR="002A11C0" w:rsidRDefault="00DD75C9" w:rsidP="002A11C0">
      <w:pPr>
        <w:pStyle w:val="a9"/>
        <w:numPr>
          <w:ilvl w:val="1"/>
          <w:numId w:val="100"/>
        </w:numPr>
        <w:rPr>
          <w:lang w:val="ru-RU"/>
        </w:rPr>
      </w:pPr>
      <w:r w:rsidRPr="00DD75C9">
        <w:rPr>
          <w:lang w:val="ru-RU"/>
        </w:rPr>
        <w:t xml:space="preserve">Начальные воины получают +1 </w:t>
      </w:r>
      <w:r w:rsidR="00D86683" w:rsidRPr="00D86683">
        <w:rPr>
          <w:lang w:val="ru-RU"/>
        </w:rPr>
        <w:t>[</w:t>
      </w:r>
      <w:proofErr w:type="spellStart"/>
      <w:r w:rsidR="00D86683" w:rsidRPr="00D86683">
        <w:t>rankchampion</w:t>
      </w:r>
      <w:proofErr w:type="spellEnd"/>
      <w:r w:rsidR="00D86683" w:rsidRPr="00D86683">
        <w:rPr>
          <w:lang w:val="ru-RU"/>
        </w:rPr>
        <w:t>]</w:t>
      </w:r>
      <w:r w:rsidR="00D86683">
        <w:rPr>
          <w:lang w:val="ru-RU"/>
        </w:rPr>
        <w:t xml:space="preserve"> </w:t>
      </w:r>
      <w:r w:rsidRPr="00DD75C9">
        <w:rPr>
          <w:lang w:val="ru-RU"/>
        </w:rPr>
        <w:t xml:space="preserve">к </w:t>
      </w:r>
      <w:r w:rsidR="001A177E">
        <w:rPr>
          <w:lang w:val="ru-RU"/>
        </w:rPr>
        <w:t xml:space="preserve">рангу </w:t>
      </w:r>
      <w:r w:rsidRPr="00DD75C9">
        <w:rPr>
          <w:lang w:val="ru-RU"/>
        </w:rPr>
        <w:t>и +3</w:t>
      </w:r>
      <w:r w:rsidR="00F409C7">
        <w:rPr>
          <w:lang w:val="ru-RU"/>
        </w:rPr>
        <w:t xml:space="preserve"> </w:t>
      </w:r>
      <w:r w:rsidR="00E63294" w:rsidRPr="00F409C7">
        <w:rPr>
          <w:lang w:val="ru-RU"/>
        </w:rPr>
        <w:t>[</w:t>
      </w:r>
      <w:proofErr w:type="spellStart"/>
      <w:r w:rsidR="00E63294" w:rsidRPr="00E63294">
        <w:t>statuseffectresistance</w:t>
      </w:r>
      <w:proofErr w:type="spellEnd"/>
      <w:r w:rsidR="00E63294" w:rsidRPr="00F409C7">
        <w:rPr>
          <w:lang w:val="ru-RU"/>
        </w:rPr>
        <w:t>]</w:t>
      </w:r>
    </w:p>
    <w:p w14:paraId="6A9D4FF5" w14:textId="2CD22559" w:rsidR="00DD75C9" w:rsidRDefault="00DD75C9" w:rsidP="002A11C0">
      <w:pPr>
        <w:pStyle w:val="a9"/>
        <w:numPr>
          <w:ilvl w:val="1"/>
          <w:numId w:val="100"/>
        </w:numPr>
        <w:rPr>
          <w:lang w:val="ru-RU"/>
        </w:rPr>
      </w:pPr>
      <w:r w:rsidRPr="00DD75C9">
        <w:rPr>
          <w:lang w:val="ru-RU"/>
        </w:rPr>
        <w:t>Дополнительный воин поддержки</w:t>
      </w:r>
      <w:r w:rsidR="003D59D4">
        <w:rPr>
          <w:lang w:val="ru-RU"/>
        </w:rPr>
        <w:t xml:space="preserve"> (</w:t>
      </w:r>
      <w:r w:rsidR="003D59D4" w:rsidRPr="003D59D4">
        <w:rPr>
          <w:lang w:val="ru-RU"/>
        </w:rPr>
        <w:t>Support</w:t>
      </w:r>
      <w:r w:rsidR="003D59D4">
        <w:rPr>
          <w:lang w:val="ru-RU"/>
        </w:rPr>
        <w:t>)</w:t>
      </w:r>
      <w:r w:rsidRPr="00DD75C9">
        <w:rPr>
          <w:lang w:val="ru-RU"/>
        </w:rPr>
        <w:t xml:space="preserve"> или воин с пикой</w:t>
      </w:r>
      <w:r w:rsidR="001A177E">
        <w:rPr>
          <w:lang w:val="ru-RU"/>
        </w:rPr>
        <w:t xml:space="preserve"> (</w:t>
      </w:r>
      <w:proofErr w:type="spellStart"/>
      <w:r w:rsidR="001A177E" w:rsidRPr="001A177E">
        <w:rPr>
          <w:lang w:val="ru-RU"/>
        </w:rPr>
        <w:t>Polearm</w:t>
      </w:r>
      <w:proofErr w:type="spellEnd"/>
      <w:r w:rsidR="001A177E">
        <w:rPr>
          <w:lang w:val="ru-RU"/>
        </w:rPr>
        <w:t>)</w:t>
      </w:r>
      <w:r w:rsidRPr="00DD75C9">
        <w:rPr>
          <w:lang w:val="ru-RU"/>
        </w:rPr>
        <w:t xml:space="preserve"> в начале игры</w:t>
      </w:r>
    </w:p>
    <w:p w14:paraId="791DF61F" w14:textId="3A1CB0B2" w:rsidR="008D72FF" w:rsidRDefault="008D72FF" w:rsidP="00BB6EAC">
      <w:pPr>
        <w:pStyle w:val="31"/>
        <w:rPr>
          <w:lang w:val="ru-RU"/>
        </w:rPr>
      </w:pPr>
      <w:r w:rsidRPr="008D72FF">
        <w:rPr>
          <w:lang w:val="ru-RU"/>
        </w:rPr>
        <w:t>Непреклонные заступники</w:t>
      </w:r>
      <w:r>
        <w:rPr>
          <w:lang w:val="ru-RU"/>
        </w:rPr>
        <w:t xml:space="preserve"> (</w:t>
      </w:r>
      <w:proofErr w:type="spellStart"/>
      <w:r w:rsidR="009C24B7" w:rsidRPr="009C24B7">
        <w:rPr>
          <w:lang w:val="ru-RU"/>
        </w:rPr>
        <w:t>Relentless</w:t>
      </w:r>
      <w:proofErr w:type="spellEnd"/>
      <w:r w:rsidR="009C24B7" w:rsidRPr="009C24B7">
        <w:rPr>
          <w:lang w:val="ru-RU"/>
        </w:rPr>
        <w:t xml:space="preserve"> </w:t>
      </w:r>
      <w:proofErr w:type="spellStart"/>
      <w:r w:rsidR="009C24B7" w:rsidRPr="009C24B7">
        <w:rPr>
          <w:lang w:val="ru-RU"/>
        </w:rPr>
        <w:t>Crusaders</w:t>
      </w:r>
      <w:proofErr w:type="spellEnd"/>
      <w:r>
        <w:rPr>
          <w:lang w:val="ru-RU"/>
        </w:rPr>
        <w:t>)</w:t>
      </w:r>
    </w:p>
    <w:p w14:paraId="75559117" w14:textId="091A8A76" w:rsidR="00953378" w:rsidRDefault="00953378" w:rsidP="00953378">
      <w:pPr>
        <w:pStyle w:val="a9"/>
        <w:rPr>
          <w:lang w:val="ru-RU"/>
        </w:rPr>
      </w:pPr>
      <w:r>
        <w:rPr>
          <w:lang w:val="ru-RU"/>
        </w:rPr>
        <w:t>Полностью переработано свойств</w:t>
      </w:r>
      <w:r w:rsidR="008E4035">
        <w:rPr>
          <w:lang w:val="ru-RU"/>
        </w:rPr>
        <w:t>а</w:t>
      </w:r>
    </w:p>
    <w:p w14:paraId="1871E3EE" w14:textId="2CA4DF84" w:rsidR="0093327C" w:rsidRDefault="00953378" w:rsidP="00E25C24">
      <w:pPr>
        <w:pStyle w:val="a9"/>
        <w:numPr>
          <w:ilvl w:val="0"/>
          <w:numId w:val="103"/>
        </w:numPr>
        <w:rPr>
          <w:lang w:val="ru-RU"/>
        </w:rPr>
      </w:pPr>
      <w:r w:rsidRPr="00953378">
        <w:rPr>
          <w:lang w:val="ru-RU"/>
        </w:rPr>
        <w:t>Получают 1,</w:t>
      </w:r>
      <w:r>
        <w:rPr>
          <w:lang w:val="ru-RU"/>
        </w:rPr>
        <w:t xml:space="preserve"> </w:t>
      </w:r>
      <w:r w:rsidRPr="00953378">
        <w:rPr>
          <w:lang w:val="ru-RU"/>
        </w:rPr>
        <w:t>2,</w:t>
      </w:r>
      <w:r>
        <w:rPr>
          <w:lang w:val="ru-RU"/>
        </w:rPr>
        <w:t xml:space="preserve"> </w:t>
      </w:r>
      <w:r w:rsidRPr="00953378">
        <w:rPr>
          <w:lang w:val="ru-RU"/>
        </w:rPr>
        <w:t>3,</w:t>
      </w:r>
      <w:r>
        <w:rPr>
          <w:lang w:val="ru-RU"/>
        </w:rPr>
        <w:t xml:space="preserve"> </w:t>
      </w:r>
      <w:r w:rsidRPr="00953378">
        <w:rPr>
          <w:lang w:val="ru-RU"/>
        </w:rPr>
        <w:t>4,</w:t>
      </w:r>
      <w:r>
        <w:rPr>
          <w:lang w:val="ru-RU"/>
        </w:rPr>
        <w:t xml:space="preserve"> </w:t>
      </w:r>
      <w:r w:rsidRPr="00953378">
        <w:rPr>
          <w:lang w:val="ru-RU"/>
        </w:rPr>
        <w:t>5 [</w:t>
      </w:r>
      <w:proofErr w:type="spellStart"/>
      <w:r w:rsidRPr="00953378">
        <w:rPr>
          <w:lang w:val="ru-RU"/>
        </w:rPr>
        <w:t>influence</w:t>
      </w:r>
      <w:proofErr w:type="spellEnd"/>
      <w:r w:rsidRPr="00953378">
        <w:rPr>
          <w:lang w:val="ru-RU"/>
        </w:rPr>
        <w:t xml:space="preserve">] за юнитов </w:t>
      </w:r>
      <w:proofErr w:type="spellStart"/>
      <w:r w:rsidRPr="00953378">
        <w:rPr>
          <w:lang w:val="ru-RU"/>
        </w:rPr>
        <w:t>T1</w:t>
      </w:r>
      <w:proofErr w:type="spellEnd"/>
      <w:r w:rsidRPr="00953378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953378">
        <w:rPr>
          <w:lang w:val="ru-RU"/>
        </w:rPr>
        <w:t>T2</w:t>
      </w:r>
      <w:proofErr w:type="spellEnd"/>
      <w:r w:rsidRPr="00953378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953378">
        <w:rPr>
          <w:lang w:val="ru-RU"/>
        </w:rPr>
        <w:t>T3</w:t>
      </w:r>
      <w:proofErr w:type="spellEnd"/>
      <w:r w:rsidRPr="00953378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953378">
        <w:rPr>
          <w:lang w:val="ru-RU"/>
        </w:rPr>
        <w:t>T4</w:t>
      </w:r>
      <w:proofErr w:type="spellEnd"/>
      <w:r w:rsidRPr="00953378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953378">
        <w:rPr>
          <w:lang w:val="ru-RU"/>
        </w:rPr>
        <w:t>T5</w:t>
      </w:r>
      <w:proofErr w:type="spellEnd"/>
      <w:r w:rsidRPr="00953378">
        <w:rPr>
          <w:lang w:val="ru-RU"/>
        </w:rPr>
        <w:t xml:space="preserve"> другого игрока при победе в битве. +1 </w:t>
      </w:r>
      <w:r w:rsidR="0093327C" w:rsidRPr="00953378">
        <w:rPr>
          <w:lang w:val="ru-RU"/>
        </w:rPr>
        <w:t>[</w:t>
      </w:r>
      <w:proofErr w:type="spellStart"/>
      <w:r w:rsidR="0093327C" w:rsidRPr="00953378">
        <w:rPr>
          <w:lang w:val="ru-RU"/>
        </w:rPr>
        <w:t>influence</w:t>
      </w:r>
      <w:proofErr w:type="spellEnd"/>
      <w:r w:rsidR="0093327C" w:rsidRPr="00953378">
        <w:rPr>
          <w:lang w:val="ru-RU"/>
        </w:rPr>
        <w:t xml:space="preserve">] </w:t>
      </w:r>
      <w:r w:rsidRPr="00953378">
        <w:rPr>
          <w:lang w:val="ru-RU"/>
        </w:rPr>
        <w:t>за каждый уровень [</w:t>
      </w:r>
      <w:proofErr w:type="spellStart"/>
      <w:r w:rsidRPr="00953378">
        <w:rPr>
          <w:lang w:val="ru-RU"/>
        </w:rPr>
        <w:t>evil</w:t>
      </w:r>
      <w:proofErr w:type="spellEnd"/>
      <w:r w:rsidRPr="00953378">
        <w:rPr>
          <w:lang w:val="ru-RU"/>
        </w:rPr>
        <w:t>] злого мировоззрения другого игрока</w:t>
      </w:r>
    </w:p>
    <w:p w14:paraId="4AE7B055" w14:textId="21A75CEE" w:rsidR="0045322F" w:rsidRDefault="00953378" w:rsidP="00E25C24">
      <w:pPr>
        <w:pStyle w:val="a9"/>
        <w:numPr>
          <w:ilvl w:val="0"/>
          <w:numId w:val="103"/>
        </w:numPr>
        <w:rPr>
          <w:lang w:val="ru-RU"/>
        </w:rPr>
      </w:pPr>
      <w:r w:rsidRPr="0093327C">
        <w:rPr>
          <w:lang w:val="ru-RU"/>
        </w:rPr>
        <w:t>Получают 3 [</w:t>
      </w:r>
      <w:proofErr w:type="spellStart"/>
      <w:r w:rsidRPr="0093327C">
        <w:rPr>
          <w:lang w:val="ru-RU"/>
        </w:rPr>
        <w:t>influence</w:t>
      </w:r>
      <w:proofErr w:type="spellEnd"/>
      <w:r w:rsidRPr="0093327C">
        <w:rPr>
          <w:lang w:val="ru-RU"/>
        </w:rPr>
        <w:t>] за каждый уровень героя другого игрока при победе в битве. +5</w:t>
      </w:r>
      <w:r w:rsidR="0093327C">
        <w:rPr>
          <w:lang w:val="ru-RU"/>
        </w:rPr>
        <w:t xml:space="preserve"> </w:t>
      </w:r>
      <w:r w:rsidR="0093327C" w:rsidRPr="0093327C">
        <w:rPr>
          <w:lang w:val="ru-RU"/>
        </w:rPr>
        <w:t>[</w:t>
      </w:r>
      <w:proofErr w:type="spellStart"/>
      <w:r w:rsidR="0093327C" w:rsidRPr="0093327C">
        <w:rPr>
          <w:lang w:val="ru-RU"/>
        </w:rPr>
        <w:t>influence</w:t>
      </w:r>
      <w:proofErr w:type="spellEnd"/>
      <w:r w:rsidR="0093327C" w:rsidRPr="0093327C">
        <w:rPr>
          <w:lang w:val="ru-RU"/>
        </w:rPr>
        <w:t>]</w:t>
      </w:r>
      <w:r w:rsidRPr="0093327C">
        <w:rPr>
          <w:lang w:val="ru-RU"/>
        </w:rPr>
        <w:t xml:space="preserve"> за каждый уровень [</w:t>
      </w:r>
      <w:proofErr w:type="spellStart"/>
      <w:r w:rsidRPr="0093327C">
        <w:rPr>
          <w:lang w:val="ru-RU"/>
        </w:rPr>
        <w:t>evil</w:t>
      </w:r>
      <w:proofErr w:type="spellEnd"/>
      <w:r w:rsidRPr="0093327C">
        <w:rPr>
          <w:lang w:val="ru-RU"/>
        </w:rPr>
        <w:t>] злого мировоззрения другого игрока</w:t>
      </w:r>
    </w:p>
    <w:p w14:paraId="69ACBF0D" w14:textId="77777777" w:rsidR="00132398" w:rsidRPr="00A807B4" w:rsidRDefault="00953378" w:rsidP="00E25C24">
      <w:pPr>
        <w:pStyle w:val="ae"/>
        <w:numPr>
          <w:ilvl w:val="0"/>
          <w:numId w:val="103"/>
        </w:numPr>
        <w:rPr>
          <w:rFonts w:asciiTheme="minorHAnsi" w:hAnsiTheme="minorHAnsi"/>
          <w:lang w:val="ru-RU"/>
        </w:rPr>
      </w:pPr>
      <w:r w:rsidRPr="00FA3DEE">
        <w:rPr>
          <w:lang w:val="ru-RU"/>
        </w:rPr>
        <w:t>Получают 1,</w:t>
      </w:r>
      <w:r w:rsidR="0045322F" w:rsidRPr="00FA3DEE">
        <w:rPr>
          <w:lang w:val="ru-RU"/>
        </w:rPr>
        <w:t xml:space="preserve"> </w:t>
      </w:r>
      <w:r w:rsidRPr="00FA3DEE">
        <w:rPr>
          <w:lang w:val="ru-RU"/>
        </w:rPr>
        <w:t>2,</w:t>
      </w:r>
      <w:r w:rsidR="0045322F" w:rsidRPr="00FA3DEE">
        <w:rPr>
          <w:lang w:val="ru-RU"/>
        </w:rPr>
        <w:t xml:space="preserve"> </w:t>
      </w:r>
      <w:r w:rsidRPr="00FA3DEE">
        <w:rPr>
          <w:lang w:val="ru-RU"/>
        </w:rPr>
        <w:t>3,</w:t>
      </w:r>
      <w:r w:rsidR="0045322F" w:rsidRPr="00FA3DEE">
        <w:rPr>
          <w:lang w:val="ru-RU"/>
        </w:rPr>
        <w:t xml:space="preserve"> </w:t>
      </w:r>
      <w:r w:rsidRPr="00FA3DEE">
        <w:rPr>
          <w:lang w:val="ru-RU"/>
        </w:rPr>
        <w:t>4,</w:t>
      </w:r>
      <w:r w:rsidR="0045322F" w:rsidRPr="00FA3DEE">
        <w:rPr>
          <w:lang w:val="ru-RU"/>
        </w:rPr>
        <w:t xml:space="preserve"> </w:t>
      </w:r>
      <w:r w:rsidRPr="00FA3DEE">
        <w:rPr>
          <w:lang w:val="ru-RU"/>
        </w:rPr>
        <w:t>5 [</w:t>
      </w:r>
      <w:proofErr w:type="spellStart"/>
      <w:r w:rsidRPr="00FA3DEE">
        <w:rPr>
          <w:lang w:val="ru-RU"/>
        </w:rPr>
        <w:t>influence</w:t>
      </w:r>
      <w:proofErr w:type="spellEnd"/>
      <w:r w:rsidRPr="00FA3DEE">
        <w:rPr>
          <w:lang w:val="ru-RU"/>
        </w:rPr>
        <w:t xml:space="preserve">] за юнитов </w:t>
      </w:r>
      <w:proofErr w:type="spellStart"/>
      <w:r w:rsidRPr="00FA3DEE">
        <w:rPr>
          <w:lang w:val="ru-RU"/>
        </w:rPr>
        <w:t>T1</w:t>
      </w:r>
      <w:proofErr w:type="spellEnd"/>
      <w:r w:rsidRPr="00FA3DEE">
        <w:rPr>
          <w:lang w:val="ru-RU"/>
        </w:rPr>
        <w:t>,</w:t>
      </w:r>
      <w:r w:rsidR="0045322F" w:rsidRPr="00FA3DEE">
        <w:rPr>
          <w:lang w:val="ru-RU"/>
        </w:rPr>
        <w:t xml:space="preserve"> </w:t>
      </w:r>
      <w:proofErr w:type="spellStart"/>
      <w:r w:rsidRPr="00FA3DEE">
        <w:rPr>
          <w:lang w:val="ru-RU"/>
        </w:rPr>
        <w:t>T2</w:t>
      </w:r>
      <w:proofErr w:type="spellEnd"/>
      <w:r w:rsidRPr="00FA3DEE">
        <w:rPr>
          <w:lang w:val="ru-RU"/>
        </w:rPr>
        <w:t>,</w:t>
      </w:r>
      <w:r w:rsidR="0045322F" w:rsidRPr="00FA3DEE">
        <w:rPr>
          <w:lang w:val="ru-RU"/>
        </w:rPr>
        <w:t xml:space="preserve"> </w:t>
      </w:r>
      <w:proofErr w:type="spellStart"/>
      <w:r w:rsidRPr="00FA3DEE">
        <w:rPr>
          <w:lang w:val="ru-RU"/>
        </w:rPr>
        <w:t>T3</w:t>
      </w:r>
      <w:proofErr w:type="spellEnd"/>
      <w:r w:rsidRPr="00FA3DEE">
        <w:rPr>
          <w:lang w:val="ru-RU"/>
        </w:rPr>
        <w:t>,</w:t>
      </w:r>
      <w:r w:rsidR="0045322F" w:rsidRPr="00FA3DEE">
        <w:rPr>
          <w:lang w:val="ru-RU"/>
        </w:rPr>
        <w:t xml:space="preserve"> </w:t>
      </w:r>
      <w:proofErr w:type="spellStart"/>
      <w:r w:rsidRPr="00FA3DEE">
        <w:rPr>
          <w:lang w:val="ru-RU"/>
        </w:rPr>
        <w:t>T4</w:t>
      </w:r>
      <w:proofErr w:type="spellEnd"/>
      <w:r w:rsidRPr="00FA3DEE">
        <w:rPr>
          <w:lang w:val="ru-RU"/>
        </w:rPr>
        <w:t>,</w:t>
      </w:r>
      <w:r w:rsidR="0045322F" w:rsidRPr="00FA3DEE">
        <w:rPr>
          <w:lang w:val="ru-RU"/>
        </w:rPr>
        <w:t xml:space="preserve"> </w:t>
      </w:r>
      <w:proofErr w:type="spellStart"/>
      <w:r w:rsidRPr="00FA3DEE">
        <w:rPr>
          <w:lang w:val="ru-RU"/>
        </w:rPr>
        <w:t>T5</w:t>
      </w:r>
      <w:proofErr w:type="spellEnd"/>
      <w:r w:rsidRPr="00FA3DEE">
        <w:rPr>
          <w:lang w:val="ru-RU"/>
        </w:rPr>
        <w:t xml:space="preserve"> принадлежащих типу: </w:t>
      </w:r>
      <w:r w:rsidR="00FA3DEE" w:rsidRPr="00FA3DEE">
        <w:rPr>
          <w:rFonts w:asciiTheme="minorHAnsi" w:hAnsiTheme="minorHAnsi"/>
          <w:lang w:val="ru-RU"/>
        </w:rPr>
        <w:t>Чудовищный демон</w:t>
      </w:r>
      <w:r w:rsidR="00FA3DEE">
        <w:rPr>
          <w:rFonts w:asciiTheme="minorHAnsi" w:hAnsiTheme="minorHAnsi"/>
          <w:lang w:val="ru-RU"/>
        </w:rPr>
        <w:t xml:space="preserve"> </w:t>
      </w:r>
      <w:r w:rsidR="001037E6" w:rsidRPr="00FA3DEE">
        <w:rPr>
          <w:lang w:val="ru-RU"/>
        </w:rPr>
        <w:t>(</w:t>
      </w:r>
      <w:proofErr w:type="spellStart"/>
      <w:r w:rsidR="001037E6" w:rsidRPr="00FA3DEE">
        <w:rPr>
          <w:lang w:val="ru-RU"/>
        </w:rPr>
        <w:t>Infernal</w:t>
      </w:r>
      <w:proofErr w:type="spellEnd"/>
      <w:r w:rsidR="001037E6" w:rsidRPr="00FA3DEE">
        <w:rPr>
          <w:lang w:val="ru-RU"/>
        </w:rPr>
        <w:t xml:space="preserve"> </w:t>
      </w:r>
      <w:proofErr w:type="spellStart"/>
      <w:r w:rsidR="001037E6" w:rsidRPr="00FA3DEE">
        <w:rPr>
          <w:lang w:val="ru-RU"/>
        </w:rPr>
        <w:t>Fiend</w:t>
      </w:r>
      <w:proofErr w:type="spellEnd"/>
      <w:r w:rsidR="001037E6" w:rsidRPr="00FA3DEE">
        <w:rPr>
          <w:lang w:val="ru-RU"/>
        </w:rPr>
        <w:t>)</w:t>
      </w:r>
      <w:r w:rsidRPr="00FA3DEE">
        <w:rPr>
          <w:lang w:val="ru-RU"/>
        </w:rPr>
        <w:t>, Нежить</w:t>
      </w:r>
      <w:r w:rsidR="005C638E">
        <w:rPr>
          <w:lang w:val="ru-RU"/>
        </w:rPr>
        <w:t xml:space="preserve"> (</w:t>
      </w:r>
      <w:proofErr w:type="spellStart"/>
      <w:r w:rsidR="005C638E" w:rsidRPr="005C638E">
        <w:rPr>
          <w:lang w:val="ru-RU"/>
        </w:rPr>
        <w:t>Undead</w:t>
      </w:r>
      <w:proofErr w:type="spellEnd"/>
      <w:r w:rsidR="005C638E">
        <w:rPr>
          <w:lang w:val="ru-RU"/>
        </w:rPr>
        <w:t>)</w:t>
      </w:r>
      <w:r w:rsidRPr="00FA3DEE">
        <w:rPr>
          <w:lang w:val="ru-RU"/>
        </w:rPr>
        <w:t>, Демон мрака</w:t>
      </w:r>
      <w:r w:rsidR="005C638E">
        <w:rPr>
          <w:lang w:val="ru-RU"/>
        </w:rPr>
        <w:t xml:space="preserve"> (</w:t>
      </w:r>
      <w:proofErr w:type="spellStart"/>
      <w:r w:rsidR="005C638E" w:rsidRPr="005C638E">
        <w:rPr>
          <w:lang w:val="ru-RU"/>
        </w:rPr>
        <w:t>Umbral</w:t>
      </w:r>
      <w:proofErr w:type="spellEnd"/>
      <w:r w:rsidR="005C638E" w:rsidRPr="005C638E">
        <w:rPr>
          <w:lang w:val="ru-RU"/>
        </w:rPr>
        <w:t xml:space="preserve"> </w:t>
      </w:r>
      <w:proofErr w:type="spellStart"/>
      <w:r w:rsidR="005C638E" w:rsidRPr="005C638E">
        <w:rPr>
          <w:lang w:val="ru-RU"/>
        </w:rPr>
        <w:t>Demon</w:t>
      </w:r>
      <w:proofErr w:type="spellEnd"/>
      <w:r w:rsidR="005C638E">
        <w:rPr>
          <w:lang w:val="ru-RU"/>
        </w:rPr>
        <w:t>)</w:t>
      </w:r>
      <w:r w:rsidRPr="00FA3DEE">
        <w:rPr>
          <w:lang w:val="ru-RU"/>
        </w:rPr>
        <w:t>, Проклятый демон</w:t>
      </w:r>
      <w:r w:rsidR="00132398">
        <w:rPr>
          <w:lang w:val="ru-RU"/>
        </w:rPr>
        <w:t xml:space="preserve"> (</w:t>
      </w:r>
      <w:proofErr w:type="spellStart"/>
      <w:r w:rsidR="00132398" w:rsidRPr="00132398">
        <w:rPr>
          <w:lang w:val="ru-RU"/>
        </w:rPr>
        <w:t>Accursed</w:t>
      </w:r>
      <w:proofErr w:type="spellEnd"/>
      <w:r w:rsidR="00132398" w:rsidRPr="00132398">
        <w:rPr>
          <w:lang w:val="ru-RU"/>
        </w:rPr>
        <w:t xml:space="preserve"> </w:t>
      </w:r>
      <w:proofErr w:type="spellStart"/>
      <w:r w:rsidR="00132398" w:rsidRPr="00132398">
        <w:rPr>
          <w:lang w:val="ru-RU"/>
        </w:rPr>
        <w:t>Fiend</w:t>
      </w:r>
      <w:proofErr w:type="spellEnd"/>
      <w:r w:rsidR="00132398">
        <w:rPr>
          <w:lang w:val="ru-RU"/>
        </w:rPr>
        <w:t>)</w:t>
      </w:r>
    </w:p>
    <w:p w14:paraId="64C4FD2E" w14:textId="1E8B8E23" w:rsidR="00A807B4" w:rsidRDefault="00A807B4" w:rsidP="00E25C24">
      <w:pPr>
        <w:pStyle w:val="ae"/>
        <w:numPr>
          <w:ilvl w:val="0"/>
          <w:numId w:val="103"/>
        </w:numPr>
        <w:rPr>
          <w:rFonts w:asciiTheme="minorHAnsi" w:hAnsiTheme="minorHAnsi"/>
          <w:lang w:val="ru-RU"/>
        </w:rPr>
      </w:pPr>
      <w:r w:rsidRPr="00A807B4">
        <w:rPr>
          <w:rFonts w:asciiTheme="minorHAnsi" w:hAnsiTheme="minorHAnsi"/>
          <w:lang w:val="ru-RU"/>
        </w:rPr>
        <w:t>Даёт +30 поводов к войне против игроков со [</w:t>
      </w:r>
      <w:proofErr w:type="spellStart"/>
      <w:r w:rsidRPr="00A807B4">
        <w:rPr>
          <w:rFonts w:asciiTheme="minorHAnsi" w:hAnsiTheme="minorHAnsi"/>
          <w:lang w:val="ru-RU"/>
        </w:rPr>
        <w:t>evil</w:t>
      </w:r>
      <w:proofErr w:type="spellEnd"/>
      <w:r w:rsidRPr="00A807B4">
        <w:rPr>
          <w:rFonts w:asciiTheme="minorHAnsi" w:hAnsiTheme="minorHAnsi"/>
          <w:lang w:val="ru-RU"/>
        </w:rPr>
        <w:t>] злым мировоззрением</w:t>
      </w:r>
    </w:p>
    <w:p w14:paraId="0FC2736A" w14:textId="4A6D8757" w:rsidR="00CD6A37" w:rsidRPr="00132398" w:rsidRDefault="00CD6A37" w:rsidP="00E25C24">
      <w:pPr>
        <w:pStyle w:val="ae"/>
        <w:numPr>
          <w:ilvl w:val="0"/>
          <w:numId w:val="103"/>
        </w:numPr>
        <w:rPr>
          <w:rFonts w:asciiTheme="minorHAnsi" w:hAnsiTheme="minorHAnsi"/>
          <w:lang w:val="ru-RU"/>
        </w:rPr>
      </w:pPr>
      <w:r w:rsidRPr="00CD6A37">
        <w:rPr>
          <w:rFonts w:asciiTheme="minorHAnsi" w:hAnsiTheme="minorHAnsi"/>
        </w:rPr>
        <w:t>+10 [</w:t>
      </w:r>
      <w:r>
        <w:rPr>
          <w:rFonts w:asciiTheme="minorHAnsi" w:hAnsiTheme="minorHAnsi"/>
        </w:rPr>
        <w:t>good</w:t>
      </w:r>
      <w:r w:rsidRPr="00CD6A37">
        <w:rPr>
          <w:rFonts w:asciiTheme="minorHAnsi" w:hAnsiTheme="minorHAnsi"/>
        </w:rPr>
        <w:t xml:space="preserve">] </w:t>
      </w:r>
      <w:proofErr w:type="spellStart"/>
      <w:r w:rsidRPr="00CD6A37">
        <w:rPr>
          <w:rFonts w:asciiTheme="minorHAnsi" w:hAnsiTheme="minorHAnsi"/>
        </w:rPr>
        <w:t>очк</w:t>
      </w:r>
      <w:proofErr w:type="spellEnd"/>
      <w:r w:rsidR="00EE0E66">
        <w:rPr>
          <w:rFonts w:asciiTheme="minorHAnsi" w:hAnsiTheme="minorHAnsi"/>
          <w:lang w:val="ru-RU"/>
        </w:rPr>
        <w:t>ов</w:t>
      </w:r>
      <w:r w:rsidRPr="00CD6A37">
        <w:rPr>
          <w:rFonts w:asciiTheme="minorHAnsi" w:hAnsiTheme="minorHAnsi"/>
        </w:rPr>
        <w:t xml:space="preserve"> </w:t>
      </w:r>
      <w:proofErr w:type="spellStart"/>
      <w:r w:rsidRPr="00CD6A37">
        <w:rPr>
          <w:rFonts w:asciiTheme="minorHAnsi" w:hAnsiTheme="minorHAnsi"/>
        </w:rPr>
        <w:t>мировоззрения</w:t>
      </w:r>
      <w:proofErr w:type="spellEnd"/>
    </w:p>
    <w:p w14:paraId="55387731" w14:textId="77777777" w:rsidR="00260F30" w:rsidRPr="00260F30" w:rsidRDefault="00953378" w:rsidP="00E25C24">
      <w:pPr>
        <w:pStyle w:val="ae"/>
        <w:numPr>
          <w:ilvl w:val="0"/>
          <w:numId w:val="103"/>
        </w:numPr>
        <w:rPr>
          <w:rFonts w:asciiTheme="minorHAnsi" w:hAnsiTheme="minorHAnsi"/>
          <w:lang w:val="ru-RU"/>
        </w:rPr>
      </w:pPr>
      <w:r w:rsidRPr="00132398">
        <w:rPr>
          <w:lang w:val="ru-RU"/>
        </w:rPr>
        <w:t xml:space="preserve">Юниты, герои, лидеры (чемпион, волшебник) расы получают </w:t>
      </w:r>
      <w:r w:rsidR="006741C9">
        <w:rPr>
          <w:lang w:val="ru-RU"/>
        </w:rPr>
        <w:t xml:space="preserve">пассивную способность - </w:t>
      </w:r>
      <w:r w:rsidR="006741C9" w:rsidRPr="006741C9">
        <w:rPr>
          <w:lang w:val="ru-RU"/>
        </w:rPr>
        <w:t>Невосприимчивость к мрачной хвори</w:t>
      </w:r>
      <w:r w:rsidR="006741C9">
        <w:rPr>
          <w:lang w:val="ru-RU"/>
        </w:rPr>
        <w:t xml:space="preserve"> (</w:t>
      </w:r>
      <w:proofErr w:type="spellStart"/>
      <w:r w:rsidR="00AA6A44" w:rsidRPr="00AA6A44">
        <w:rPr>
          <w:lang w:val="ru-RU"/>
        </w:rPr>
        <w:t>Umbral</w:t>
      </w:r>
      <w:proofErr w:type="spellEnd"/>
      <w:r w:rsidR="00AA6A44" w:rsidRPr="00AA6A44">
        <w:rPr>
          <w:lang w:val="ru-RU"/>
        </w:rPr>
        <w:t xml:space="preserve"> </w:t>
      </w:r>
      <w:proofErr w:type="spellStart"/>
      <w:r w:rsidR="00AA6A44" w:rsidRPr="00AA6A44">
        <w:rPr>
          <w:lang w:val="ru-RU"/>
        </w:rPr>
        <w:t>Malady</w:t>
      </w:r>
      <w:proofErr w:type="spellEnd"/>
      <w:r w:rsidR="00AA6A44" w:rsidRPr="00AA6A44">
        <w:rPr>
          <w:lang w:val="ru-RU"/>
        </w:rPr>
        <w:t xml:space="preserve"> </w:t>
      </w:r>
      <w:proofErr w:type="spellStart"/>
      <w:r w:rsidR="00AA6A44" w:rsidRPr="00AA6A44">
        <w:rPr>
          <w:lang w:val="ru-RU"/>
        </w:rPr>
        <w:t>Immunity</w:t>
      </w:r>
      <w:proofErr w:type="spellEnd"/>
      <w:r w:rsidR="006741C9">
        <w:rPr>
          <w:lang w:val="ru-RU"/>
        </w:rPr>
        <w:t>)</w:t>
      </w:r>
    </w:p>
    <w:p w14:paraId="3AB99069" w14:textId="77777777" w:rsidR="00B763B1" w:rsidRDefault="00260F30" w:rsidP="00E25C24">
      <w:pPr>
        <w:pStyle w:val="ae"/>
        <w:numPr>
          <w:ilvl w:val="0"/>
          <w:numId w:val="103"/>
        </w:numPr>
        <w:rPr>
          <w:lang w:val="ru-RU"/>
        </w:rPr>
      </w:pPr>
      <w:r w:rsidRPr="00B763B1">
        <w:rPr>
          <w:lang w:val="ru-RU"/>
        </w:rPr>
        <w:t>Активные способности фракционных ю</w:t>
      </w:r>
      <w:r w:rsidR="00953378" w:rsidRPr="00B763B1">
        <w:rPr>
          <w:lang w:val="ru-RU"/>
        </w:rPr>
        <w:t>нит</w:t>
      </w:r>
      <w:r w:rsidRPr="00B763B1">
        <w:rPr>
          <w:lang w:val="ru-RU"/>
        </w:rPr>
        <w:t>ов</w:t>
      </w:r>
      <w:r w:rsidR="007634CD" w:rsidRPr="00B763B1">
        <w:rPr>
          <w:lang w:val="ru-RU"/>
        </w:rPr>
        <w:t xml:space="preserve"> </w:t>
      </w:r>
      <w:r w:rsidR="00953378" w:rsidRPr="00B763B1">
        <w:rPr>
          <w:lang w:val="ru-RU"/>
        </w:rPr>
        <w:t>с</w:t>
      </w:r>
      <w:r w:rsidR="008F5F5B" w:rsidRPr="00B763B1">
        <w:rPr>
          <w:lang w:val="ru-RU"/>
        </w:rPr>
        <w:t xml:space="preserve"> тегом</w:t>
      </w:r>
      <w:r w:rsidR="00953378" w:rsidRPr="00B763B1">
        <w:rPr>
          <w:lang w:val="ru-RU"/>
        </w:rPr>
        <w:t xml:space="preserve"> </w:t>
      </w:r>
      <w:r w:rsidR="00580333" w:rsidRPr="00B763B1">
        <w:rPr>
          <w:lang w:val="ru-RU"/>
        </w:rPr>
        <w:t>С</w:t>
      </w:r>
      <w:r w:rsidR="008F5F5B" w:rsidRPr="00B763B1">
        <w:rPr>
          <w:lang w:val="ru-RU"/>
        </w:rPr>
        <w:t>трельба (</w:t>
      </w:r>
      <w:proofErr w:type="spellStart"/>
      <w:r w:rsidR="008F5F5B" w:rsidRPr="00B763B1">
        <w:rPr>
          <w:lang w:val="ru-RU"/>
        </w:rPr>
        <w:t>Missile</w:t>
      </w:r>
      <w:proofErr w:type="spellEnd"/>
      <w:r w:rsidR="008F5F5B" w:rsidRPr="00B763B1">
        <w:rPr>
          <w:lang w:val="ru-RU"/>
        </w:rPr>
        <w:t>)</w:t>
      </w:r>
      <w:r w:rsidR="00953378" w:rsidRPr="00B763B1">
        <w:rPr>
          <w:lang w:val="ru-RU"/>
        </w:rPr>
        <w:t xml:space="preserve"> и </w:t>
      </w:r>
      <w:r w:rsidR="00580333" w:rsidRPr="00B763B1">
        <w:rPr>
          <w:lang w:val="ru-RU"/>
        </w:rPr>
        <w:t>Б</w:t>
      </w:r>
      <w:r w:rsidR="00953378" w:rsidRPr="00B763B1">
        <w:rPr>
          <w:lang w:val="ru-RU"/>
        </w:rPr>
        <w:t>лижни</w:t>
      </w:r>
      <w:r w:rsidR="008F5F5B" w:rsidRPr="00B763B1">
        <w:rPr>
          <w:lang w:val="ru-RU"/>
        </w:rPr>
        <w:t>й</w:t>
      </w:r>
      <w:r w:rsidR="00953378" w:rsidRPr="00B763B1">
        <w:rPr>
          <w:lang w:val="ru-RU"/>
        </w:rPr>
        <w:t xml:space="preserve"> </w:t>
      </w:r>
      <w:r w:rsidR="008F5F5B" w:rsidRPr="00B763B1">
        <w:rPr>
          <w:lang w:val="ru-RU"/>
        </w:rPr>
        <w:t>бой (</w:t>
      </w:r>
      <w:proofErr w:type="spellStart"/>
      <w:r w:rsidR="008F5F5B" w:rsidRPr="00B763B1">
        <w:rPr>
          <w:lang w:val="ru-RU"/>
        </w:rPr>
        <w:t>Melee</w:t>
      </w:r>
      <w:proofErr w:type="spellEnd"/>
      <w:r w:rsidR="008F5F5B" w:rsidRPr="00B763B1">
        <w:rPr>
          <w:lang w:val="ru-RU"/>
        </w:rPr>
        <w:t>)</w:t>
      </w:r>
      <w:r w:rsidR="00953378" w:rsidRPr="00B763B1">
        <w:rPr>
          <w:lang w:val="ru-RU"/>
        </w:rPr>
        <w:t xml:space="preserve"> получают </w:t>
      </w:r>
      <w:r w:rsidR="008F5F5B" w:rsidRPr="00B763B1">
        <w:rPr>
          <w:lang w:val="ru-RU"/>
        </w:rPr>
        <w:t>бонус к урон</w:t>
      </w:r>
      <w:r w:rsidR="00B763B1" w:rsidRPr="00B763B1">
        <w:rPr>
          <w:lang w:val="ru-RU"/>
        </w:rPr>
        <w:t>у</w:t>
      </w:r>
    </w:p>
    <w:p w14:paraId="1CAC5974" w14:textId="48B091E8" w:rsidR="009C24B7" w:rsidRDefault="00953378" w:rsidP="00E25C24">
      <w:pPr>
        <w:pStyle w:val="ae"/>
        <w:numPr>
          <w:ilvl w:val="1"/>
          <w:numId w:val="103"/>
        </w:numPr>
        <w:rPr>
          <w:lang w:val="ru-RU"/>
        </w:rPr>
      </w:pPr>
      <w:r w:rsidRPr="00B763B1">
        <w:rPr>
          <w:lang w:val="ru-RU"/>
        </w:rPr>
        <w:t>-2 [</w:t>
      </w:r>
      <w:proofErr w:type="spellStart"/>
      <w:r w:rsidRPr="00B763B1">
        <w:rPr>
          <w:lang w:val="ru-RU"/>
        </w:rPr>
        <w:t>physical</w:t>
      </w:r>
      <w:proofErr w:type="spellEnd"/>
      <w:r w:rsidRPr="00B763B1">
        <w:rPr>
          <w:lang w:val="ru-RU"/>
        </w:rPr>
        <w:t>]</w:t>
      </w:r>
      <w:r w:rsidR="00DC3700">
        <w:rPr>
          <w:lang w:val="ru-RU"/>
        </w:rPr>
        <w:t xml:space="preserve"> </w:t>
      </w:r>
      <w:r w:rsidRPr="00DC3700">
        <w:rPr>
          <w:lang w:val="ru-RU"/>
        </w:rPr>
        <w:t>+1 [</w:t>
      </w:r>
      <w:proofErr w:type="spellStart"/>
      <w:r w:rsidRPr="00DC3700">
        <w:rPr>
          <w:lang w:val="ru-RU"/>
        </w:rPr>
        <w:t>fire</w:t>
      </w:r>
      <w:proofErr w:type="spellEnd"/>
      <w:r w:rsidRPr="00DC3700">
        <w:rPr>
          <w:lang w:val="ru-RU"/>
        </w:rPr>
        <w:t>]</w:t>
      </w:r>
      <w:r w:rsidR="00DC3700">
        <w:rPr>
          <w:lang w:val="ru-RU"/>
        </w:rPr>
        <w:t xml:space="preserve"> </w:t>
      </w:r>
      <w:r w:rsidRPr="00DC3700">
        <w:rPr>
          <w:lang w:val="ru-RU"/>
        </w:rPr>
        <w:t>+1 [</w:t>
      </w:r>
      <w:proofErr w:type="spellStart"/>
      <w:r w:rsidRPr="00DC3700">
        <w:rPr>
          <w:lang w:val="ru-RU"/>
        </w:rPr>
        <w:t>spirit</w:t>
      </w:r>
      <w:proofErr w:type="spellEnd"/>
      <w:r w:rsidRPr="00DC3700">
        <w:rPr>
          <w:lang w:val="ru-RU"/>
        </w:rPr>
        <w:t>]</w:t>
      </w:r>
    </w:p>
    <w:p w14:paraId="3241D9FD" w14:textId="6D4B41B2" w:rsidR="001E6764" w:rsidRDefault="001E6764" w:rsidP="00BB6EAC">
      <w:pPr>
        <w:pStyle w:val="31"/>
        <w:rPr>
          <w:lang w:val="ru-RU"/>
        </w:rPr>
      </w:pPr>
      <w:r w:rsidRPr="001E6764">
        <w:rPr>
          <w:lang w:val="ru-RU"/>
        </w:rPr>
        <w:t>Военачальники</w:t>
      </w:r>
      <w:r>
        <w:rPr>
          <w:lang w:val="ru-RU"/>
        </w:rPr>
        <w:t xml:space="preserve"> (</w:t>
      </w:r>
      <w:proofErr w:type="spellStart"/>
      <w:r w:rsidR="0020299C" w:rsidRPr="0020299C">
        <w:rPr>
          <w:lang w:val="ru-RU"/>
        </w:rPr>
        <w:t>Bannerlords</w:t>
      </w:r>
      <w:proofErr w:type="spellEnd"/>
      <w:r>
        <w:rPr>
          <w:lang w:val="ru-RU"/>
        </w:rPr>
        <w:t>)</w:t>
      </w:r>
    </w:p>
    <w:p w14:paraId="67F511F8" w14:textId="49EE92B1" w:rsidR="0020299C" w:rsidRDefault="00320EBA" w:rsidP="00E25C24">
      <w:pPr>
        <w:pStyle w:val="ae"/>
        <w:numPr>
          <w:ilvl w:val="0"/>
          <w:numId w:val="104"/>
        </w:numPr>
        <w:rPr>
          <w:lang w:val="ru-RU"/>
        </w:rPr>
      </w:pPr>
      <w:r>
        <w:rPr>
          <w:lang w:val="ru-RU"/>
        </w:rPr>
        <w:t>Добавлен эффект</w:t>
      </w:r>
    </w:p>
    <w:p w14:paraId="6E6145BD" w14:textId="72EBABAC" w:rsidR="00F33153" w:rsidRDefault="00F33153" w:rsidP="00E25C24">
      <w:pPr>
        <w:pStyle w:val="ae"/>
        <w:numPr>
          <w:ilvl w:val="1"/>
          <w:numId w:val="104"/>
        </w:numPr>
        <w:rPr>
          <w:lang w:val="ru-RU"/>
        </w:rPr>
      </w:pPr>
      <w:r w:rsidRPr="00F33153">
        <w:rPr>
          <w:lang w:val="ru-RU"/>
        </w:rPr>
        <w:t>Воины, призванные при сборе сеньоров</w:t>
      </w:r>
      <w:r w:rsidR="00347B1A">
        <w:rPr>
          <w:lang w:val="ru-RU"/>
        </w:rPr>
        <w:t xml:space="preserve"> (</w:t>
      </w:r>
      <w:proofErr w:type="spellStart"/>
      <w:r w:rsidR="00347B1A" w:rsidRPr="00347B1A">
        <w:rPr>
          <w:lang w:val="ru-RU"/>
        </w:rPr>
        <w:t>Rally</w:t>
      </w:r>
      <w:proofErr w:type="spellEnd"/>
      <w:r w:rsidR="00347B1A" w:rsidRPr="00347B1A">
        <w:rPr>
          <w:lang w:val="ru-RU"/>
        </w:rPr>
        <w:t xml:space="preserve"> </w:t>
      </w:r>
      <w:proofErr w:type="spellStart"/>
      <w:r w:rsidR="00347B1A" w:rsidRPr="00347B1A">
        <w:rPr>
          <w:lang w:val="ru-RU"/>
        </w:rPr>
        <w:t>of</w:t>
      </w:r>
      <w:proofErr w:type="spellEnd"/>
      <w:r w:rsidR="00347B1A" w:rsidRPr="00347B1A">
        <w:rPr>
          <w:lang w:val="ru-RU"/>
        </w:rPr>
        <w:t xml:space="preserve"> the </w:t>
      </w:r>
      <w:proofErr w:type="spellStart"/>
      <w:r w:rsidR="00347B1A" w:rsidRPr="00347B1A">
        <w:rPr>
          <w:lang w:val="ru-RU"/>
        </w:rPr>
        <w:t>Lieges</w:t>
      </w:r>
      <w:proofErr w:type="spellEnd"/>
      <w:r w:rsidR="00347B1A">
        <w:rPr>
          <w:lang w:val="ru-RU"/>
        </w:rPr>
        <w:t>)</w:t>
      </w:r>
      <w:r w:rsidRPr="00F33153">
        <w:rPr>
          <w:lang w:val="ru-RU"/>
        </w:rPr>
        <w:t xml:space="preserve">, получают +2 </w:t>
      </w:r>
      <w:r w:rsidRPr="00D86683">
        <w:rPr>
          <w:lang w:val="ru-RU"/>
        </w:rPr>
        <w:t>[</w:t>
      </w:r>
      <w:proofErr w:type="spellStart"/>
      <w:r w:rsidRPr="00D86683">
        <w:t>rankchampion</w:t>
      </w:r>
      <w:proofErr w:type="spellEnd"/>
      <w:r w:rsidRPr="00D86683">
        <w:rPr>
          <w:lang w:val="ru-RU"/>
        </w:rPr>
        <w:t>]</w:t>
      </w:r>
    </w:p>
    <w:p w14:paraId="03FB2484" w14:textId="716BC0DC" w:rsidR="00347B1A" w:rsidRDefault="00D06C08" w:rsidP="00BB6EAC">
      <w:pPr>
        <w:pStyle w:val="31"/>
        <w:rPr>
          <w:lang w:val="ru-RU"/>
        </w:rPr>
      </w:pPr>
      <w:r w:rsidRPr="00D06C08">
        <w:rPr>
          <w:lang w:val="ru-RU"/>
        </w:rPr>
        <w:t>Избранные объединители</w:t>
      </w:r>
      <w:r>
        <w:rPr>
          <w:lang w:val="ru-RU"/>
        </w:rPr>
        <w:t xml:space="preserve"> (</w:t>
      </w:r>
      <w:proofErr w:type="spellStart"/>
      <w:r w:rsidR="00EB0A97" w:rsidRPr="00EB0A97">
        <w:rPr>
          <w:lang w:val="ru-RU"/>
        </w:rPr>
        <w:t>Chosen</w:t>
      </w:r>
      <w:proofErr w:type="spellEnd"/>
      <w:r w:rsidR="00EB0A97" w:rsidRPr="00EB0A97">
        <w:rPr>
          <w:lang w:val="ru-RU"/>
        </w:rPr>
        <w:t xml:space="preserve"> </w:t>
      </w:r>
      <w:proofErr w:type="spellStart"/>
      <w:r w:rsidR="00EB0A97" w:rsidRPr="00EB0A97">
        <w:rPr>
          <w:lang w:val="ru-RU"/>
        </w:rPr>
        <w:t>Uniters</w:t>
      </w:r>
      <w:proofErr w:type="spellEnd"/>
      <w:r>
        <w:rPr>
          <w:lang w:val="ru-RU"/>
        </w:rPr>
        <w:t>)</w:t>
      </w:r>
    </w:p>
    <w:p w14:paraId="202B8C66" w14:textId="669D8646" w:rsidR="00EB0A97" w:rsidRDefault="00B46100" w:rsidP="00E25C24">
      <w:pPr>
        <w:pStyle w:val="ae"/>
        <w:numPr>
          <w:ilvl w:val="0"/>
          <w:numId w:val="104"/>
        </w:numPr>
        <w:rPr>
          <w:lang w:val="ru-RU"/>
        </w:rPr>
      </w:pPr>
      <w:r>
        <w:rPr>
          <w:lang w:val="ru-RU"/>
        </w:rPr>
        <w:t>Удален эффект</w:t>
      </w:r>
    </w:p>
    <w:p w14:paraId="4E26EAB6" w14:textId="39C52E40" w:rsidR="006836A3" w:rsidRDefault="006836A3" w:rsidP="00E25C24">
      <w:pPr>
        <w:pStyle w:val="ae"/>
        <w:numPr>
          <w:ilvl w:val="1"/>
          <w:numId w:val="104"/>
        </w:numPr>
        <w:rPr>
          <w:lang w:val="ru-RU"/>
        </w:rPr>
      </w:pPr>
      <w:r w:rsidRPr="006836A3">
        <w:rPr>
          <w:lang w:val="ru-RU"/>
        </w:rPr>
        <w:t>Воины, призванные при сборе сеньоров (</w:t>
      </w:r>
      <w:proofErr w:type="spellStart"/>
      <w:r w:rsidRPr="006836A3">
        <w:rPr>
          <w:lang w:val="ru-RU"/>
        </w:rPr>
        <w:t>Rally</w:t>
      </w:r>
      <w:proofErr w:type="spellEnd"/>
      <w:r w:rsidRPr="006836A3">
        <w:rPr>
          <w:lang w:val="ru-RU"/>
        </w:rPr>
        <w:t xml:space="preserve"> </w:t>
      </w:r>
      <w:proofErr w:type="spellStart"/>
      <w:r w:rsidRPr="006836A3">
        <w:rPr>
          <w:lang w:val="ru-RU"/>
        </w:rPr>
        <w:t>of</w:t>
      </w:r>
      <w:proofErr w:type="spellEnd"/>
      <w:r w:rsidRPr="006836A3">
        <w:rPr>
          <w:lang w:val="ru-RU"/>
        </w:rPr>
        <w:t xml:space="preserve"> the </w:t>
      </w:r>
      <w:proofErr w:type="spellStart"/>
      <w:r w:rsidRPr="006836A3">
        <w:rPr>
          <w:lang w:val="ru-RU"/>
        </w:rPr>
        <w:t>Lieges</w:t>
      </w:r>
      <w:proofErr w:type="spellEnd"/>
      <w:r w:rsidRPr="006836A3">
        <w:rPr>
          <w:lang w:val="ru-RU"/>
        </w:rPr>
        <w:t>), получают +</w:t>
      </w:r>
      <w:r>
        <w:rPr>
          <w:lang w:val="ru-RU"/>
        </w:rPr>
        <w:t xml:space="preserve">1 </w:t>
      </w:r>
      <w:r w:rsidRPr="006836A3">
        <w:rPr>
          <w:lang w:val="ru-RU"/>
        </w:rPr>
        <w:t>[</w:t>
      </w:r>
      <w:proofErr w:type="spellStart"/>
      <w:r w:rsidRPr="006836A3">
        <w:rPr>
          <w:lang w:val="ru-RU"/>
        </w:rPr>
        <w:t>rankchampion</w:t>
      </w:r>
      <w:proofErr w:type="spellEnd"/>
      <w:r w:rsidRPr="006836A3">
        <w:rPr>
          <w:lang w:val="ru-RU"/>
        </w:rPr>
        <w:t>]</w:t>
      </w:r>
    </w:p>
    <w:p w14:paraId="413D6F0F" w14:textId="181FB168" w:rsidR="00B46100" w:rsidRDefault="006836A3" w:rsidP="00E25C24">
      <w:pPr>
        <w:pStyle w:val="ae"/>
        <w:numPr>
          <w:ilvl w:val="0"/>
          <w:numId w:val="104"/>
        </w:numPr>
        <w:rPr>
          <w:lang w:val="ru-RU"/>
        </w:rPr>
      </w:pPr>
      <w:r>
        <w:rPr>
          <w:lang w:val="ru-RU"/>
        </w:rPr>
        <w:t>Увеличен бонус к доходу от вассалов +30% -</w:t>
      </w:r>
      <w:r w:rsidRPr="006836A3">
        <w:rPr>
          <w:lang w:val="ru-RU"/>
        </w:rPr>
        <w:t>&gt; +60%</w:t>
      </w:r>
    </w:p>
    <w:p w14:paraId="720C1EC7" w14:textId="0F044A60" w:rsidR="00470F9C" w:rsidRPr="00343A76" w:rsidRDefault="00470F9C" w:rsidP="00BB6EAC">
      <w:pPr>
        <w:pStyle w:val="31"/>
      </w:pPr>
      <w:r w:rsidRPr="00470F9C">
        <w:rPr>
          <w:lang w:val="ru-RU"/>
        </w:rPr>
        <w:t>Приверженцы</w:t>
      </w:r>
      <w:r w:rsidRPr="00343A76">
        <w:t xml:space="preserve"> </w:t>
      </w:r>
      <w:r w:rsidRPr="00470F9C">
        <w:rPr>
          <w:lang w:val="ru-RU"/>
        </w:rPr>
        <w:t>добра</w:t>
      </w:r>
      <w:r w:rsidRPr="00343A76">
        <w:t xml:space="preserve"> (</w:t>
      </w:r>
      <w:r w:rsidR="00343A76" w:rsidRPr="00343A76">
        <w:t>Devotees of Good</w:t>
      </w:r>
      <w:r w:rsidRPr="00343A76">
        <w:t>)</w:t>
      </w:r>
    </w:p>
    <w:p w14:paraId="250A1CCD" w14:textId="30090B52" w:rsidR="00343A76" w:rsidRDefault="00884C91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 xml:space="preserve">Бонус к </w:t>
      </w:r>
      <w:r w:rsidR="00815452" w:rsidRPr="00815452">
        <w:rPr>
          <w:lang w:val="ru-RU"/>
        </w:rPr>
        <w:t>[</w:t>
      </w:r>
      <w:proofErr w:type="spellStart"/>
      <w:r w:rsidR="00815452" w:rsidRPr="00815452">
        <w:rPr>
          <w:lang w:val="ru-RU"/>
        </w:rPr>
        <w:t>xp</w:t>
      </w:r>
      <w:proofErr w:type="spellEnd"/>
      <w:r w:rsidR="00815452" w:rsidRPr="00815452">
        <w:rPr>
          <w:lang w:val="ru-RU"/>
        </w:rPr>
        <w:t>]</w:t>
      </w:r>
      <w:r w:rsidR="00795DA9" w:rsidRPr="00795DA9">
        <w:rPr>
          <w:lang w:val="ru-RU"/>
        </w:rPr>
        <w:t xml:space="preserve"> </w:t>
      </w:r>
      <w:r w:rsidR="00795DA9">
        <w:rPr>
          <w:lang w:val="ru-RU"/>
        </w:rPr>
        <w:t>не применяется к героям.</w:t>
      </w:r>
    </w:p>
    <w:p w14:paraId="36AA8873" w14:textId="04865883" w:rsidR="00DF36A7" w:rsidRPr="00DF36A7" w:rsidRDefault="00DF36A7" w:rsidP="00DF36A7">
      <w:pPr>
        <w:pStyle w:val="21"/>
        <w:rPr>
          <w:lang w:val="ru-RU"/>
        </w:rPr>
      </w:pPr>
      <w:r>
        <w:rPr>
          <w:lang w:val="ru-RU"/>
        </w:rPr>
        <w:lastRenderedPageBreak/>
        <w:t>Хаос (</w:t>
      </w:r>
      <w:r>
        <w:t>Chaos</w:t>
      </w:r>
      <w:r>
        <w:rPr>
          <w:lang w:val="ru-RU"/>
        </w:rPr>
        <w:t>)</w:t>
      </w:r>
    </w:p>
    <w:p w14:paraId="47F928ED" w14:textId="48FD73EE" w:rsidR="00795DA9" w:rsidRDefault="009349C0" w:rsidP="00BB6EAC">
      <w:pPr>
        <w:pStyle w:val="31"/>
        <w:rPr>
          <w:lang w:val="ru-RU"/>
        </w:rPr>
      </w:pPr>
      <w:r w:rsidRPr="009349C0">
        <w:rPr>
          <w:lang w:val="ru-RU"/>
        </w:rPr>
        <w:t>Идейные каннибалы</w:t>
      </w:r>
      <w:r>
        <w:rPr>
          <w:lang w:val="ru-RU"/>
        </w:rPr>
        <w:t xml:space="preserve"> (</w:t>
      </w:r>
      <w:proofErr w:type="spellStart"/>
      <w:r w:rsidR="009728CF" w:rsidRPr="009728CF">
        <w:rPr>
          <w:lang w:val="ru-RU"/>
        </w:rPr>
        <w:t>Ritual</w:t>
      </w:r>
      <w:proofErr w:type="spellEnd"/>
      <w:r w:rsidR="009728CF" w:rsidRPr="009728CF">
        <w:rPr>
          <w:lang w:val="ru-RU"/>
        </w:rPr>
        <w:t xml:space="preserve"> </w:t>
      </w:r>
      <w:proofErr w:type="spellStart"/>
      <w:r w:rsidR="009728CF" w:rsidRPr="009728CF">
        <w:rPr>
          <w:lang w:val="ru-RU"/>
        </w:rPr>
        <w:t>Cannibals</w:t>
      </w:r>
      <w:proofErr w:type="spellEnd"/>
      <w:r>
        <w:rPr>
          <w:lang w:val="ru-RU"/>
        </w:rPr>
        <w:t>)</w:t>
      </w:r>
    </w:p>
    <w:p w14:paraId="776C063A" w14:textId="4C5C9239" w:rsidR="00D90FA7" w:rsidRDefault="00D90FA7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>Увеличен бонус после победы в бою</w:t>
      </w:r>
    </w:p>
    <w:p w14:paraId="5B0F2D52" w14:textId="4D2B656F" w:rsidR="00D90FA7" w:rsidRPr="00DF4E28" w:rsidRDefault="00D90FA7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+</w:t>
      </w:r>
      <w:r w:rsidR="00F67627">
        <w:t>3</w:t>
      </w:r>
      <w:r w:rsidR="008D7D4E">
        <w:rPr>
          <w:lang w:val="ru-RU"/>
        </w:rPr>
        <w:t xml:space="preserve"> </w:t>
      </w:r>
      <w:r w:rsidR="00D4229D" w:rsidRPr="00263B74">
        <w:rPr>
          <w:lang w:val="ru-RU"/>
        </w:rPr>
        <w:t>[</w:t>
      </w:r>
      <w:proofErr w:type="spellStart"/>
      <w:r w:rsidR="00D4229D" w:rsidRPr="00263B74">
        <w:rPr>
          <w:lang w:val="ru-RU"/>
        </w:rPr>
        <w:t>mana</w:t>
      </w:r>
      <w:proofErr w:type="spellEnd"/>
      <w:r w:rsidR="00D4229D" w:rsidRPr="00263B74">
        <w:rPr>
          <w:lang w:val="ru-RU"/>
        </w:rPr>
        <w:t>]</w:t>
      </w:r>
      <w:r w:rsidR="008D7D4E">
        <w:rPr>
          <w:lang w:val="ru-RU"/>
        </w:rPr>
        <w:t xml:space="preserve"> +</w:t>
      </w:r>
      <w:r w:rsidR="00F67627">
        <w:t>3</w:t>
      </w:r>
      <w:r w:rsidR="00F67627">
        <w:rPr>
          <w:lang w:val="ru-RU"/>
        </w:rPr>
        <w:t xml:space="preserve"> </w:t>
      </w:r>
      <w:r w:rsidR="00F67627">
        <w:t>[food]</w:t>
      </w:r>
      <w:r w:rsidR="00F67627">
        <w:rPr>
          <w:lang w:val="ru-RU"/>
        </w:rPr>
        <w:t xml:space="preserve"> -</w:t>
      </w:r>
      <w:r w:rsidR="00F67627">
        <w:t xml:space="preserve">&gt; </w:t>
      </w:r>
      <w:r w:rsidR="00F67627">
        <w:rPr>
          <w:lang w:val="ru-RU"/>
        </w:rPr>
        <w:t xml:space="preserve">+5 </w:t>
      </w:r>
      <w:r w:rsidR="00F67627" w:rsidRPr="00263B74">
        <w:rPr>
          <w:lang w:val="ru-RU"/>
        </w:rPr>
        <w:t>[</w:t>
      </w:r>
      <w:proofErr w:type="spellStart"/>
      <w:r w:rsidR="00F67627" w:rsidRPr="00263B74">
        <w:rPr>
          <w:lang w:val="ru-RU"/>
        </w:rPr>
        <w:t>mana</w:t>
      </w:r>
      <w:proofErr w:type="spellEnd"/>
      <w:r w:rsidR="00F67627" w:rsidRPr="00263B74">
        <w:rPr>
          <w:lang w:val="ru-RU"/>
        </w:rPr>
        <w:t>]</w:t>
      </w:r>
      <w:r w:rsidR="00F67627">
        <w:rPr>
          <w:lang w:val="ru-RU"/>
        </w:rPr>
        <w:t xml:space="preserve"> +5 </w:t>
      </w:r>
      <w:r w:rsidR="00F67627">
        <w:t>[food]</w:t>
      </w:r>
    </w:p>
    <w:p w14:paraId="1C7B4908" w14:textId="32238BA0" w:rsidR="00DF4E28" w:rsidRDefault="00DF4E28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 xml:space="preserve">Активная способность - </w:t>
      </w:r>
      <w:r w:rsidR="007A4ABE" w:rsidRPr="007A4ABE">
        <w:rPr>
          <w:lang w:val="ru-RU"/>
        </w:rPr>
        <w:t>Поедание трупов</w:t>
      </w:r>
      <w:r w:rsidR="007A4ABE">
        <w:rPr>
          <w:lang w:val="ru-RU"/>
        </w:rPr>
        <w:t xml:space="preserve"> (</w:t>
      </w:r>
      <w:proofErr w:type="spellStart"/>
      <w:r w:rsidR="007A4ABE" w:rsidRPr="007A4ABE">
        <w:rPr>
          <w:lang w:val="ru-RU"/>
        </w:rPr>
        <w:t>Corpse</w:t>
      </w:r>
      <w:proofErr w:type="spellEnd"/>
      <w:r w:rsidR="007A4ABE" w:rsidRPr="007A4ABE">
        <w:rPr>
          <w:lang w:val="ru-RU"/>
        </w:rPr>
        <w:t xml:space="preserve"> </w:t>
      </w:r>
      <w:proofErr w:type="spellStart"/>
      <w:r w:rsidR="007A4ABE" w:rsidRPr="007A4ABE">
        <w:rPr>
          <w:lang w:val="ru-RU"/>
        </w:rPr>
        <w:t>Eating</w:t>
      </w:r>
      <w:proofErr w:type="spellEnd"/>
      <w:r w:rsidR="007A4ABE">
        <w:rPr>
          <w:lang w:val="ru-RU"/>
        </w:rPr>
        <w:t>)</w:t>
      </w:r>
    </w:p>
    <w:p w14:paraId="14839E4E" w14:textId="59F6DA98" w:rsidR="007A4ABE" w:rsidRPr="00C66E11" w:rsidRDefault="007A4ABE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 xml:space="preserve">Не применяется к </w:t>
      </w:r>
      <w:r w:rsidR="00B04710">
        <w:rPr>
          <w:lang w:val="ru-RU"/>
        </w:rPr>
        <w:t>трупам</w:t>
      </w:r>
      <w:r>
        <w:rPr>
          <w:lang w:val="ru-RU"/>
        </w:rPr>
        <w:t xml:space="preserve"> юнитов</w:t>
      </w:r>
      <w:r w:rsidR="00452699">
        <w:rPr>
          <w:lang w:val="ru-RU"/>
        </w:rPr>
        <w:t>:</w:t>
      </w:r>
      <w:r w:rsidR="00B04710">
        <w:rPr>
          <w:lang w:val="ru-RU"/>
        </w:rPr>
        <w:t xml:space="preserve"> </w:t>
      </w:r>
      <w:r w:rsidR="00B04710" w:rsidRPr="00B04710">
        <w:rPr>
          <w:lang w:val="ru-RU"/>
        </w:rPr>
        <w:t xml:space="preserve">Призванные в бою </w:t>
      </w:r>
      <w:r w:rsidR="00B04710" w:rsidRPr="00C66E11">
        <w:rPr>
          <w:lang w:val="ru-RU"/>
        </w:rPr>
        <w:t>(</w:t>
      </w:r>
      <w:r w:rsidR="00B04710" w:rsidRPr="008E69FA">
        <w:t>Combat</w:t>
      </w:r>
      <w:r w:rsidR="00B04710" w:rsidRPr="00C66E11">
        <w:rPr>
          <w:lang w:val="ru-RU"/>
        </w:rPr>
        <w:t xml:space="preserve"> </w:t>
      </w:r>
      <w:r w:rsidR="00B04710" w:rsidRPr="008E69FA">
        <w:t>Summons</w:t>
      </w:r>
      <w:r w:rsidR="00B04710" w:rsidRPr="00C66E11">
        <w:rPr>
          <w:lang w:val="ru-RU"/>
        </w:rPr>
        <w:t xml:space="preserve">), </w:t>
      </w:r>
      <w:r w:rsidR="00C66E11" w:rsidRPr="00C66E11">
        <w:rPr>
          <w:lang w:val="ru-RU"/>
        </w:rPr>
        <w:t xml:space="preserve">Конструкция </w:t>
      </w:r>
      <w:r w:rsidR="008E69FA" w:rsidRPr="00C66E11">
        <w:rPr>
          <w:lang w:val="ru-RU"/>
        </w:rPr>
        <w:t>(</w:t>
      </w:r>
      <w:r w:rsidR="008E69FA" w:rsidRPr="008E69FA">
        <w:t>Construct</w:t>
      </w:r>
      <w:r w:rsidR="008E69FA" w:rsidRPr="00C66E11">
        <w:rPr>
          <w:lang w:val="ru-RU"/>
        </w:rPr>
        <w:t xml:space="preserve">), </w:t>
      </w:r>
      <w:r w:rsidR="00B04710" w:rsidRPr="00B04710">
        <w:rPr>
          <w:lang w:val="ru-RU"/>
        </w:rPr>
        <w:t>Осадные</w:t>
      </w:r>
      <w:r w:rsidR="00B04710" w:rsidRPr="00C66E11">
        <w:rPr>
          <w:lang w:val="ru-RU"/>
        </w:rPr>
        <w:t xml:space="preserve"> </w:t>
      </w:r>
      <w:r w:rsidR="00B04710" w:rsidRPr="00B04710">
        <w:rPr>
          <w:lang w:val="ru-RU"/>
        </w:rPr>
        <w:t>орудия</w:t>
      </w:r>
      <w:r w:rsidR="00B04710" w:rsidRPr="00C66E11">
        <w:rPr>
          <w:lang w:val="ru-RU"/>
        </w:rPr>
        <w:t xml:space="preserve"> (</w:t>
      </w:r>
      <w:proofErr w:type="spellStart"/>
      <w:r w:rsidR="00B04710" w:rsidRPr="008E69FA">
        <w:t>Siegecraft</w:t>
      </w:r>
      <w:proofErr w:type="spellEnd"/>
      <w:r w:rsidR="00B04710" w:rsidRPr="00C66E11">
        <w:rPr>
          <w:lang w:val="ru-RU"/>
        </w:rPr>
        <w:t>)</w:t>
      </w:r>
    </w:p>
    <w:p w14:paraId="21F31BCB" w14:textId="45B37E35" w:rsidR="00D1688F" w:rsidRDefault="008A377C" w:rsidP="00BB6EAC">
      <w:pPr>
        <w:pStyle w:val="31"/>
      </w:pPr>
      <w:proofErr w:type="spellStart"/>
      <w:r w:rsidRPr="008A377C">
        <w:t>Беспощадные</w:t>
      </w:r>
      <w:proofErr w:type="spellEnd"/>
      <w:r w:rsidRPr="008A377C">
        <w:t xml:space="preserve"> </w:t>
      </w:r>
      <w:proofErr w:type="spellStart"/>
      <w:r w:rsidRPr="008A377C">
        <w:t>налётчики</w:t>
      </w:r>
      <w:proofErr w:type="spellEnd"/>
      <w:r>
        <w:t xml:space="preserve"> (</w:t>
      </w:r>
      <w:r w:rsidRPr="008A377C">
        <w:t>Ruthless Raiders</w:t>
      </w:r>
      <w:r>
        <w:t>)</w:t>
      </w:r>
    </w:p>
    <w:p w14:paraId="0D6C40BE" w14:textId="77777777" w:rsidR="00D1466E" w:rsidRDefault="00D1466E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>Увеличен бонус после победы в бою</w:t>
      </w:r>
    </w:p>
    <w:p w14:paraId="26748E97" w14:textId="3162FB45" w:rsidR="008A377C" w:rsidRPr="00B61570" w:rsidRDefault="00D1466E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+</w:t>
      </w:r>
      <w:r>
        <w:t>3</w:t>
      </w:r>
      <w:r>
        <w:rPr>
          <w:lang w:val="ru-RU"/>
        </w:rPr>
        <w:t xml:space="preserve"> </w:t>
      </w:r>
      <w:r w:rsidRPr="00263B74">
        <w:rPr>
          <w:lang w:val="ru-RU"/>
        </w:rPr>
        <w:t>[</w:t>
      </w:r>
      <w:proofErr w:type="spellStart"/>
      <w:r w:rsidR="007908AA" w:rsidRPr="00263B74">
        <w:rPr>
          <w:lang w:val="ru-RU"/>
        </w:rPr>
        <w:t>gold</w:t>
      </w:r>
      <w:proofErr w:type="spellEnd"/>
      <w:r w:rsidRPr="00263B74">
        <w:rPr>
          <w:lang w:val="ru-RU"/>
        </w:rPr>
        <w:t>]</w:t>
      </w:r>
      <w:r>
        <w:rPr>
          <w:lang w:val="ru-RU"/>
        </w:rPr>
        <w:t xml:space="preserve"> +</w:t>
      </w:r>
      <w:r>
        <w:t>3</w:t>
      </w:r>
      <w:r>
        <w:rPr>
          <w:lang w:val="ru-RU"/>
        </w:rPr>
        <w:t xml:space="preserve"> </w:t>
      </w:r>
      <w:r>
        <w:t>[</w:t>
      </w:r>
      <w:proofErr w:type="spellStart"/>
      <w:r w:rsidR="00A77E9D" w:rsidRPr="00263B74">
        <w:rPr>
          <w:lang w:val="ru-RU"/>
        </w:rPr>
        <w:t>draft</w:t>
      </w:r>
      <w:proofErr w:type="spellEnd"/>
      <w:r>
        <w:t>]</w:t>
      </w:r>
      <w:r>
        <w:rPr>
          <w:lang w:val="ru-RU"/>
        </w:rPr>
        <w:t xml:space="preserve"> -</w:t>
      </w:r>
      <w:r>
        <w:t xml:space="preserve">&gt; </w:t>
      </w:r>
      <w:r>
        <w:rPr>
          <w:lang w:val="ru-RU"/>
        </w:rPr>
        <w:t xml:space="preserve">+5 </w:t>
      </w:r>
      <w:r w:rsidRPr="00263B74">
        <w:rPr>
          <w:lang w:val="ru-RU"/>
        </w:rPr>
        <w:t>[</w:t>
      </w:r>
      <w:proofErr w:type="spellStart"/>
      <w:r w:rsidR="00A77E9D" w:rsidRPr="00263B74">
        <w:rPr>
          <w:lang w:val="ru-RU"/>
        </w:rPr>
        <w:t>gold</w:t>
      </w:r>
      <w:proofErr w:type="spellEnd"/>
      <w:r w:rsidRPr="00263B74">
        <w:rPr>
          <w:lang w:val="ru-RU"/>
        </w:rPr>
        <w:t>]</w:t>
      </w:r>
      <w:r>
        <w:rPr>
          <w:lang w:val="ru-RU"/>
        </w:rPr>
        <w:t xml:space="preserve"> +5 </w:t>
      </w:r>
      <w:r>
        <w:t>[</w:t>
      </w:r>
      <w:proofErr w:type="spellStart"/>
      <w:r w:rsidR="00A77E9D" w:rsidRPr="00263B74">
        <w:rPr>
          <w:lang w:val="ru-RU"/>
        </w:rPr>
        <w:t>draft</w:t>
      </w:r>
      <w:proofErr w:type="spellEnd"/>
      <w:r>
        <w:t>]</w:t>
      </w:r>
    </w:p>
    <w:p w14:paraId="5742B736" w14:textId="2AB60D21" w:rsidR="00B61570" w:rsidRPr="001430CF" w:rsidRDefault="00B61570" w:rsidP="00B61570">
      <w:pPr>
        <w:pStyle w:val="21"/>
        <w:rPr>
          <w:lang w:val="ru-RU"/>
        </w:rPr>
      </w:pPr>
      <w:r>
        <w:rPr>
          <w:lang w:val="ru-RU"/>
        </w:rPr>
        <w:t>Природ</w:t>
      </w:r>
      <w:r w:rsidR="00D34A4E">
        <w:rPr>
          <w:lang w:val="ru-RU"/>
        </w:rPr>
        <w:t>а</w:t>
      </w:r>
      <w:r>
        <w:rPr>
          <w:lang w:val="ru-RU"/>
        </w:rPr>
        <w:t xml:space="preserve"> (</w:t>
      </w:r>
      <w:r>
        <w:t>Nature</w:t>
      </w:r>
      <w:r>
        <w:rPr>
          <w:lang w:val="ru-RU"/>
        </w:rPr>
        <w:t>)</w:t>
      </w:r>
    </w:p>
    <w:p w14:paraId="70D3E98A" w14:textId="39EB9D95" w:rsidR="00A45F27" w:rsidRDefault="00A45F27" w:rsidP="00BB6EAC">
      <w:pPr>
        <w:pStyle w:val="31"/>
        <w:rPr>
          <w:lang w:val="ru-RU"/>
        </w:rPr>
      </w:pPr>
      <w:r w:rsidRPr="00A45F27">
        <w:rPr>
          <w:lang w:val="ru-RU"/>
        </w:rPr>
        <w:t>Высшие хищники</w:t>
      </w:r>
      <w:r>
        <w:rPr>
          <w:lang w:val="ru-RU"/>
        </w:rPr>
        <w:t xml:space="preserve"> (</w:t>
      </w:r>
      <w:proofErr w:type="spellStart"/>
      <w:r w:rsidR="003E52C6" w:rsidRPr="003E52C6">
        <w:rPr>
          <w:lang w:val="ru-RU"/>
        </w:rPr>
        <w:t>Apex</w:t>
      </w:r>
      <w:proofErr w:type="spellEnd"/>
      <w:r w:rsidR="003E52C6" w:rsidRPr="003E52C6">
        <w:rPr>
          <w:lang w:val="ru-RU"/>
        </w:rPr>
        <w:t xml:space="preserve"> </w:t>
      </w:r>
      <w:proofErr w:type="spellStart"/>
      <w:r w:rsidR="003E52C6" w:rsidRPr="003E52C6">
        <w:rPr>
          <w:lang w:val="ru-RU"/>
        </w:rPr>
        <w:t>Predators</w:t>
      </w:r>
      <w:proofErr w:type="spellEnd"/>
      <w:r>
        <w:rPr>
          <w:lang w:val="ru-RU"/>
        </w:rPr>
        <w:t>)</w:t>
      </w:r>
    </w:p>
    <w:p w14:paraId="0BDE56F5" w14:textId="3CF7EBA1" w:rsidR="003E52C6" w:rsidRDefault="00E97292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>Увеличен</w:t>
      </w:r>
      <w:r w:rsidR="00E4304C">
        <w:rPr>
          <w:lang w:val="ru-RU"/>
        </w:rPr>
        <w:t xml:space="preserve"> бонус при разграблении</w:t>
      </w:r>
      <w:r w:rsidR="00150A3D">
        <w:rPr>
          <w:lang w:val="ru-RU"/>
        </w:rPr>
        <w:t xml:space="preserve"> провинции</w:t>
      </w:r>
    </w:p>
    <w:p w14:paraId="66BF7825" w14:textId="147C8CAF" w:rsidR="00E4304C" w:rsidRPr="00E4304C" w:rsidRDefault="00E4304C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50 -</w:t>
      </w:r>
      <w:r>
        <w:t>&gt; 150 [food]</w:t>
      </w:r>
    </w:p>
    <w:p w14:paraId="11D3ADAB" w14:textId="0A5F465C" w:rsidR="00E4304C" w:rsidRDefault="00E4304C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 xml:space="preserve">Увеличен бонус при </w:t>
      </w:r>
      <w:r w:rsidR="004407A8">
        <w:rPr>
          <w:lang w:val="ru-RU"/>
        </w:rPr>
        <w:t>разрушении города</w:t>
      </w:r>
    </w:p>
    <w:p w14:paraId="00BA3B23" w14:textId="77777777" w:rsidR="00E4304C" w:rsidRPr="003E52C6" w:rsidRDefault="00E4304C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50 -</w:t>
      </w:r>
      <w:r>
        <w:t>&gt; 150 [food]</w:t>
      </w:r>
    </w:p>
    <w:p w14:paraId="5F808A56" w14:textId="49E6B2A6" w:rsidR="00E4304C" w:rsidRDefault="00E4304C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>Увеличен бонус при разграблении</w:t>
      </w:r>
      <w:r w:rsidR="00150A3D">
        <w:rPr>
          <w:lang w:val="ru-RU"/>
        </w:rPr>
        <w:t xml:space="preserve"> города</w:t>
      </w:r>
    </w:p>
    <w:p w14:paraId="6147DC28" w14:textId="1CA02759" w:rsidR="00E4304C" w:rsidRPr="003E52C6" w:rsidRDefault="00150A3D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10</w:t>
      </w:r>
      <w:r w:rsidR="00E4304C">
        <w:rPr>
          <w:lang w:val="ru-RU"/>
        </w:rPr>
        <w:t xml:space="preserve"> -</w:t>
      </w:r>
      <w:r w:rsidR="00E4304C">
        <w:t xml:space="preserve">&gt; </w:t>
      </w:r>
      <w:r>
        <w:rPr>
          <w:lang w:val="ru-RU"/>
        </w:rPr>
        <w:t>3</w:t>
      </w:r>
      <w:r w:rsidR="00E4304C">
        <w:t>0 [food]</w:t>
      </w:r>
    </w:p>
    <w:p w14:paraId="59621273" w14:textId="1595D13A" w:rsidR="00E4304C" w:rsidRDefault="00E4304C" w:rsidP="00E25C24">
      <w:pPr>
        <w:pStyle w:val="ae"/>
        <w:numPr>
          <w:ilvl w:val="0"/>
          <w:numId w:val="105"/>
        </w:numPr>
        <w:rPr>
          <w:lang w:val="ru-RU"/>
        </w:rPr>
      </w:pPr>
      <w:r>
        <w:rPr>
          <w:lang w:val="ru-RU"/>
        </w:rPr>
        <w:t>Увеличен бонус</w:t>
      </w:r>
      <w:r w:rsidR="00EA534C">
        <w:rPr>
          <w:lang w:val="ru-RU"/>
        </w:rPr>
        <w:t xml:space="preserve"> к доходу</w:t>
      </w:r>
      <w:r>
        <w:rPr>
          <w:lang w:val="ru-RU"/>
        </w:rPr>
        <w:t xml:space="preserve"> </w:t>
      </w:r>
      <w:r w:rsidR="00150A3D">
        <w:rPr>
          <w:lang w:val="ru-RU"/>
        </w:rPr>
        <w:t>от вассалов</w:t>
      </w:r>
    </w:p>
    <w:p w14:paraId="226AB619" w14:textId="320C4F8D" w:rsidR="00E4304C" w:rsidRDefault="00D85EA7" w:rsidP="00E25C24">
      <w:pPr>
        <w:pStyle w:val="ae"/>
        <w:numPr>
          <w:ilvl w:val="1"/>
          <w:numId w:val="105"/>
        </w:numPr>
        <w:rPr>
          <w:lang w:val="ru-RU"/>
        </w:rPr>
      </w:pPr>
      <w:r>
        <w:rPr>
          <w:lang w:val="ru-RU"/>
        </w:rPr>
        <w:t>+10</w:t>
      </w:r>
      <w:r w:rsidR="00E4304C">
        <w:rPr>
          <w:lang w:val="ru-RU"/>
        </w:rPr>
        <w:t xml:space="preserve"> -</w:t>
      </w:r>
      <w:r w:rsidR="00E4304C">
        <w:t xml:space="preserve">&gt; </w:t>
      </w:r>
      <w:r w:rsidR="00EA534C">
        <w:rPr>
          <w:lang w:val="ru-RU"/>
        </w:rPr>
        <w:t>+30</w:t>
      </w:r>
      <w:r w:rsidR="00E4304C">
        <w:t xml:space="preserve"> [food]</w:t>
      </w:r>
    </w:p>
    <w:p w14:paraId="7F1B2A1A" w14:textId="23E90580" w:rsidR="0067116C" w:rsidRDefault="0067116C" w:rsidP="00BB6EAC">
      <w:pPr>
        <w:pStyle w:val="31"/>
        <w:rPr>
          <w:lang w:val="ru-RU"/>
        </w:rPr>
      </w:pPr>
      <w:r w:rsidRPr="0067116C">
        <w:rPr>
          <w:lang w:val="ru-RU"/>
        </w:rPr>
        <w:t>Трансформирующие друиды</w:t>
      </w:r>
      <w:r>
        <w:rPr>
          <w:lang w:val="ru-RU"/>
        </w:rPr>
        <w:t xml:space="preserve"> (</w:t>
      </w:r>
      <w:proofErr w:type="spellStart"/>
      <w:r w:rsidR="0082742E" w:rsidRPr="0082742E">
        <w:rPr>
          <w:lang w:val="ru-RU"/>
        </w:rPr>
        <w:t>Druidic</w:t>
      </w:r>
      <w:proofErr w:type="spellEnd"/>
      <w:r w:rsidR="0082742E" w:rsidRPr="0082742E">
        <w:rPr>
          <w:lang w:val="ru-RU"/>
        </w:rPr>
        <w:t xml:space="preserve"> </w:t>
      </w:r>
      <w:proofErr w:type="spellStart"/>
      <w:r w:rsidR="0082742E" w:rsidRPr="0082742E">
        <w:rPr>
          <w:lang w:val="ru-RU"/>
        </w:rPr>
        <w:t>Terraformers</w:t>
      </w:r>
      <w:proofErr w:type="spellEnd"/>
      <w:r>
        <w:rPr>
          <w:lang w:val="ru-RU"/>
        </w:rPr>
        <w:t>)</w:t>
      </w:r>
    </w:p>
    <w:p w14:paraId="2A9E86C8" w14:textId="628998D2" w:rsidR="0082742E" w:rsidRDefault="00F13AB2" w:rsidP="00E25C24">
      <w:pPr>
        <w:pStyle w:val="a9"/>
        <w:numPr>
          <w:ilvl w:val="0"/>
          <w:numId w:val="107"/>
        </w:numPr>
        <w:rPr>
          <w:lang w:val="ru-RU"/>
        </w:rPr>
      </w:pPr>
      <w:r>
        <w:rPr>
          <w:lang w:val="ru-RU"/>
        </w:rPr>
        <w:t>Изменен список возможных стартовых юнитов</w:t>
      </w:r>
    </w:p>
    <w:p w14:paraId="75BA9D39" w14:textId="18F90C79" w:rsidR="00C40D53" w:rsidRPr="00E8484B" w:rsidRDefault="00C40D53" w:rsidP="00E25C24">
      <w:pPr>
        <w:pStyle w:val="a9"/>
        <w:numPr>
          <w:ilvl w:val="1"/>
          <w:numId w:val="107"/>
        </w:numPr>
      </w:pPr>
      <w:proofErr w:type="spellStart"/>
      <w:r w:rsidRPr="00C40D53">
        <w:t>Малый</w:t>
      </w:r>
      <w:proofErr w:type="spellEnd"/>
      <w:r w:rsidRPr="00C40D53">
        <w:t xml:space="preserve"> </w:t>
      </w:r>
      <w:proofErr w:type="spellStart"/>
      <w:r w:rsidRPr="00C40D53">
        <w:t>дух</w:t>
      </w:r>
      <w:proofErr w:type="spellEnd"/>
      <w:r w:rsidRPr="00C40D53">
        <w:t xml:space="preserve"> </w:t>
      </w:r>
      <w:proofErr w:type="spellStart"/>
      <w:r w:rsidRPr="00C40D53">
        <w:t>бурь</w:t>
      </w:r>
      <w:proofErr w:type="spellEnd"/>
      <w:r w:rsidR="00E8484B" w:rsidRPr="00E8484B">
        <w:t xml:space="preserve"> (Lesser Storm Spirit)</w:t>
      </w:r>
    </w:p>
    <w:p w14:paraId="52F588B7" w14:textId="45A66D3B" w:rsidR="00C40D53" w:rsidRPr="001D0F5D" w:rsidRDefault="00462397" w:rsidP="00E25C24">
      <w:pPr>
        <w:pStyle w:val="a9"/>
        <w:numPr>
          <w:ilvl w:val="1"/>
          <w:numId w:val="107"/>
        </w:numPr>
      </w:pPr>
      <w:proofErr w:type="spellStart"/>
      <w:r w:rsidRPr="00462397">
        <w:t>Малый</w:t>
      </w:r>
      <w:proofErr w:type="spellEnd"/>
      <w:r w:rsidRPr="00462397">
        <w:t xml:space="preserve"> </w:t>
      </w:r>
      <w:proofErr w:type="spellStart"/>
      <w:r w:rsidRPr="00462397">
        <w:t>каменный</w:t>
      </w:r>
      <w:proofErr w:type="spellEnd"/>
      <w:r w:rsidRPr="00462397">
        <w:t xml:space="preserve"> </w:t>
      </w:r>
      <w:proofErr w:type="spellStart"/>
      <w:r w:rsidRPr="00462397">
        <w:t>дух</w:t>
      </w:r>
      <w:proofErr w:type="spellEnd"/>
      <w:r w:rsidR="00E8484B" w:rsidRPr="001D0F5D">
        <w:t xml:space="preserve"> (</w:t>
      </w:r>
      <w:r w:rsidR="001D0F5D" w:rsidRPr="001D0F5D">
        <w:t>Lesser Stone Spirit</w:t>
      </w:r>
      <w:r w:rsidR="00E8484B" w:rsidRPr="001D0F5D">
        <w:t>)</w:t>
      </w:r>
    </w:p>
    <w:p w14:paraId="6047A93C" w14:textId="4E35588D" w:rsidR="00462397" w:rsidRPr="001D0F5D" w:rsidRDefault="00462397" w:rsidP="00E25C24">
      <w:pPr>
        <w:pStyle w:val="a9"/>
        <w:numPr>
          <w:ilvl w:val="1"/>
          <w:numId w:val="107"/>
        </w:numPr>
      </w:pPr>
      <w:proofErr w:type="spellStart"/>
      <w:r w:rsidRPr="00462397">
        <w:t>Малый</w:t>
      </w:r>
      <w:proofErr w:type="spellEnd"/>
      <w:r w:rsidRPr="00462397">
        <w:t xml:space="preserve"> </w:t>
      </w:r>
      <w:proofErr w:type="spellStart"/>
      <w:r w:rsidRPr="00462397">
        <w:t>снежный</w:t>
      </w:r>
      <w:proofErr w:type="spellEnd"/>
      <w:r w:rsidRPr="00462397">
        <w:t xml:space="preserve"> </w:t>
      </w:r>
      <w:proofErr w:type="spellStart"/>
      <w:r w:rsidRPr="00462397">
        <w:t>дух</w:t>
      </w:r>
      <w:proofErr w:type="spellEnd"/>
      <w:r w:rsidR="001D0F5D" w:rsidRPr="001D0F5D">
        <w:t xml:space="preserve"> (Lesser Snow Spirit)</w:t>
      </w:r>
    </w:p>
    <w:p w14:paraId="10DFB64E" w14:textId="718EE2A6" w:rsidR="00462397" w:rsidRPr="001D0F5D" w:rsidRDefault="00462397" w:rsidP="00E25C24">
      <w:pPr>
        <w:pStyle w:val="a9"/>
        <w:numPr>
          <w:ilvl w:val="1"/>
          <w:numId w:val="107"/>
        </w:numPr>
      </w:pPr>
      <w:proofErr w:type="spellStart"/>
      <w:r w:rsidRPr="00462397">
        <w:t>Малый</w:t>
      </w:r>
      <w:proofErr w:type="spellEnd"/>
      <w:r w:rsidRPr="00462397">
        <w:t xml:space="preserve"> </w:t>
      </w:r>
      <w:proofErr w:type="spellStart"/>
      <w:r w:rsidRPr="00462397">
        <w:t>дух</w:t>
      </w:r>
      <w:proofErr w:type="spellEnd"/>
      <w:r w:rsidRPr="00462397">
        <w:t xml:space="preserve"> </w:t>
      </w:r>
      <w:proofErr w:type="spellStart"/>
      <w:r w:rsidRPr="00462397">
        <w:t>волн</w:t>
      </w:r>
      <w:proofErr w:type="spellEnd"/>
      <w:r w:rsidR="001D0F5D" w:rsidRPr="001D0F5D">
        <w:t xml:space="preserve"> (Lesser Tide Spirit)</w:t>
      </w:r>
    </w:p>
    <w:p w14:paraId="2467AB21" w14:textId="195A92AF" w:rsidR="00462397" w:rsidRPr="001D0F5D" w:rsidRDefault="00462397" w:rsidP="00E25C24">
      <w:pPr>
        <w:pStyle w:val="a9"/>
        <w:numPr>
          <w:ilvl w:val="1"/>
          <w:numId w:val="107"/>
        </w:numPr>
      </w:pPr>
      <w:proofErr w:type="spellStart"/>
      <w:r w:rsidRPr="00462397">
        <w:t>Малый</w:t>
      </w:r>
      <w:proofErr w:type="spellEnd"/>
      <w:r w:rsidRPr="00462397">
        <w:t xml:space="preserve"> </w:t>
      </w:r>
      <w:proofErr w:type="spellStart"/>
      <w:r w:rsidRPr="00462397">
        <w:t>дух</w:t>
      </w:r>
      <w:proofErr w:type="spellEnd"/>
      <w:r w:rsidRPr="00462397">
        <w:t xml:space="preserve"> </w:t>
      </w:r>
      <w:proofErr w:type="spellStart"/>
      <w:r w:rsidRPr="00462397">
        <w:t>магмы</w:t>
      </w:r>
      <w:proofErr w:type="spellEnd"/>
      <w:r w:rsidR="001D0F5D" w:rsidRPr="001D0F5D">
        <w:t xml:space="preserve"> (Lesser Magma Spirit)</w:t>
      </w:r>
    </w:p>
    <w:p w14:paraId="506ABE3D" w14:textId="604B103A" w:rsidR="00EA534C" w:rsidRDefault="00963972" w:rsidP="00BB6EAC">
      <w:pPr>
        <w:pStyle w:val="31"/>
        <w:rPr>
          <w:lang w:val="ru-RU"/>
        </w:rPr>
      </w:pPr>
      <w:r w:rsidRPr="00963972">
        <w:rPr>
          <w:lang w:val="ru-RU"/>
        </w:rPr>
        <w:t>Опытные сборщики</w:t>
      </w:r>
      <w:r>
        <w:rPr>
          <w:lang w:val="ru-RU"/>
        </w:rPr>
        <w:t xml:space="preserve"> (</w:t>
      </w:r>
      <w:proofErr w:type="spellStart"/>
      <w:r w:rsidR="00673206" w:rsidRPr="00673206">
        <w:rPr>
          <w:lang w:val="ru-RU"/>
        </w:rPr>
        <w:t>Talented</w:t>
      </w:r>
      <w:proofErr w:type="spellEnd"/>
      <w:r w:rsidR="00673206" w:rsidRPr="00673206">
        <w:rPr>
          <w:lang w:val="ru-RU"/>
        </w:rPr>
        <w:t xml:space="preserve"> </w:t>
      </w:r>
      <w:proofErr w:type="spellStart"/>
      <w:r w:rsidR="00673206" w:rsidRPr="00673206">
        <w:rPr>
          <w:lang w:val="ru-RU"/>
        </w:rPr>
        <w:t>Collectors</w:t>
      </w:r>
      <w:proofErr w:type="spellEnd"/>
      <w:r>
        <w:rPr>
          <w:lang w:val="ru-RU"/>
        </w:rPr>
        <w:t>)</w:t>
      </w:r>
    </w:p>
    <w:p w14:paraId="3FD077EF" w14:textId="54A3036C" w:rsidR="00014E1B" w:rsidRPr="00014E1B" w:rsidRDefault="00014E1B" w:rsidP="00E25C24">
      <w:pPr>
        <w:pStyle w:val="a9"/>
        <w:numPr>
          <w:ilvl w:val="0"/>
          <w:numId w:val="106"/>
        </w:numPr>
        <w:rPr>
          <w:lang w:val="ru-RU"/>
        </w:rPr>
      </w:pPr>
      <w:r w:rsidRPr="00014E1B">
        <w:rPr>
          <w:lang w:val="ru-RU"/>
        </w:rPr>
        <w:t xml:space="preserve">Удален бонус к </w:t>
      </w:r>
      <w:r w:rsidR="00DD54E7" w:rsidRPr="00DD54E7">
        <w:rPr>
          <w:lang w:val="ru-RU"/>
        </w:rPr>
        <w:t>[</w:t>
      </w:r>
      <w:proofErr w:type="spellStart"/>
      <w:r w:rsidR="00DD54E7" w:rsidRPr="00DD54E7">
        <w:rPr>
          <w:lang w:val="ru-RU"/>
        </w:rPr>
        <w:t>knowledge</w:t>
      </w:r>
      <w:proofErr w:type="spellEnd"/>
      <w:r w:rsidR="00DD54E7" w:rsidRPr="00DD54E7">
        <w:rPr>
          <w:lang w:val="ru-RU"/>
        </w:rPr>
        <w:t>]</w:t>
      </w:r>
      <w:r w:rsidR="00DD54E7">
        <w:rPr>
          <w:lang w:val="ru-RU"/>
        </w:rPr>
        <w:t xml:space="preserve"> </w:t>
      </w:r>
      <w:r w:rsidRPr="00014E1B">
        <w:rPr>
          <w:lang w:val="ru-RU"/>
        </w:rPr>
        <w:t>за магический ресурс в пределах города</w:t>
      </w:r>
    </w:p>
    <w:p w14:paraId="3B95DD6C" w14:textId="77777777" w:rsidR="00014E1B" w:rsidRPr="00014E1B" w:rsidRDefault="00014E1B" w:rsidP="00E25C24">
      <w:pPr>
        <w:pStyle w:val="a9"/>
        <w:numPr>
          <w:ilvl w:val="0"/>
          <w:numId w:val="106"/>
        </w:numPr>
        <w:rPr>
          <w:lang w:val="ru-RU"/>
        </w:rPr>
      </w:pPr>
      <w:r w:rsidRPr="00014E1B">
        <w:rPr>
          <w:lang w:val="ru-RU"/>
        </w:rPr>
        <w:t>Увеличен бонус от магического ресурса в пределах своих городов</w:t>
      </w:r>
    </w:p>
    <w:p w14:paraId="7F5C4AA7" w14:textId="18BB6B1E" w:rsidR="00014E1B" w:rsidRPr="00014E1B" w:rsidRDefault="00014E1B" w:rsidP="00E25C24">
      <w:pPr>
        <w:pStyle w:val="a9"/>
        <w:numPr>
          <w:ilvl w:val="1"/>
          <w:numId w:val="106"/>
        </w:numPr>
        <w:rPr>
          <w:lang w:val="ru-RU"/>
        </w:rPr>
      </w:pPr>
      <w:r w:rsidRPr="00014E1B">
        <w:rPr>
          <w:lang w:val="ru-RU"/>
        </w:rPr>
        <w:t xml:space="preserve">+5 → +10 </w:t>
      </w:r>
      <w:r w:rsidR="00D462BB" w:rsidRPr="00D462BB">
        <w:rPr>
          <w:lang w:val="ru-RU"/>
        </w:rPr>
        <w:t>[</w:t>
      </w:r>
      <w:proofErr w:type="spellStart"/>
      <w:r w:rsidR="00D462BB" w:rsidRPr="00D462BB">
        <w:rPr>
          <w:lang w:val="ru-RU"/>
        </w:rPr>
        <w:t>draft</w:t>
      </w:r>
      <w:proofErr w:type="spellEnd"/>
      <w:r w:rsidR="00D462BB" w:rsidRPr="00D462BB">
        <w:rPr>
          <w:lang w:val="ru-RU"/>
        </w:rPr>
        <w:t>]</w:t>
      </w:r>
    </w:p>
    <w:p w14:paraId="12A8E161" w14:textId="1BB3A9D8" w:rsidR="00014E1B" w:rsidRPr="00014E1B" w:rsidRDefault="00014E1B" w:rsidP="00E25C24">
      <w:pPr>
        <w:pStyle w:val="a9"/>
        <w:numPr>
          <w:ilvl w:val="1"/>
          <w:numId w:val="106"/>
        </w:numPr>
        <w:rPr>
          <w:lang w:val="ru-RU"/>
        </w:rPr>
      </w:pPr>
      <w:r w:rsidRPr="00014E1B">
        <w:rPr>
          <w:lang w:val="ru-RU"/>
        </w:rPr>
        <w:t xml:space="preserve">+5 → +10 </w:t>
      </w:r>
      <w:r w:rsidR="007E23C0" w:rsidRPr="007E23C0">
        <w:rPr>
          <w:lang w:val="ru-RU"/>
        </w:rPr>
        <w:t>[</w:t>
      </w:r>
      <w:proofErr w:type="spellStart"/>
      <w:r w:rsidR="007E23C0" w:rsidRPr="007E23C0">
        <w:rPr>
          <w:lang w:val="ru-RU"/>
        </w:rPr>
        <w:t>production</w:t>
      </w:r>
      <w:proofErr w:type="spellEnd"/>
      <w:r w:rsidR="007E23C0" w:rsidRPr="007E23C0">
        <w:rPr>
          <w:lang w:val="ru-RU"/>
        </w:rPr>
        <w:t>]</w:t>
      </w:r>
    </w:p>
    <w:p w14:paraId="73DB11B0" w14:textId="56566034" w:rsidR="00014E1B" w:rsidRPr="00014E1B" w:rsidRDefault="00014E1B" w:rsidP="00E25C24">
      <w:pPr>
        <w:pStyle w:val="a9"/>
        <w:numPr>
          <w:ilvl w:val="1"/>
          <w:numId w:val="106"/>
        </w:numPr>
        <w:rPr>
          <w:lang w:val="ru-RU"/>
        </w:rPr>
      </w:pPr>
      <w:r w:rsidRPr="00014E1B">
        <w:rPr>
          <w:lang w:val="ru-RU"/>
        </w:rPr>
        <w:t xml:space="preserve">+5 → +10 </w:t>
      </w:r>
      <w:r w:rsidR="0076235A" w:rsidRPr="0076235A">
        <w:rPr>
          <w:lang w:val="ru-RU"/>
        </w:rPr>
        <w:t>[</w:t>
      </w:r>
      <w:proofErr w:type="spellStart"/>
      <w:r w:rsidR="0076235A" w:rsidRPr="0076235A">
        <w:rPr>
          <w:lang w:val="ru-RU"/>
        </w:rPr>
        <w:t>food</w:t>
      </w:r>
      <w:proofErr w:type="spellEnd"/>
      <w:r w:rsidR="0076235A" w:rsidRPr="0076235A">
        <w:rPr>
          <w:lang w:val="ru-RU"/>
        </w:rPr>
        <w:t>]</w:t>
      </w:r>
    </w:p>
    <w:p w14:paraId="364289C5" w14:textId="2C480398" w:rsidR="00014E1B" w:rsidRPr="00014E1B" w:rsidRDefault="00014E1B" w:rsidP="00E25C24">
      <w:pPr>
        <w:pStyle w:val="a9"/>
        <w:numPr>
          <w:ilvl w:val="1"/>
          <w:numId w:val="106"/>
        </w:numPr>
        <w:rPr>
          <w:lang w:val="ru-RU"/>
        </w:rPr>
      </w:pPr>
      <w:r w:rsidRPr="00014E1B">
        <w:rPr>
          <w:lang w:val="ru-RU"/>
        </w:rPr>
        <w:t xml:space="preserve">+5 → +10 </w:t>
      </w:r>
      <w:r w:rsidR="00183E4D" w:rsidRPr="00183E4D">
        <w:rPr>
          <w:lang w:val="ru-RU"/>
        </w:rPr>
        <w:t>[</w:t>
      </w:r>
      <w:proofErr w:type="spellStart"/>
      <w:r w:rsidR="00183E4D" w:rsidRPr="00183E4D">
        <w:rPr>
          <w:lang w:val="ru-RU"/>
        </w:rPr>
        <w:t>gold</w:t>
      </w:r>
      <w:proofErr w:type="spellEnd"/>
      <w:r w:rsidR="00183E4D" w:rsidRPr="00183E4D">
        <w:rPr>
          <w:lang w:val="ru-RU"/>
        </w:rPr>
        <w:t>]</w:t>
      </w:r>
    </w:p>
    <w:p w14:paraId="31AC15B8" w14:textId="4FF970A5" w:rsidR="00014E1B" w:rsidRPr="00014E1B" w:rsidRDefault="00014E1B" w:rsidP="00E25C24">
      <w:pPr>
        <w:pStyle w:val="a9"/>
        <w:numPr>
          <w:ilvl w:val="1"/>
          <w:numId w:val="106"/>
        </w:numPr>
        <w:rPr>
          <w:lang w:val="ru-RU"/>
        </w:rPr>
      </w:pPr>
      <w:r w:rsidRPr="00014E1B">
        <w:rPr>
          <w:lang w:val="ru-RU"/>
        </w:rPr>
        <w:t xml:space="preserve">+5 → +10 </w:t>
      </w:r>
      <w:r w:rsidR="00B45576" w:rsidRPr="00B45576">
        <w:rPr>
          <w:lang w:val="ru-RU"/>
        </w:rPr>
        <w:t>[</w:t>
      </w:r>
      <w:proofErr w:type="spellStart"/>
      <w:r w:rsidR="00B45576" w:rsidRPr="00B45576">
        <w:rPr>
          <w:lang w:val="ru-RU"/>
        </w:rPr>
        <w:t>mana</w:t>
      </w:r>
      <w:proofErr w:type="spellEnd"/>
      <w:r w:rsidR="00B45576" w:rsidRPr="00B45576">
        <w:rPr>
          <w:lang w:val="ru-RU"/>
        </w:rPr>
        <w:t>]</w:t>
      </w:r>
    </w:p>
    <w:p w14:paraId="31CA14CD" w14:textId="77777777" w:rsidR="00014E1B" w:rsidRPr="00014E1B" w:rsidRDefault="00014E1B" w:rsidP="00E25C24">
      <w:pPr>
        <w:pStyle w:val="a9"/>
        <w:numPr>
          <w:ilvl w:val="0"/>
          <w:numId w:val="106"/>
        </w:numPr>
        <w:rPr>
          <w:lang w:val="ru-RU"/>
        </w:rPr>
      </w:pPr>
      <w:r w:rsidRPr="00014E1B">
        <w:rPr>
          <w:lang w:val="ru-RU"/>
        </w:rPr>
        <w:t>Стартовый магический ресурс возле города появляется со слабой охраной</w:t>
      </w:r>
    </w:p>
    <w:p w14:paraId="4652FBE9" w14:textId="55151EA1" w:rsidR="001430CF" w:rsidRPr="00EA2734" w:rsidRDefault="001430CF" w:rsidP="001430CF">
      <w:pPr>
        <w:pStyle w:val="21"/>
      </w:pPr>
      <w:r>
        <w:rPr>
          <w:lang w:val="ru-RU"/>
        </w:rPr>
        <w:lastRenderedPageBreak/>
        <w:t>Тен</w:t>
      </w:r>
      <w:r w:rsidR="00D34A4E">
        <w:rPr>
          <w:lang w:val="ru-RU"/>
        </w:rPr>
        <w:t>ь</w:t>
      </w:r>
      <w:r w:rsidRPr="00EA2734">
        <w:t xml:space="preserve"> (</w:t>
      </w:r>
      <w:r>
        <w:t>Shadow</w:t>
      </w:r>
      <w:r w:rsidRPr="00EA2734">
        <w:t>)</w:t>
      </w:r>
    </w:p>
    <w:p w14:paraId="1E3240CC" w14:textId="439FD0A4" w:rsidR="00673206" w:rsidRDefault="002004B6" w:rsidP="002004B6">
      <w:pPr>
        <w:pStyle w:val="31"/>
      </w:pPr>
      <w:r w:rsidRPr="002004B6">
        <w:rPr>
          <w:lang w:val="ru-RU"/>
        </w:rPr>
        <w:t>Культ</w:t>
      </w:r>
      <w:r w:rsidRPr="002004B6">
        <w:t xml:space="preserve"> </w:t>
      </w:r>
      <w:r w:rsidRPr="002004B6">
        <w:rPr>
          <w:lang w:val="ru-RU"/>
        </w:rPr>
        <w:t>личности</w:t>
      </w:r>
      <w:r w:rsidRPr="002004B6">
        <w:t xml:space="preserve"> </w:t>
      </w:r>
      <w:r>
        <w:t>(</w:t>
      </w:r>
      <w:r w:rsidRPr="002004B6">
        <w:t>Cult of Personality</w:t>
      </w:r>
      <w:r>
        <w:t>)</w:t>
      </w:r>
    </w:p>
    <w:p w14:paraId="0C07F945" w14:textId="34C6DEBD" w:rsidR="002004B6" w:rsidRDefault="007614B6" w:rsidP="00E25C24">
      <w:pPr>
        <w:pStyle w:val="a9"/>
        <w:numPr>
          <w:ilvl w:val="0"/>
          <w:numId w:val="107"/>
        </w:numPr>
        <w:rPr>
          <w:lang w:val="ru-RU"/>
        </w:rPr>
      </w:pPr>
      <w:r>
        <w:rPr>
          <w:lang w:val="ru-RU"/>
        </w:rPr>
        <w:t>Убран стартовый бонус</w:t>
      </w:r>
      <w:r w:rsidRPr="007614B6">
        <w:rPr>
          <w:lang w:val="ru-RU"/>
        </w:rPr>
        <w:t xml:space="preserve"> +1 </w:t>
      </w:r>
      <w:r>
        <w:rPr>
          <w:lang w:val="ru-RU"/>
        </w:rPr>
        <w:t>к пределу героев</w:t>
      </w:r>
    </w:p>
    <w:p w14:paraId="5236A440" w14:textId="619F11D4" w:rsidR="00DE1329" w:rsidRDefault="006B342D" w:rsidP="00E25C24">
      <w:pPr>
        <w:pStyle w:val="a9"/>
        <w:numPr>
          <w:ilvl w:val="0"/>
          <w:numId w:val="107"/>
        </w:numPr>
        <w:rPr>
          <w:lang w:val="ru-RU"/>
        </w:rPr>
      </w:pPr>
      <w:r>
        <w:rPr>
          <w:lang w:val="ru-RU"/>
        </w:rPr>
        <w:t>Убрано дополнительное содержание героев 10</w:t>
      </w:r>
      <w:r w:rsidR="00183E4D">
        <w:rPr>
          <w:lang w:val="ru-RU"/>
        </w:rPr>
        <w:t xml:space="preserve"> </w:t>
      </w:r>
      <w:r w:rsidR="00183E4D" w:rsidRPr="00183E4D">
        <w:rPr>
          <w:lang w:val="ru-RU"/>
        </w:rPr>
        <w:t>[</w:t>
      </w:r>
      <w:proofErr w:type="spellStart"/>
      <w:r w:rsidR="00183E4D" w:rsidRPr="00183E4D">
        <w:rPr>
          <w:lang w:val="ru-RU"/>
        </w:rPr>
        <w:t>gold</w:t>
      </w:r>
      <w:proofErr w:type="spellEnd"/>
      <w:r w:rsidR="00183E4D" w:rsidRPr="00183E4D">
        <w:rPr>
          <w:lang w:val="ru-RU"/>
        </w:rPr>
        <w:t>]</w:t>
      </w:r>
    </w:p>
    <w:p w14:paraId="525C3A14" w14:textId="0801036C" w:rsidR="00DD54E7" w:rsidRDefault="003866CE" w:rsidP="00E25C24">
      <w:pPr>
        <w:pStyle w:val="a9"/>
        <w:numPr>
          <w:ilvl w:val="0"/>
          <w:numId w:val="107"/>
        </w:numPr>
        <w:rPr>
          <w:lang w:val="ru-RU"/>
        </w:rPr>
      </w:pPr>
      <w:r>
        <w:rPr>
          <w:lang w:val="ru-RU"/>
        </w:rPr>
        <w:t>Добавле</w:t>
      </w:r>
      <w:r w:rsidR="00B03489">
        <w:rPr>
          <w:lang w:val="ru-RU"/>
        </w:rPr>
        <w:t>но свойство</w:t>
      </w:r>
      <w:r>
        <w:rPr>
          <w:lang w:val="ru-RU"/>
        </w:rPr>
        <w:t>:</w:t>
      </w:r>
    </w:p>
    <w:p w14:paraId="3A8D847E" w14:textId="2DF35827" w:rsidR="003866CE" w:rsidRDefault="003866CE" w:rsidP="00E25C24">
      <w:pPr>
        <w:pStyle w:val="a9"/>
        <w:numPr>
          <w:ilvl w:val="1"/>
          <w:numId w:val="107"/>
        </w:numPr>
        <w:rPr>
          <w:lang w:val="ru-RU"/>
        </w:rPr>
      </w:pPr>
      <w:r w:rsidRPr="003866CE">
        <w:rPr>
          <w:lang w:val="ru-RU"/>
        </w:rPr>
        <w:t>Герои, назначенные Губернаторами, дают</w:t>
      </w:r>
      <w:r>
        <w:rPr>
          <w:lang w:val="ru-RU"/>
        </w:rPr>
        <w:t xml:space="preserve"> городу </w:t>
      </w:r>
      <w:r w:rsidRPr="003866CE">
        <w:rPr>
          <w:lang w:val="ru-RU"/>
        </w:rPr>
        <w:t xml:space="preserve">+10 </w:t>
      </w:r>
      <w:r w:rsidR="00CF182B" w:rsidRPr="00CF182B">
        <w:rPr>
          <w:lang w:val="ru-RU"/>
        </w:rPr>
        <w:t>[</w:t>
      </w:r>
      <w:proofErr w:type="spellStart"/>
      <w:r w:rsidR="00CF182B" w:rsidRPr="00CF182B">
        <w:rPr>
          <w:lang w:val="ru-RU"/>
        </w:rPr>
        <w:t>happiness</w:t>
      </w:r>
      <w:proofErr w:type="spellEnd"/>
      <w:r w:rsidR="00CF182B" w:rsidRPr="00CF182B">
        <w:rPr>
          <w:lang w:val="ru-RU"/>
        </w:rPr>
        <w:t>]</w:t>
      </w:r>
    </w:p>
    <w:p w14:paraId="03B9F8FF" w14:textId="39AC272D" w:rsidR="007A2DCE" w:rsidRDefault="007A2DCE" w:rsidP="00B069A5">
      <w:pPr>
        <w:pStyle w:val="31"/>
        <w:rPr>
          <w:lang w:val="ru-RU"/>
        </w:rPr>
      </w:pPr>
      <w:r w:rsidRPr="007A2DCE">
        <w:rPr>
          <w:lang w:val="ru-RU"/>
        </w:rPr>
        <w:t>Коварные наблюдатели</w:t>
      </w:r>
      <w:r>
        <w:rPr>
          <w:lang w:val="ru-RU"/>
        </w:rPr>
        <w:t xml:space="preserve"> (</w:t>
      </w:r>
      <w:proofErr w:type="spellStart"/>
      <w:r w:rsidR="00B069A5" w:rsidRPr="00B069A5">
        <w:rPr>
          <w:lang w:val="ru-RU"/>
        </w:rPr>
        <w:t>Devious</w:t>
      </w:r>
      <w:proofErr w:type="spellEnd"/>
      <w:r w:rsidR="00B069A5" w:rsidRPr="00B069A5">
        <w:rPr>
          <w:lang w:val="ru-RU"/>
        </w:rPr>
        <w:t xml:space="preserve"> </w:t>
      </w:r>
      <w:proofErr w:type="spellStart"/>
      <w:r w:rsidR="00B069A5" w:rsidRPr="00B069A5">
        <w:rPr>
          <w:lang w:val="ru-RU"/>
        </w:rPr>
        <w:t>Watchers</w:t>
      </w:r>
      <w:proofErr w:type="spellEnd"/>
      <w:r>
        <w:rPr>
          <w:lang w:val="ru-RU"/>
        </w:rPr>
        <w:t>)</w:t>
      </w:r>
    </w:p>
    <w:p w14:paraId="3EB0BCC0" w14:textId="22EAF2CC" w:rsidR="00CE1AB5" w:rsidRPr="00CE1AB5" w:rsidRDefault="00CE1AB5" w:rsidP="00E25C24">
      <w:pPr>
        <w:pStyle w:val="a9"/>
        <w:numPr>
          <w:ilvl w:val="0"/>
          <w:numId w:val="108"/>
        </w:numPr>
        <w:rPr>
          <w:lang w:val="ru-RU"/>
        </w:rPr>
      </w:pPr>
      <w:r w:rsidRPr="00CE1AB5">
        <w:rPr>
          <w:lang w:val="ru-RU"/>
        </w:rPr>
        <w:t>Добавлен стартовый бонус:</w:t>
      </w:r>
    </w:p>
    <w:p w14:paraId="7498F479" w14:textId="67D71713" w:rsidR="00B069A5" w:rsidRDefault="005712C0" w:rsidP="00E25C24">
      <w:pPr>
        <w:pStyle w:val="a9"/>
        <w:numPr>
          <w:ilvl w:val="1"/>
          <w:numId w:val="108"/>
        </w:numPr>
        <w:rPr>
          <w:lang w:val="ru-RU"/>
        </w:rPr>
      </w:pPr>
      <w:r>
        <w:rPr>
          <w:lang w:val="ru-RU"/>
        </w:rPr>
        <w:t xml:space="preserve">Особенность </w:t>
      </w:r>
      <w:r w:rsidR="00CE1AB5" w:rsidRPr="00CE1AB5">
        <w:rPr>
          <w:lang w:val="ru-RU"/>
        </w:rPr>
        <w:t xml:space="preserve">дерева империи - Повышенная чувствительность (Advanced </w:t>
      </w:r>
      <w:proofErr w:type="spellStart"/>
      <w:r w:rsidR="00CE1AB5" w:rsidRPr="00CE1AB5">
        <w:rPr>
          <w:lang w:val="ru-RU"/>
        </w:rPr>
        <w:t>Sensing</w:t>
      </w:r>
      <w:proofErr w:type="spellEnd"/>
      <w:r w:rsidR="00CE1AB5" w:rsidRPr="00CE1AB5">
        <w:rPr>
          <w:lang w:val="ru-RU"/>
        </w:rPr>
        <w:t>)</w:t>
      </w:r>
    </w:p>
    <w:p w14:paraId="7A9CD99F" w14:textId="0C571369" w:rsidR="00AA7F07" w:rsidRDefault="00AA7F07" w:rsidP="000546A6">
      <w:pPr>
        <w:pStyle w:val="31"/>
        <w:rPr>
          <w:lang w:val="ru-RU"/>
        </w:rPr>
      </w:pPr>
      <w:r w:rsidRPr="00AA7F07">
        <w:rPr>
          <w:lang w:val="ru-RU"/>
        </w:rPr>
        <w:t xml:space="preserve">Могучие </w:t>
      </w:r>
      <w:proofErr w:type="spellStart"/>
      <w:r w:rsidRPr="00AA7F07">
        <w:rPr>
          <w:lang w:val="ru-RU"/>
        </w:rPr>
        <w:t>призыватели</w:t>
      </w:r>
      <w:proofErr w:type="spellEnd"/>
      <w:r>
        <w:rPr>
          <w:lang w:val="ru-RU"/>
        </w:rPr>
        <w:t xml:space="preserve"> (</w:t>
      </w:r>
      <w:proofErr w:type="spellStart"/>
      <w:r w:rsidR="000546A6" w:rsidRPr="000546A6">
        <w:rPr>
          <w:lang w:val="ru-RU"/>
        </w:rPr>
        <w:t>Powerful</w:t>
      </w:r>
      <w:proofErr w:type="spellEnd"/>
      <w:r w:rsidR="000546A6" w:rsidRPr="000546A6">
        <w:rPr>
          <w:lang w:val="ru-RU"/>
        </w:rPr>
        <w:t xml:space="preserve"> </w:t>
      </w:r>
      <w:proofErr w:type="spellStart"/>
      <w:r w:rsidR="000546A6" w:rsidRPr="000546A6">
        <w:rPr>
          <w:lang w:val="ru-RU"/>
        </w:rPr>
        <w:t>Evokers</w:t>
      </w:r>
      <w:proofErr w:type="spellEnd"/>
      <w:r>
        <w:rPr>
          <w:lang w:val="ru-RU"/>
        </w:rPr>
        <w:t>)</w:t>
      </w:r>
    </w:p>
    <w:p w14:paraId="1468E8EC" w14:textId="2EEFFDB8" w:rsidR="000546A6" w:rsidRPr="00945E97" w:rsidRDefault="00C95255" w:rsidP="00E25C24">
      <w:pPr>
        <w:pStyle w:val="a9"/>
        <w:numPr>
          <w:ilvl w:val="0"/>
          <w:numId w:val="108"/>
        </w:numPr>
        <w:rPr>
          <w:lang w:val="ru-RU"/>
        </w:rPr>
      </w:pPr>
      <w:r>
        <w:rPr>
          <w:lang w:val="ru-RU"/>
        </w:rPr>
        <w:t>Увеличен урон от заклинаний в бою +10% -</w:t>
      </w:r>
      <w:r>
        <w:t>&gt; +20%</w:t>
      </w:r>
    </w:p>
    <w:p w14:paraId="4EF94047" w14:textId="6302A827" w:rsidR="00945E97" w:rsidRPr="00094453" w:rsidRDefault="00945E97" w:rsidP="00945E97">
      <w:pPr>
        <w:pStyle w:val="21"/>
      </w:pPr>
      <w:r>
        <w:rPr>
          <w:lang w:val="ru-RU"/>
        </w:rPr>
        <w:t>Матери</w:t>
      </w:r>
      <w:r w:rsidR="00D34A4E">
        <w:rPr>
          <w:lang w:val="ru-RU"/>
        </w:rPr>
        <w:t>я</w:t>
      </w:r>
      <w:r w:rsidRPr="00094453">
        <w:t xml:space="preserve"> (</w:t>
      </w:r>
      <w:proofErr w:type="spellStart"/>
      <w:r>
        <w:t>Materium</w:t>
      </w:r>
      <w:proofErr w:type="spellEnd"/>
      <w:r w:rsidRPr="00094453">
        <w:t>)</w:t>
      </w:r>
    </w:p>
    <w:p w14:paraId="4A5C6CA3" w14:textId="0FDECC47" w:rsidR="00C71677" w:rsidRPr="00094453" w:rsidRDefault="00C71677" w:rsidP="00087C94">
      <w:pPr>
        <w:pStyle w:val="31"/>
      </w:pPr>
      <w:r w:rsidRPr="00C71677">
        <w:rPr>
          <w:lang w:val="ru-RU"/>
        </w:rPr>
        <w:t>Подземные</w:t>
      </w:r>
      <w:r w:rsidRPr="00094453">
        <w:t xml:space="preserve"> </w:t>
      </w:r>
      <w:r w:rsidRPr="00C71677">
        <w:rPr>
          <w:lang w:val="ru-RU"/>
        </w:rPr>
        <w:t>жители</w:t>
      </w:r>
      <w:r w:rsidRPr="00094453">
        <w:t xml:space="preserve"> (</w:t>
      </w:r>
      <w:r w:rsidR="00087C94" w:rsidRPr="00094453">
        <w:t>Subterranean Society</w:t>
      </w:r>
      <w:r w:rsidRPr="00094453">
        <w:t>)</w:t>
      </w:r>
    </w:p>
    <w:p w14:paraId="5D136EB6" w14:textId="1A267EC0" w:rsidR="00087C94" w:rsidRDefault="00087C94" w:rsidP="00E25C24">
      <w:pPr>
        <w:pStyle w:val="a9"/>
        <w:numPr>
          <w:ilvl w:val="0"/>
          <w:numId w:val="108"/>
        </w:numPr>
        <w:rPr>
          <w:lang w:val="ru-RU"/>
        </w:rPr>
      </w:pPr>
      <w:r w:rsidRPr="00087C94">
        <w:rPr>
          <w:lang w:val="ru-RU"/>
        </w:rPr>
        <w:t>Увеличен бонус</w:t>
      </w:r>
      <w:r w:rsidR="00A30A18" w:rsidRPr="00A30A18">
        <w:rPr>
          <w:lang w:val="ru-RU"/>
        </w:rPr>
        <w:t xml:space="preserve"> </w:t>
      </w:r>
      <w:r w:rsidR="00A30A18">
        <w:rPr>
          <w:lang w:val="ru-RU"/>
        </w:rPr>
        <w:t>к доходу</w:t>
      </w:r>
      <w:r w:rsidRPr="00087C94">
        <w:rPr>
          <w:lang w:val="ru-RU"/>
        </w:rPr>
        <w:t xml:space="preserve"> за подземные проходы </w:t>
      </w:r>
      <w:r w:rsidR="00A30A18" w:rsidRPr="00A30A18">
        <w:rPr>
          <w:lang w:val="ru-RU"/>
        </w:rPr>
        <w:t>+</w:t>
      </w:r>
      <w:r w:rsidRPr="00087C94">
        <w:rPr>
          <w:lang w:val="ru-RU"/>
        </w:rPr>
        <w:t xml:space="preserve">2 </w:t>
      </w:r>
      <w:r w:rsidR="00A30A18">
        <w:rPr>
          <w:lang w:val="ru-RU"/>
        </w:rPr>
        <w:t>-</w:t>
      </w:r>
      <w:r w:rsidR="00A30A18" w:rsidRPr="00A30A18">
        <w:rPr>
          <w:lang w:val="ru-RU"/>
        </w:rPr>
        <w:t>&gt;</w:t>
      </w:r>
      <w:r w:rsidRPr="00087C94">
        <w:rPr>
          <w:lang w:val="ru-RU"/>
        </w:rPr>
        <w:t xml:space="preserve"> </w:t>
      </w:r>
      <w:r w:rsidR="00A30A18" w:rsidRPr="00A30A18">
        <w:rPr>
          <w:lang w:val="ru-RU"/>
        </w:rPr>
        <w:t>+</w:t>
      </w:r>
      <w:r w:rsidRPr="00087C94">
        <w:rPr>
          <w:lang w:val="ru-RU"/>
        </w:rPr>
        <w:t xml:space="preserve">4 </w:t>
      </w:r>
      <w:r w:rsidR="00A30A18" w:rsidRPr="00A30A18">
        <w:rPr>
          <w:lang w:val="ru-RU"/>
        </w:rPr>
        <w:t>[</w:t>
      </w:r>
      <w:proofErr w:type="spellStart"/>
      <w:r w:rsidR="00A30A18" w:rsidRPr="00A30A18">
        <w:rPr>
          <w:lang w:val="ru-RU"/>
        </w:rPr>
        <w:t>influence</w:t>
      </w:r>
      <w:proofErr w:type="spellEnd"/>
      <w:r w:rsidR="00A30A18" w:rsidRPr="00A30A18">
        <w:rPr>
          <w:lang w:val="ru-RU"/>
        </w:rPr>
        <w:t>]</w:t>
      </w:r>
    </w:p>
    <w:p w14:paraId="12CE8815" w14:textId="3578109E" w:rsidR="002C6110" w:rsidRDefault="00C01E5B" w:rsidP="00C01E5B">
      <w:pPr>
        <w:pStyle w:val="31"/>
        <w:rPr>
          <w:lang w:val="ru-RU"/>
        </w:rPr>
      </w:pPr>
      <w:r w:rsidRPr="00C01E5B">
        <w:rPr>
          <w:lang w:val="ru-RU"/>
        </w:rPr>
        <w:t>Утилизаторы (</w:t>
      </w:r>
      <w:proofErr w:type="spellStart"/>
      <w:r w:rsidRPr="00C01E5B">
        <w:rPr>
          <w:lang w:val="ru-RU"/>
        </w:rPr>
        <w:t>Reclaimers</w:t>
      </w:r>
      <w:proofErr w:type="spellEnd"/>
      <w:r w:rsidRPr="00C01E5B">
        <w:rPr>
          <w:lang w:val="ru-RU"/>
        </w:rPr>
        <w:t>)</w:t>
      </w:r>
    </w:p>
    <w:p w14:paraId="5987B317" w14:textId="35E40B2E" w:rsidR="00C01E5B" w:rsidRDefault="00C01E5B" w:rsidP="00E25C24">
      <w:pPr>
        <w:pStyle w:val="a9"/>
        <w:numPr>
          <w:ilvl w:val="0"/>
          <w:numId w:val="108"/>
        </w:numPr>
        <w:rPr>
          <w:lang w:val="ru-RU"/>
        </w:rPr>
      </w:pPr>
      <w:r>
        <w:rPr>
          <w:lang w:val="ru-RU"/>
        </w:rPr>
        <w:t>Добавлен стартовый бонус</w:t>
      </w:r>
    </w:p>
    <w:p w14:paraId="2844E719" w14:textId="16E1E9B8" w:rsidR="00CE28CE" w:rsidRDefault="00CE28CE" w:rsidP="00E25C24">
      <w:pPr>
        <w:pStyle w:val="a9"/>
        <w:numPr>
          <w:ilvl w:val="1"/>
          <w:numId w:val="108"/>
        </w:numPr>
        <w:rPr>
          <w:lang w:val="ru-RU"/>
        </w:rPr>
      </w:pPr>
      <w:r w:rsidRPr="00CE28CE">
        <w:rPr>
          <w:lang w:val="ru-RU"/>
        </w:rPr>
        <w:t xml:space="preserve">+1 случайный предмет </w:t>
      </w:r>
      <w:proofErr w:type="spellStart"/>
      <w:r w:rsidRPr="00CE28CE">
        <w:rPr>
          <w:lang w:val="ru-RU"/>
        </w:rPr>
        <w:t>Т2</w:t>
      </w:r>
      <w:proofErr w:type="spellEnd"/>
    </w:p>
    <w:p w14:paraId="7CF32B6F" w14:textId="66E4F278" w:rsidR="00DE767A" w:rsidRDefault="001225AD" w:rsidP="00E25C24">
      <w:pPr>
        <w:pStyle w:val="a9"/>
        <w:numPr>
          <w:ilvl w:val="0"/>
          <w:numId w:val="108"/>
        </w:numPr>
        <w:rPr>
          <w:lang w:val="ru-RU"/>
        </w:rPr>
      </w:pPr>
      <w:r>
        <w:rPr>
          <w:lang w:val="ru-RU"/>
        </w:rPr>
        <w:t>Увеличен</w:t>
      </w:r>
      <w:r w:rsidR="00DE767A">
        <w:rPr>
          <w:lang w:val="ru-RU"/>
        </w:rPr>
        <w:t xml:space="preserve"> стартовый бонус</w:t>
      </w:r>
    </w:p>
    <w:p w14:paraId="470EC4FB" w14:textId="2DD2385A" w:rsidR="00DE767A" w:rsidRDefault="00B51DAF" w:rsidP="00E25C24">
      <w:pPr>
        <w:pStyle w:val="ae"/>
        <w:numPr>
          <w:ilvl w:val="1"/>
          <w:numId w:val="108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200 </w:t>
      </w:r>
      <w:r w:rsidR="00FB089F" w:rsidRPr="00FB089F">
        <w:rPr>
          <w:rFonts w:asciiTheme="minorHAnsi" w:hAnsiTheme="minorHAnsi"/>
          <w:lang w:val="ru-RU"/>
        </w:rPr>
        <w:t>[</w:t>
      </w:r>
      <w:proofErr w:type="spellStart"/>
      <w:r w:rsidR="00FB089F" w:rsidRPr="00FB089F">
        <w:rPr>
          <w:rFonts w:asciiTheme="minorHAnsi" w:hAnsiTheme="minorHAnsi"/>
          <w:lang w:val="ru-RU"/>
        </w:rPr>
        <w:t>essence</w:t>
      </w:r>
      <w:proofErr w:type="spellEnd"/>
      <w:r w:rsidR="00FB089F" w:rsidRPr="00FB089F">
        <w:rPr>
          <w:rFonts w:asciiTheme="minorHAnsi" w:hAnsiTheme="minorHAnsi"/>
          <w:lang w:val="ru-RU"/>
        </w:rPr>
        <w:t>]</w:t>
      </w:r>
      <w:r w:rsidR="00FB089F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</w:rPr>
        <w:t>&gt; 200</w:t>
      </w:r>
      <w:r w:rsidR="00FB089F">
        <w:rPr>
          <w:rFonts w:asciiTheme="minorHAnsi" w:hAnsiTheme="minorHAnsi"/>
        </w:rPr>
        <w:t xml:space="preserve"> </w:t>
      </w:r>
      <w:r w:rsidR="00FB089F" w:rsidRPr="00FB089F">
        <w:rPr>
          <w:rFonts w:asciiTheme="minorHAnsi" w:hAnsiTheme="minorHAnsi"/>
        </w:rPr>
        <w:t>[essence]</w:t>
      </w:r>
      <w:r>
        <w:rPr>
          <w:rFonts w:asciiTheme="minorHAnsi" w:hAnsiTheme="minorHAnsi"/>
        </w:rPr>
        <w:t xml:space="preserve"> </w:t>
      </w:r>
      <w:r w:rsidR="00DE767A" w:rsidRPr="00DE767A">
        <w:rPr>
          <w:rFonts w:asciiTheme="minorHAnsi" w:hAnsiTheme="minorHAnsi"/>
          <w:lang w:val="ru-RU"/>
        </w:rPr>
        <w:t xml:space="preserve">50 </w:t>
      </w:r>
      <w:r w:rsidR="001225AD" w:rsidRPr="001225AD">
        <w:rPr>
          <w:rFonts w:asciiTheme="minorHAnsi" w:hAnsiTheme="minorHAnsi"/>
          <w:lang w:val="ru-RU"/>
        </w:rPr>
        <w:t>[</w:t>
      </w:r>
      <w:proofErr w:type="spellStart"/>
      <w:r w:rsidR="001225AD" w:rsidRPr="001225AD">
        <w:rPr>
          <w:rFonts w:asciiTheme="minorHAnsi" w:hAnsiTheme="minorHAnsi"/>
          <w:lang w:val="ru-RU"/>
        </w:rPr>
        <w:t>fragments</w:t>
      </w:r>
      <w:proofErr w:type="spellEnd"/>
      <w:r w:rsidR="001225AD" w:rsidRPr="001225AD">
        <w:rPr>
          <w:rFonts w:asciiTheme="minorHAnsi" w:hAnsiTheme="minorHAnsi"/>
          <w:lang w:val="ru-RU"/>
        </w:rPr>
        <w:t>]</w:t>
      </w:r>
    </w:p>
    <w:p w14:paraId="6B5A28F4" w14:textId="0362F2F0" w:rsidR="001225AD" w:rsidRDefault="00DE10BE" w:rsidP="008572F9">
      <w:pPr>
        <w:pStyle w:val="31"/>
        <w:rPr>
          <w:lang w:val="ru-RU"/>
        </w:rPr>
      </w:pPr>
      <w:r w:rsidRPr="00DE10BE">
        <w:rPr>
          <w:lang w:val="ru-RU"/>
        </w:rPr>
        <w:t>Ремесленники-перфекционисты</w:t>
      </w:r>
      <w:r>
        <w:rPr>
          <w:lang w:val="ru-RU"/>
        </w:rPr>
        <w:t xml:space="preserve"> (</w:t>
      </w:r>
      <w:proofErr w:type="spellStart"/>
      <w:r w:rsidR="008572F9" w:rsidRPr="008572F9">
        <w:rPr>
          <w:lang w:val="ru-RU"/>
        </w:rPr>
        <w:t>Perfectionist</w:t>
      </w:r>
      <w:proofErr w:type="spellEnd"/>
      <w:r w:rsidR="008572F9" w:rsidRPr="008572F9">
        <w:rPr>
          <w:lang w:val="ru-RU"/>
        </w:rPr>
        <w:t xml:space="preserve"> </w:t>
      </w:r>
      <w:proofErr w:type="spellStart"/>
      <w:r w:rsidR="008572F9" w:rsidRPr="008572F9">
        <w:rPr>
          <w:lang w:val="ru-RU"/>
        </w:rPr>
        <w:t>Artisans</w:t>
      </w:r>
      <w:proofErr w:type="spellEnd"/>
      <w:r>
        <w:rPr>
          <w:lang w:val="ru-RU"/>
        </w:rPr>
        <w:t>)</w:t>
      </w:r>
    </w:p>
    <w:p w14:paraId="7B83DA42" w14:textId="42C7F121" w:rsidR="008572F9" w:rsidRDefault="003F262C" w:rsidP="00E25C24">
      <w:pPr>
        <w:pStyle w:val="a9"/>
        <w:numPr>
          <w:ilvl w:val="0"/>
          <w:numId w:val="109"/>
        </w:numPr>
        <w:rPr>
          <w:lang w:val="ru-RU"/>
        </w:rPr>
      </w:pPr>
      <w:r>
        <w:rPr>
          <w:lang w:val="ru-RU"/>
        </w:rPr>
        <w:t>Уменьшен</w:t>
      </w:r>
      <w:r w:rsidR="00E1041E">
        <w:rPr>
          <w:lang w:val="ru-RU"/>
        </w:rPr>
        <w:t>а дополнительная стоимость городских сооружений</w:t>
      </w:r>
    </w:p>
    <w:p w14:paraId="71049F4C" w14:textId="3968FC05" w:rsidR="00E1041E" w:rsidRPr="00E1041E" w:rsidRDefault="00E1041E" w:rsidP="00E25C24">
      <w:pPr>
        <w:pStyle w:val="a9"/>
        <w:numPr>
          <w:ilvl w:val="1"/>
          <w:numId w:val="109"/>
        </w:numPr>
        <w:rPr>
          <w:lang w:val="ru-RU"/>
        </w:rPr>
      </w:pPr>
      <w:r>
        <w:rPr>
          <w:lang w:val="ru-RU"/>
        </w:rPr>
        <w:t>100% -</w:t>
      </w:r>
      <w:r>
        <w:t>&gt; 50%</w:t>
      </w:r>
    </w:p>
    <w:p w14:paraId="0B8EAEF5" w14:textId="48199F7C" w:rsidR="00E1041E" w:rsidRDefault="00C43A54" w:rsidP="00E25C24">
      <w:pPr>
        <w:pStyle w:val="a9"/>
        <w:numPr>
          <w:ilvl w:val="0"/>
          <w:numId w:val="109"/>
        </w:numPr>
        <w:rPr>
          <w:lang w:val="ru-RU"/>
        </w:rPr>
      </w:pPr>
      <w:r>
        <w:rPr>
          <w:lang w:val="ru-RU"/>
        </w:rPr>
        <w:t xml:space="preserve">Уменьшен бонус от городских </w:t>
      </w:r>
      <w:r w:rsidR="008E5C5A">
        <w:rPr>
          <w:lang w:val="ru-RU"/>
        </w:rPr>
        <w:t>построек</w:t>
      </w:r>
    </w:p>
    <w:p w14:paraId="57279840" w14:textId="4DB4E26B" w:rsidR="00C43A54" w:rsidRPr="00351869" w:rsidRDefault="00405CA4" w:rsidP="00E25C24">
      <w:pPr>
        <w:pStyle w:val="a9"/>
        <w:numPr>
          <w:ilvl w:val="1"/>
          <w:numId w:val="109"/>
        </w:numPr>
        <w:rPr>
          <w:lang w:val="ru-RU"/>
        </w:rPr>
      </w:pPr>
      <w:r>
        <w:rPr>
          <w:lang w:val="ru-RU"/>
        </w:rPr>
        <w:t>+5 -</w:t>
      </w:r>
      <w:r>
        <w:t xml:space="preserve">&gt; +3 </w:t>
      </w:r>
      <w:r w:rsidRPr="00183E4D">
        <w:rPr>
          <w:lang w:val="ru-RU"/>
        </w:rPr>
        <w:t>[</w:t>
      </w:r>
      <w:proofErr w:type="spellStart"/>
      <w:r w:rsidRPr="00183E4D">
        <w:rPr>
          <w:lang w:val="ru-RU"/>
        </w:rPr>
        <w:t>gold</w:t>
      </w:r>
      <w:proofErr w:type="spellEnd"/>
      <w:r w:rsidRPr="00183E4D">
        <w:rPr>
          <w:lang w:val="ru-RU"/>
        </w:rPr>
        <w:t>]</w:t>
      </w:r>
    </w:p>
    <w:p w14:paraId="5D10DB59" w14:textId="67B39A98" w:rsidR="00351869" w:rsidRDefault="00982322" w:rsidP="00D8261A">
      <w:pPr>
        <w:pStyle w:val="31"/>
      </w:pPr>
      <w:r w:rsidRPr="00982322">
        <w:rPr>
          <w:lang w:val="ru-RU"/>
        </w:rPr>
        <w:t>Рунные кузнецы</w:t>
      </w:r>
      <w:r w:rsidRPr="00D8261A">
        <w:rPr>
          <w:lang w:val="ru-RU"/>
        </w:rPr>
        <w:t xml:space="preserve"> (</w:t>
      </w:r>
      <w:r w:rsidR="00D8261A" w:rsidRPr="00D8261A">
        <w:t>Runesmiths</w:t>
      </w:r>
      <w:r w:rsidRPr="00D8261A">
        <w:rPr>
          <w:lang w:val="ru-RU"/>
        </w:rPr>
        <w:t>)</w:t>
      </w:r>
    </w:p>
    <w:p w14:paraId="29479361" w14:textId="48EB1D0D" w:rsidR="00D8261A" w:rsidRDefault="00783CE5" w:rsidP="00E25C24">
      <w:pPr>
        <w:pStyle w:val="a9"/>
        <w:numPr>
          <w:ilvl w:val="0"/>
          <w:numId w:val="110"/>
        </w:numPr>
        <w:rPr>
          <w:lang w:val="ru-RU"/>
        </w:rPr>
      </w:pPr>
      <w:r>
        <w:rPr>
          <w:lang w:val="ru-RU"/>
        </w:rPr>
        <w:t>Уменьшена скидка на изучение чар для воинов</w:t>
      </w:r>
    </w:p>
    <w:p w14:paraId="625AE76E" w14:textId="4C469FA4" w:rsidR="00F651C9" w:rsidRPr="00F651C9" w:rsidRDefault="00F651C9" w:rsidP="00E25C24">
      <w:pPr>
        <w:pStyle w:val="a9"/>
        <w:numPr>
          <w:ilvl w:val="1"/>
          <w:numId w:val="110"/>
        </w:numPr>
        <w:rPr>
          <w:lang w:val="ru-RU"/>
        </w:rPr>
      </w:pPr>
      <w:r>
        <w:rPr>
          <w:lang w:val="ru-RU"/>
        </w:rPr>
        <w:t>-40% -</w:t>
      </w:r>
      <w:r>
        <w:t xml:space="preserve">&gt; -20% </w:t>
      </w:r>
      <w:r w:rsidRPr="00F651C9">
        <w:t>[knowledge]</w:t>
      </w:r>
    </w:p>
    <w:p w14:paraId="2EF57C52" w14:textId="47682988" w:rsidR="00F651C9" w:rsidRDefault="00B331C8" w:rsidP="00E25C24">
      <w:pPr>
        <w:pStyle w:val="ae"/>
        <w:numPr>
          <w:ilvl w:val="0"/>
          <w:numId w:val="110"/>
        </w:numPr>
        <w:rPr>
          <w:rFonts w:asciiTheme="minorHAnsi" w:hAnsiTheme="minorHAnsi"/>
          <w:lang w:val="ru-RU"/>
        </w:rPr>
      </w:pPr>
      <w:r w:rsidRPr="00B331C8">
        <w:rPr>
          <w:rFonts w:asciiTheme="minorHAnsi" w:hAnsiTheme="minorHAnsi"/>
          <w:lang w:val="ru-RU"/>
        </w:rPr>
        <w:t>У</w:t>
      </w:r>
      <w:r w:rsidR="00F74584">
        <w:rPr>
          <w:rFonts w:asciiTheme="minorHAnsi" w:hAnsiTheme="minorHAnsi"/>
          <w:lang w:val="ru-RU"/>
        </w:rPr>
        <w:t>величена</w:t>
      </w:r>
      <w:r w:rsidRPr="00B331C8">
        <w:rPr>
          <w:rFonts w:asciiTheme="minorHAnsi" w:hAnsiTheme="minorHAnsi"/>
          <w:lang w:val="ru-RU"/>
        </w:rPr>
        <w:t xml:space="preserve"> скидка на </w:t>
      </w:r>
      <w:r>
        <w:rPr>
          <w:rFonts w:asciiTheme="minorHAnsi" w:hAnsiTheme="minorHAnsi"/>
          <w:lang w:val="ru-RU"/>
        </w:rPr>
        <w:t>поддержание</w:t>
      </w:r>
      <w:r w:rsidRPr="00B331C8">
        <w:rPr>
          <w:rFonts w:asciiTheme="minorHAnsi" w:hAnsiTheme="minorHAnsi"/>
          <w:lang w:val="ru-RU"/>
        </w:rPr>
        <w:t xml:space="preserve"> чар для воинов</w:t>
      </w:r>
    </w:p>
    <w:p w14:paraId="46B852BB" w14:textId="01B1DE4F" w:rsidR="00F74584" w:rsidRPr="00685B1E" w:rsidRDefault="00685B1E" w:rsidP="00E25C24">
      <w:pPr>
        <w:pStyle w:val="ae"/>
        <w:numPr>
          <w:ilvl w:val="1"/>
          <w:numId w:val="110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30% -</w:t>
      </w:r>
      <w:r>
        <w:rPr>
          <w:rFonts w:asciiTheme="minorHAnsi" w:hAnsiTheme="minorHAnsi"/>
        </w:rPr>
        <w:t>&gt; 40%</w:t>
      </w:r>
    </w:p>
    <w:p w14:paraId="5EAB0429" w14:textId="181DC771" w:rsidR="00685B1E" w:rsidRDefault="00261F39" w:rsidP="00261F39">
      <w:pPr>
        <w:pStyle w:val="31"/>
      </w:pPr>
      <w:proofErr w:type="spellStart"/>
      <w:r w:rsidRPr="00261F39">
        <w:t>Выдающиеся</w:t>
      </w:r>
      <w:proofErr w:type="spellEnd"/>
      <w:r w:rsidRPr="00261F39">
        <w:t xml:space="preserve"> </w:t>
      </w:r>
      <w:proofErr w:type="spellStart"/>
      <w:r w:rsidRPr="00261F39">
        <w:t>строители</w:t>
      </w:r>
      <w:proofErr w:type="spellEnd"/>
      <w:r>
        <w:t xml:space="preserve"> (</w:t>
      </w:r>
      <w:r w:rsidRPr="00261F39">
        <w:t>Great Builders</w:t>
      </w:r>
      <w:r>
        <w:t>)</w:t>
      </w:r>
    </w:p>
    <w:p w14:paraId="5528FB04" w14:textId="79A4D2CE" w:rsidR="00062DF1" w:rsidRPr="00062DF1" w:rsidRDefault="00B0744D" w:rsidP="00E25C24">
      <w:pPr>
        <w:pStyle w:val="a9"/>
        <w:numPr>
          <w:ilvl w:val="0"/>
          <w:numId w:val="111"/>
        </w:numPr>
        <w:rPr>
          <w:lang w:val="ru-RU"/>
        </w:rPr>
      </w:pPr>
      <w:r>
        <w:rPr>
          <w:lang w:val="ru-RU"/>
        </w:rPr>
        <w:t xml:space="preserve">Увеличен бонус города за </w:t>
      </w:r>
      <w:r w:rsidR="00062DF1" w:rsidRPr="00062DF1">
        <w:rPr>
          <w:lang w:val="ru-RU"/>
        </w:rPr>
        <w:t>[</w:t>
      </w:r>
      <w:proofErr w:type="spellStart"/>
      <w:r w:rsidR="00062DF1" w:rsidRPr="00062DF1">
        <w:rPr>
          <w:lang w:val="ru-RU"/>
        </w:rPr>
        <w:t>quarry</w:t>
      </w:r>
      <w:proofErr w:type="spellEnd"/>
      <w:r w:rsidR="00062DF1" w:rsidRPr="00062DF1">
        <w:rPr>
          <w:lang w:val="ru-RU"/>
        </w:rPr>
        <w:t>]</w:t>
      </w:r>
      <w:r w:rsidR="005E544C">
        <w:rPr>
          <w:lang w:val="ru-RU"/>
        </w:rPr>
        <w:t xml:space="preserve"> в своих владениях</w:t>
      </w:r>
    </w:p>
    <w:p w14:paraId="4DE781D1" w14:textId="73A3D1B4" w:rsidR="00261F39" w:rsidRPr="00FD114B" w:rsidRDefault="00B0744D" w:rsidP="00E25C24">
      <w:pPr>
        <w:pStyle w:val="a9"/>
        <w:numPr>
          <w:ilvl w:val="1"/>
          <w:numId w:val="111"/>
        </w:numPr>
        <w:rPr>
          <w:lang w:val="ru-RU"/>
        </w:rPr>
      </w:pPr>
      <w:r>
        <w:rPr>
          <w:lang w:val="ru-RU"/>
        </w:rPr>
        <w:t xml:space="preserve"> </w:t>
      </w:r>
      <w:r w:rsidR="005E544C">
        <w:rPr>
          <w:lang w:val="ru-RU"/>
        </w:rPr>
        <w:t>+2 -</w:t>
      </w:r>
      <w:r w:rsidR="005E544C">
        <w:t xml:space="preserve">&gt; +5 </w:t>
      </w:r>
      <w:r w:rsidR="005E544C" w:rsidRPr="005E544C">
        <w:t>[gold]</w:t>
      </w:r>
    </w:p>
    <w:p w14:paraId="0B28463A" w14:textId="5A072089" w:rsidR="00FD114B" w:rsidRPr="000B7F54" w:rsidRDefault="000B7F54" w:rsidP="00FD114B">
      <w:pPr>
        <w:pStyle w:val="21"/>
        <w:rPr>
          <w:lang w:val="ru-RU"/>
        </w:rPr>
      </w:pPr>
      <w:r>
        <w:rPr>
          <w:lang w:val="ru-RU"/>
        </w:rPr>
        <w:t>Астрал</w:t>
      </w:r>
      <w:r w:rsidR="00FD114B" w:rsidRPr="00FD114B">
        <w:rPr>
          <w:lang w:val="ru-RU"/>
        </w:rPr>
        <w:t xml:space="preserve"> (</w:t>
      </w:r>
      <w:r>
        <w:t>Astral</w:t>
      </w:r>
      <w:r w:rsidR="00FD114B" w:rsidRPr="00FD114B">
        <w:rPr>
          <w:lang w:val="ru-RU"/>
        </w:rPr>
        <w:t>)</w:t>
      </w:r>
    </w:p>
    <w:p w14:paraId="74E38295" w14:textId="6E368A79" w:rsidR="000B7F54" w:rsidRPr="00067BDA" w:rsidRDefault="003D5229" w:rsidP="00CB7CD7">
      <w:pPr>
        <w:pStyle w:val="31"/>
      </w:pPr>
      <w:r w:rsidRPr="003D5229">
        <w:rPr>
          <w:lang w:val="ru-RU"/>
        </w:rPr>
        <w:t>Космическая</w:t>
      </w:r>
      <w:r w:rsidRPr="00CB7CD7">
        <w:t xml:space="preserve"> </w:t>
      </w:r>
      <w:r w:rsidRPr="003D5229">
        <w:rPr>
          <w:lang w:val="ru-RU"/>
        </w:rPr>
        <w:t>империя</w:t>
      </w:r>
      <w:r>
        <w:t xml:space="preserve"> </w:t>
      </w:r>
      <w:r w:rsidR="00067BDA" w:rsidRPr="00067BDA">
        <w:t>(</w:t>
      </w:r>
      <w:r w:rsidR="00CB7CD7" w:rsidRPr="00CB7CD7">
        <w:t>Empire of the Cosmos</w:t>
      </w:r>
      <w:r w:rsidR="00067BDA" w:rsidRPr="00067BDA">
        <w:t>)</w:t>
      </w:r>
    </w:p>
    <w:p w14:paraId="42BF4C96" w14:textId="3C166123" w:rsidR="00E23101" w:rsidRDefault="00264A9E" w:rsidP="00E25C24">
      <w:pPr>
        <w:pStyle w:val="a9"/>
        <w:numPr>
          <w:ilvl w:val="0"/>
          <w:numId w:val="111"/>
        </w:numPr>
        <w:rPr>
          <w:lang w:val="ru-RU"/>
        </w:rPr>
      </w:pPr>
      <w:r>
        <w:rPr>
          <w:lang w:val="ru-RU"/>
        </w:rPr>
        <w:t>Увеличен бонус за 1 очко каждой приверженности</w:t>
      </w:r>
    </w:p>
    <w:p w14:paraId="31154A09" w14:textId="00DB37DB" w:rsidR="00264A9E" w:rsidRPr="00E44BD2" w:rsidRDefault="007D026D" w:rsidP="00E25C24">
      <w:pPr>
        <w:pStyle w:val="a9"/>
        <w:numPr>
          <w:ilvl w:val="1"/>
          <w:numId w:val="111"/>
        </w:numPr>
        <w:rPr>
          <w:lang w:val="ru-RU"/>
        </w:rPr>
      </w:pPr>
      <w:r>
        <w:rPr>
          <w:lang w:val="ru-RU"/>
        </w:rPr>
        <w:t>+20 -</w:t>
      </w:r>
      <w:r>
        <w:t xml:space="preserve">&gt; +30 </w:t>
      </w:r>
      <w:r w:rsidR="00E44BD2" w:rsidRPr="00E44BD2">
        <w:t>[mana]</w:t>
      </w:r>
    </w:p>
    <w:p w14:paraId="7AB123F8" w14:textId="2B7A7ABF" w:rsidR="00E44BD2" w:rsidRDefault="00E44BD2" w:rsidP="00E25C24">
      <w:pPr>
        <w:pStyle w:val="a9"/>
        <w:numPr>
          <w:ilvl w:val="0"/>
          <w:numId w:val="111"/>
        </w:numPr>
        <w:rPr>
          <w:lang w:val="ru-RU"/>
        </w:rPr>
      </w:pPr>
      <w:r>
        <w:rPr>
          <w:lang w:val="ru-RU"/>
        </w:rPr>
        <w:lastRenderedPageBreak/>
        <w:t xml:space="preserve">Увеличен бонус за </w:t>
      </w:r>
      <w:r w:rsidRPr="00E44BD2">
        <w:rPr>
          <w:lang w:val="ru-RU"/>
        </w:rPr>
        <w:t>2</w:t>
      </w:r>
      <w:r>
        <w:rPr>
          <w:lang w:val="ru-RU"/>
        </w:rPr>
        <w:t xml:space="preserve"> очк</w:t>
      </w:r>
      <w:r w:rsidR="008D0A41">
        <w:rPr>
          <w:lang w:val="ru-RU"/>
        </w:rPr>
        <w:t>а</w:t>
      </w:r>
      <w:r>
        <w:rPr>
          <w:lang w:val="ru-RU"/>
        </w:rPr>
        <w:t xml:space="preserve"> каждой приверженности</w:t>
      </w:r>
    </w:p>
    <w:p w14:paraId="78BDD8AD" w14:textId="11813C0B" w:rsidR="00E44BD2" w:rsidRPr="00E44BD2" w:rsidRDefault="00E44BD2" w:rsidP="00E25C24">
      <w:pPr>
        <w:pStyle w:val="a9"/>
        <w:numPr>
          <w:ilvl w:val="1"/>
          <w:numId w:val="111"/>
        </w:numPr>
        <w:rPr>
          <w:lang w:val="ru-RU"/>
        </w:rPr>
      </w:pPr>
      <w:r>
        <w:rPr>
          <w:lang w:val="ru-RU"/>
        </w:rPr>
        <w:t>+20 -</w:t>
      </w:r>
      <w:r>
        <w:t>&gt; +</w:t>
      </w:r>
      <w:r w:rsidR="00892F4B">
        <w:t>1</w:t>
      </w:r>
      <w:r>
        <w:t xml:space="preserve">30 </w:t>
      </w:r>
      <w:r w:rsidRPr="00E44BD2">
        <w:t>[</w:t>
      </w:r>
      <w:r w:rsidR="00765B70" w:rsidRPr="00765B70">
        <w:t>knowledge</w:t>
      </w:r>
      <w:r w:rsidRPr="00E44BD2">
        <w:t>]</w:t>
      </w:r>
    </w:p>
    <w:p w14:paraId="7C847C33" w14:textId="32C00700" w:rsidR="00E44BD2" w:rsidRDefault="00E44BD2" w:rsidP="00E25C24">
      <w:pPr>
        <w:pStyle w:val="a9"/>
        <w:numPr>
          <w:ilvl w:val="0"/>
          <w:numId w:val="111"/>
        </w:numPr>
        <w:rPr>
          <w:lang w:val="ru-RU"/>
        </w:rPr>
      </w:pPr>
      <w:r>
        <w:rPr>
          <w:lang w:val="ru-RU"/>
        </w:rPr>
        <w:t xml:space="preserve">Увеличен бонус за </w:t>
      </w:r>
      <w:r w:rsidRPr="00765B70">
        <w:rPr>
          <w:lang w:val="ru-RU"/>
        </w:rPr>
        <w:t>3</w:t>
      </w:r>
      <w:r>
        <w:rPr>
          <w:lang w:val="ru-RU"/>
        </w:rPr>
        <w:t xml:space="preserve"> очк</w:t>
      </w:r>
      <w:r w:rsidR="008D0A41">
        <w:rPr>
          <w:lang w:val="ru-RU"/>
        </w:rPr>
        <w:t>а</w:t>
      </w:r>
      <w:r>
        <w:rPr>
          <w:lang w:val="ru-RU"/>
        </w:rPr>
        <w:t xml:space="preserve"> каждой приверженности</w:t>
      </w:r>
    </w:p>
    <w:p w14:paraId="489030A2" w14:textId="25EB3A08" w:rsidR="00E44BD2" w:rsidRDefault="00E44BD2" w:rsidP="00E25C24">
      <w:pPr>
        <w:pStyle w:val="a9"/>
        <w:numPr>
          <w:ilvl w:val="1"/>
          <w:numId w:val="111"/>
        </w:numPr>
        <w:rPr>
          <w:lang w:val="ru-RU"/>
        </w:rPr>
      </w:pPr>
      <w:r>
        <w:rPr>
          <w:lang w:val="ru-RU"/>
        </w:rPr>
        <w:t>+20 -</w:t>
      </w:r>
      <w:r>
        <w:t>&gt; +</w:t>
      </w:r>
      <w:r w:rsidR="00892F4B">
        <w:t>20</w:t>
      </w:r>
      <w:r>
        <w:t xml:space="preserve">0 </w:t>
      </w:r>
      <w:r w:rsidRPr="00E44BD2">
        <w:t>[</w:t>
      </w:r>
      <w:proofErr w:type="spellStart"/>
      <w:r w:rsidR="00892F4B" w:rsidRPr="00263B74">
        <w:rPr>
          <w:lang w:val="ru-RU"/>
        </w:rPr>
        <w:t>influence</w:t>
      </w:r>
      <w:proofErr w:type="spellEnd"/>
      <w:r w:rsidRPr="00E44BD2">
        <w:t>]</w:t>
      </w:r>
    </w:p>
    <w:p w14:paraId="0CE3A3AA" w14:textId="4402E651" w:rsidR="00FD2BEC" w:rsidRDefault="00FD2BEC" w:rsidP="00720C78">
      <w:pPr>
        <w:pStyle w:val="31"/>
        <w:rPr>
          <w:lang w:val="ru-RU"/>
        </w:rPr>
      </w:pPr>
      <w:r w:rsidRPr="00FD2BEC">
        <w:rPr>
          <w:lang w:val="ru-RU"/>
        </w:rPr>
        <w:t>Королевство затворников</w:t>
      </w:r>
      <w:r>
        <w:rPr>
          <w:lang w:val="ru-RU"/>
        </w:rPr>
        <w:t xml:space="preserve"> (</w:t>
      </w:r>
      <w:proofErr w:type="spellStart"/>
      <w:r w:rsidR="00720C78" w:rsidRPr="00720C78">
        <w:rPr>
          <w:lang w:val="ru-RU"/>
        </w:rPr>
        <w:t>Hermit</w:t>
      </w:r>
      <w:proofErr w:type="spellEnd"/>
      <w:r w:rsidR="00720C78" w:rsidRPr="00720C78">
        <w:rPr>
          <w:lang w:val="ru-RU"/>
        </w:rPr>
        <w:t xml:space="preserve"> </w:t>
      </w:r>
      <w:proofErr w:type="spellStart"/>
      <w:r w:rsidR="00720C78" w:rsidRPr="00720C78">
        <w:rPr>
          <w:lang w:val="ru-RU"/>
        </w:rPr>
        <w:t>Kingdom</w:t>
      </w:r>
      <w:proofErr w:type="spellEnd"/>
      <w:r>
        <w:rPr>
          <w:lang w:val="ru-RU"/>
        </w:rPr>
        <w:t>)</w:t>
      </w:r>
    </w:p>
    <w:p w14:paraId="28006FC3" w14:textId="02037ED3" w:rsidR="00CD7E3C" w:rsidRPr="00CD7E3C" w:rsidRDefault="0051226F" w:rsidP="00E25C24">
      <w:pPr>
        <w:pStyle w:val="a9"/>
        <w:numPr>
          <w:ilvl w:val="0"/>
          <w:numId w:val="113"/>
        </w:numPr>
        <w:rPr>
          <w:lang w:val="ru-RU"/>
        </w:rPr>
      </w:pPr>
      <w:r>
        <w:rPr>
          <w:lang w:val="ru-RU"/>
        </w:rPr>
        <w:t>Изменен</w:t>
      </w:r>
      <w:r w:rsidR="00CD7E3C" w:rsidRPr="00CD7E3C">
        <w:rPr>
          <w:lang w:val="ru-RU"/>
        </w:rPr>
        <w:t xml:space="preserve"> бонус для городов</w:t>
      </w:r>
    </w:p>
    <w:p w14:paraId="7DFBA764" w14:textId="2E97D9C6" w:rsidR="008E75F1" w:rsidRPr="0051226F" w:rsidRDefault="000C72AC" w:rsidP="00E25C24">
      <w:pPr>
        <w:pStyle w:val="a9"/>
        <w:numPr>
          <w:ilvl w:val="1"/>
          <w:numId w:val="113"/>
        </w:numPr>
        <w:rPr>
          <w:lang w:val="ru-RU"/>
        </w:rPr>
      </w:pPr>
      <w:r>
        <w:rPr>
          <w:lang w:val="ru-RU"/>
        </w:rPr>
        <w:t>+</w:t>
      </w:r>
      <w:r w:rsidR="00CD7E3C" w:rsidRPr="00CD7E3C">
        <w:rPr>
          <w:lang w:val="ru-RU"/>
        </w:rPr>
        <w:t xml:space="preserve">15% -&gt; </w:t>
      </w:r>
      <w:r>
        <w:rPr>
          <w:lang w:val="ru-RU"/>
        </w:rPr>
        <w:t>+</w:t>
      </w:r>
      <w:r w:rsidR="00CD7E3C" w:rsidRPr="00CD7E3C">
        <w:rPr>
          <w:lang w:val="ru-RU"/>
        </w:rPr>
        <w:t>10%</w:t>
      </w:r>
      <w:r w:rsidR="008E75F1">
        <w:rPr>
          <w:lang w:val="ru-RU"/>
        </w:rPr>
        <w:t xml:space="preserve"> </w:t>
      </w:r>
      <w:r w:rsidR="008E75F1" w:rsidRPr="008E75F1">
        <w:rPr>
          <w:lang w:val="ru-RU"/>
        </w:rPr>
        <w:t>[</w:t>
      </w:r>
      <w:proofErr w:type="spellStart"/>
      <w:r w:rsidR="008E75F1" w:rsidRPr="008E75F1">
        <w:rPr>
          <w:lang w:val="ru-RU"/>
        </w:rPr>
        <w:t>knowledge</w:t>
      </w:r>
      <w:proofErr w:type="spellEnd"/>
      <w:r w:rsidR="008E75F1" w:rsidRPr="008E75F1">
        <w:rPr>
          <w:lang w:val="ru-RU"/>
        </w:rPr>
        <w:t>]</w:t>
      </w:r>
    </w:p>
    <w:p w14:paraId="33F77A49" w14:textId="4148FE8E" w:rsidR="00720C78" w:rsidRPr="00720C78" w:rsidRDefault="000C72AC" w:rsidP="00E25C24">
      <w:pPr>
        <w:pStyle w:val="a9"/>
        <w:numPr>
          <w:ilvl w:val="1"/>
          <w:numId w:val="113"/>
        </w:numPr>
        <w:rPr>
          <w:lang w:val="ru-RU"/>
        </w:rPr>
      </w:pPr>
      <w:r>
        <w:rPr>
          <w:lang w:val="ru-RU"/>
        </w:rPr>
        <w:t>+</w:t>
      </w:r>
      <w:r w:rsidR="00CD7E3C" w:rsidRPr="00CD7E3C">
        <w:rPr>
          <w:lang w:val="ru-RU"/>
        </w:rPr>
        <w:t xml:space="preserve">15% -&gt; </w:t>
      </w:r>
      <w:r>
        <w:rPr>
          <w:lang w:val="ru-RU"/>
        </w:rPr>
        <w:t>+</w:t>
      </w:r>
      <w:r w:rsidR="00CD7E3C" w:rsidRPr="00CD7E3C">
        <w:rPr>
          <w:lang w:val="ru-RU"/>
        </w:rPr>
        <w:t>20%</w:t>
      </w:r>
      <w:r w:rsidR="0051226F">
        <w:rPr>
          <w:lang w:val="ru-RU"/>
        </w:rPr>
        <w:t xml:space="preserve"> </w:t>
      </w:r>
      <w:r w:rsidR="0051226F" w:rsidRPr="0051226F">
        <w:rPr>
          <w:lang w:val="ru-RU"/>
        </w:rPr>
        <w:t>[</w:t>
      </w:r>
      <w:proofErr w:type="spellStart"/>
      <w:r w:rsidR="0051226F" w:rsidRPr="0051226F">
        <w:rPr>
          <w:lang w:val="ru-RU"/>
        </w:rPr>
        <w:t>food</w:t>
      </w:r>
      <w:proofErr w:type="spellEnd"/>
      <w:r w:rsidR="0051226F" w:rsidRPr="0051226F">
        <w:rPr>
          <w:lang w:val="ru-RU"/>
        </w:rPr>
        <w:t>]</w:t>
      </w:r>
    </w:p>
    <w:p w14:paraId="7671EC9E" w14:textId="3EB210C4" w:rsidR="001747C5" w:rsidRPr="00FD2BEC" w:rsidRDefault="00067BDA" w:rsidP="009B1D17">
      <w:pPr>
        <w:pStyle w:val="31"/>
        <w:rPr>
          <w:lang w:val="ru-RU"/>
        </w:rPr>
      </w:pPr>
      <w:r w:rsidRPr="00067BDA">
        <w:rPr>
          <w:lang w:val="ru-RU"/>
        </w:rPr>
        <w:t>Одарённые волшебники</w:t>
      </w:r>
      <w:r>
        <w:rPr>
          <w:lang w:val="ru-RU"/>
        </w:rPr>
        <w:t xml:space="preserve"> (</w:t>
      </w:r>
      <w:proofErr w:type="spellStart"/>
      <w:r w:rsidR="009B1D17" w:rsidRPr="009B1D17">
        <w:rPr>
          <w:lang w:val="ru-RU"/>
        </w:rPr>
        <w:t>Gifted</w:t>
      </w:r>
      <w:proofErr w:type="spellEnd"/>
      <w:r w:rsidR="009B1D17" w:rsidRPr="009B1D17">
        <w:rPr>
          <w:lang w:val="ru-RU"/>
        </w:rPr>
        <w:t xml:space="preserve"> </w:t>
      </w:r>
      <w:proofErr w:type="spellStart"/>
      <w:r w:rsidR="009B1D17" w:rsidRPr="009B1D17">
        <w:rPr>
          <w:lang w:val="ru-RU"/>
        </w:rPr>
        <w:t>Casters</w:t>
      </w:r>
      <w:proofErr w:type="spellEnd"/>
      <w:r>
        <w:rPr>
          <w:lang w:val="ru-RU"/>
        </w:rPr>
        <w:t>)</w:t>
      </w:r>
    </w:p>
    <w:p w14:paraId="3A56D1E2" w14:textId="47C6F3F0" w:rsidR="00711EC7" w:rsidRDefault="00635A97" w:rsidP="00E25C24">
      <w:pPr>
        <w:pStyle w:val="a9"/>
        <w:numPr>
          <w:ilvl w:val="0"/>
          <w:numId w:val="112"/>
        </w:numPr>
        <w:rPr>
          <w:lang w:val="ru-RU"/>
        </w:rPr>
      </w:pPr>
      <w:r>
        <w:rPr>
          <w:lang w:val="ru-RU"/>
        </w:rPr>
        <w:t>Теперь с</w:t>
      </w:r>
      <w:r w:rsidR="000A44D3">
        <w:rPr>
          <w:lang w:val="ru-RU"/>
        </w:rPr>
        <w:t>кидка на использование боевых заклинаний</w:t>
      </w:r>
      <w:r>
        <w:rPr>
          <w:lang w:val="ru-RU"/>
        </w:rPr>
        <w:t xml:space="preserve"> так же влияет и на</w:t>
      </w:r>
      <w:r w:rsidR="0010179C">
        <w:rPr>
          <w:lang w:val="ru-RU"/>
        </w:rPr>
        <w:t xml:space="preserve"> </w:t>
      </w:r>
      <w:r w:rsidR="0010179C" w:rsidRPr="0010179C">
        <w:rPr>
          <w:lang w:val="ru-RU"/>
        </w:rPr>
        <w:t>[</w:t>
      </w:r>
      <w:proofErr w:type="spellStart"/>
      <w:r w:rsidR="0010179C" w:rsidRPr="0010179C">
        <w:rPr>
          <w:lang w:val="ru-RU"/>
        </w:rPr>
        <w:t>combatspell</w:t>
      </w:r>
      <w:proofErr w:type="spellEnd"/>
      <w:r w:rsidR="0010179C" w:rsidRPr="0010179C">
        <w:rPr>
          <w:lang w:val="ru-RU"/>
        </w:rPr>
        <w:t>]</w:t>
      </w:r>
      <w:r>
        <w:rPr>
          <w:lang w:val="ru-RU"/>
        </w:rPr>
        <w:t xml:space="preserve"> очки боевых заклинаний </w:t>
      </w:r>
    </w:p>
    <w:p w14:paraId="44EFD044" w14:textId="4A28C463" w:rsidR="0010179C" w:rsidRPr="00616CE2" w:rsidRDefault="004D2A47" w:rsidP="00011135">
      <w:pPr>
        <w:pStyle w:val="21"/>
      </w:pPr>
      <w:r>
        <w:rPr>
          <w:lang w:val="ru-RU"/>
        </w:rPr>
        <w:t>Пророчества</w:t>
      </w:r>
      <w:r w:rsidRPr="00616CE2">
        <w:t xml:space="preserve"> </w:t>
      </w:r>
      <w:r w:rsidR="00011135" w:rsidRPr="00616CE2">
        <w:t>(</w:t>
      </w:r>
      <w:r w:rsidR="00011135">
        <w:t>Pro</w:t>
      </w:r>
      <w:r>
        <w:t>phecy</w:t>
      </w:r>
      <w:r w:rsidR="00011135" w:rsidRPr="00616CE2">
        <w:t>)</w:t>
      </w:r>
    </w:p>
    <w:p w14:paraId="1E9F6ADF" w14:textId="621D8294" w:rsidR="004D2A47" w:rsidRPr="00EA2734" w:rsidRDefault="00C55051" w:rsidP="00616CE2">
      <w:pPr>
        <w:pStyle w:val="31"/>
      </w:pPr>
      <w:r w:rsidRPr="00C55051">
        <w:rPr>
          <w:lang w:val="ru-RU"/>
        </w:rPr>
        <w:t>Видение</w:t>
      </w:r>
      <w:r w:rsidRPr="00616CE2">
        <w:t xml:space="preserve"> </w:t>
      </w:r>
      <w:r w:rsidRPr="00C55051">
        <w:rPr>
          <w:lang w:val="ru-RU"/>
        </w:rPr>
        <w:t>судьбы</w:t>
      </w:r>
      <w:r w:rsidRPr="00616CE2">
        <w:t xml:space="preserve"> (</w:t>
      </w:r>
      <w:r w:rsidR="00616CE2" w:rsidRPr="00616CE2">
        <w:t>Vision of Destiny</w:t>
      </w:r>
      <w:r w:rsidRPr="00616CE2">
        <w:t>)</w:t>
      </w:r>
    </w:p>
    <w:p w14:paraId="63F04CBE" w14:textId="1B433143" w:rsidR="00616CE2" w:rsidRPr="00DC3CD4" w:rsidRDefault="00A36D82" w:rsidP="00E25C24">
      <w:pPr>
        <w:pStyle w:val="a9"/>
        <w:numPr>
          <w:ilvl w:val="0"/>
          <w:numId w:val="112"/>
        </w:numPr>
        <w:rPr>
          <w:lang w:val="ru-RU"/>
        </w:rPr>
      </w:pPr>
      <w:r w:rsidRPr="00B93FDA">
        <w:t>[nature]</w:t>
      </w:r>
      <w:r>
        <w:rPr>
          <w:lang w:val="ru-RU"/>
        </w:rPr>
        <w:t xml:space="preserve"> </w:t>
      </w:r>
      <w:r w:rsidR="00DC3CD4">
        <w:rPr>
          <w:lang w:val="ru-RU"/>
        </w:rPr>
        <w:t>Природа (</w:t>
      </w:r>
      <w:r w:rsidR="00DC3CD4">
        <w:t>Nature</w:t>
      </w:r>
      <w:r w:rsidR="00DC3CD4">
        <w:rPr>
          <w:lang w:val="ru-RU"/>
        </w:rPr>
        <w:t>)</w:t>
      </w:r>
    </w:p>
    <w:p w14:paraId="2C6BA919" w14:textId="6168EA15" w:rsidR="00DC3CD4" w:rsidRPr="00DC3CD4" w:rsidRDefault="00DC3CD4" w:rsidP="00E25C24">
      <w:pPr>
        <w:pStyle w:val="a9"/>
        <w:numPr>
          <w:ilvl w:val="1"/>
          <w:numId w:val="112"/>
        </w:numPr>
        <w:rPr>
          <w:lang w:val="ru-RU"/>
        </w:rPr>
      </w:pPr>
      <w:r w:rsidRPr="00DC3CD4">
        <w:rPr>
          <w:lang w:val="ru-RU"/>
        </w:rPr>
        <w:t>При потере территории отнимается 10 очков квеста</w:t>
      </w:r>
    </w:p>
    <w:p w14:paraId="6729F34F" w14:textId="2340A9B0" w:rsidR="00016B02" w:rsidRPr="00016B02" w:rsidRDefault="00DC3CD4" w:rsidP="00E25C24">
      <w:pPr>
        <w:pStyle w:val="a9"/>
        <w:numPr>
          <w:ilvl w:val="1"/>
          <w:numId w:val="112"/>
        </w:numPr>
        <w:rPr>
          <w:lang w:val="ru-RU"/>
        </w:rPr>
      </w:pPr>
      <w:r>
        <w:rPr>
          <w:lang w:val="ru-RU"/>
        </w:rPr>
        <w:t xml:space="preserve">Пассивная способность - </w:t>
      </w:r>
      <w:r w:rsidRPr="00DC3CD4">
        <w:rPr>
          <w:lang w:val="ru-RU"/>
        </w:rPr>
        <w:t>Знак природы</w:t>
      </w:r>
      <w:r w:rsidR="00B14B97" w:rsidRPr="00B14B97">
        <w:rPr>
          <w:lang w:val="ru-RU"/>
        </w:rPr>
        <w:t xml:space="preserve"> (</w:t>
      </w:r>
      <w:r w:rsidR="00B14B97" w:rsidRPr="00B14B97">
        <w:t>Mark</w:t>
      </w:r>
      <w:r w:rsidR="00B14B97" w:rsidRPr="00B14B97">
        <w:rPr>
          <w:lang w:val="ru-RU"/>
        </w:rPr>
        <w:t xml:space="preserve"> </w:t>
      </w:r>
      <w:r w:rsidR="00B14B97" w:rsidRPr="00B14B97">
        <w:t>of</w:t>
      </w:r>
      <w:r w:rsidR="00B14B97" w:rsidRPr="00B14B97">
        <w:rPr>
          <w:lang w:val="ru-RU"/>
        </w:rPr>
        <w:t xml:space="preserve"> </w:t>
      </w:r>
      <w:r w:rsidR="00B14B97" w:rsidRPr="00B14B97">
        <w:t>Nature</w:t>
      </w:r>
      <w:r w:rsidR="00B14B97" w:rsidRPr="00B14B97">
        <w:rPr>
          <w:lang w:val="ru-RU"/>
        </w:rPr>
        <w:t>)</w:t>
      </w:r>
    </w:p>
    <w:p w14:paraId="01200913" w14:textId="56B29734" w:rsidR="00CF2E14" w:rsidRDefault="00CF2E14" w:rsidP="00E25C24">
      <w:pPr>
        <w:pStyle w:val="a9"/>
        <w:numPr>
          <w:ilvl w:val="2"/>
          <w:numId w:val="112"/>
        </w:numPr>
        <w:rPr>
          <w:lang w:val="ru-RU"/>
        </w:rPr>
      </w:pPr>
      <w:r w:rsidRPr="00CF2E14">
        <w:rPr>
          <w:lang w:val="ru-RU"/>
        </w:rPr>
        <w:t>Не срабатывает при смерти юнитов: Призванные в бою (</w:t>
      </w:r>
      <w:proofErr w:type="spellStart"/>
      <w:r w:rsidRPr="00CF2E14">
        <w:rPr>
          <w:lang w:val="ru-RU"/>
        </w:rPr>
        <w:t>Combat</w:t>
      </w:r>
      <w:proofErr w:type="spellEnd"/>
      <w:r w:rsidRPr="00CF2E14">
        <w:rPr>
          <w:lang w:val="ru-RU"/>
        </w:rPr>
        <w:t xml:space="preserve"> </w:t>
      </w:r>
      <w:proofErr w:type="spellStart"/>
      <w:r w:rsidRPr="00CF2E14">
        <w:rPr>
          <w:lang w:val="ru-RU"/>
        </w:rPr>
        <w:t>Summons</w:t>
      </w:r>
      <w:proofErr w:type="spellEnd"/>
      <w:r w:rsidRPr="00CF2E14">
        <w:rPr>
          <w:lang w:val="ru-RU"/>
        </w:rPr>
        <w:t>), Осадные орудия (</w:t>
      </w:r>
      <w:proofErr w:type="spellStart"/>
      <w:r w:rsidRPr="00CF2E14">
        <w:rPr>
          <w:lang w:val="ru-RU"/>
        </w:rPr>
        <w:t>Siegecraft</w:t>
      </w:r>
      <w:proofErr w:type="spellEnd"/>
      <w:r w:rsidRPr="00CF2E14">
        <w:rPr>
          <w:lang w:val="ru-RU"/>
        </w:rPr>
        <w:t>), Башни (Tower)</w:t>
      </w:r>
    </w:p>
    <w:p w14:paraId="08F28703" w14:textId="48A86BBE" w:rsidR="00881719" w:rsidRPr="00EA2734" w:rsidRDefault="00881719" w:rsidP="00EB4225">
      <w:pPr>
        <w:pStyle w:val="31"/>
      </w:pPr>
      <w:r w:rsidRPr="00881719">
        <w:rPr>
          <w:lang w:val="ru-RU"/>
        </w:rPr>
        <w:t>Видение</w:t>
      </w:r>
      <w:r w:rsidRPr="00EB4225">
        <w:t xml:space="preserve"> </w:t>
      </w:r>
      <w:r w:rsidRPr="00881719">
        <w:rPr>
          <w:lang w:val="ru-RU"/>
        </w:rPr>
        <w:t>надежды</w:t>
      </w:r>
      <w:r w:rsidRPr="00EB4225">
        <w:t xml:space="preserve"> (</w:t>
      </w:r>
      <w:r w:rsidR="00EB4225" w:rsidRPr="00EB4225">
        <w:t>Vision of Promise</w:t>
      </w:r>
      <w:r w:rsidRPr="00EB4225">
        <w:t>)</w:t>
      </w:r>
    </w:p>
    <w:p w14:paraId="3B688C50" w14:textId="77777777" w:rsidR="00AB58EF" w:rsidRPr="003169CA" w:rsidRDefault="00476533" w:rsidP="00E25C24">
      <w:pPr>
        <w:pStyle w:val="a9"/>
        <w:numPr>
          <w:ilvl w:val="0"/>
          <w:numId w:val="112"/>
        </w:numPr>
        <w:rPr>
          <w:lang w:val="ru-RU"/>
        </w:rPr>
      </w:pPr>
      <w:r w:rsidRPr="003169CA">
        <w:rPr>
          <w:lang w:val="ru-RU"/>
        </w:rPr>
        <w:t>[</w:t>
      </w:r>
      <w:proofErr w:type="spellStart"/>
      <w:r w:rsidRPr="003169CA">
        <w:rPr>
          <w:lang w:val="ru-RU"/>
        </w:rPr>
        <w:t>order</w:t>
      </w:r>
      <w:proofErr w:type="spellEnd"/>
      <w:r w:rsidRPr="003169CA">
        <w:rPr>
          <w:lang w:val="ru-RU"/>
        </w:rPr>
        <w:t>] Порядок (</w:t>
      </w:r>
      <w:r w:rsidRPr="003169CA">
        <w:t>Order</w:t>
      </w:r>
      <w:r w:rsidRPr="003169CA">
        <w:rPr>
          <w:lang w:val="ru-RU"/>
        </w:rPr>
        <w:t>)</w:t>
      </w:r>
    </w:p>
    <w:p w14:paraId="123E057F" w14:textId="77777777" w:rsidR="00AB58EF" w:rsidRPr="003169CA" w:rsidRDefault="00AB58EF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>Квестовый город получает дополнительно две армии крестоносцев для защиты (</w:t>
      </w:r>
      <w:r w:rsidRPr="003169CA">
        <w:rPr>
          <w:rFonts w:cstheme="majorHAnsi"/>
          <w:color w:val="292A2E"/>
        </w:rPr>
        <w:t>Medium</w:t>
      </w:r>
      <w:r w:rsidRPr="003169CA">
        <w:rPr>
          <w:rFonts w:cstheme="majorHAnsi"/>
          <w:color w:val="292A2E"/>
          <w:lang w:val="ru-RU"/>
        </w:rPr>
        <w:t>)</w:t>
      </w:r>
    </w:p>
    <w:p w14:paraId="6D4B788B" w14:textId="18A96966" w:rsidR="00AB58EF" w:rsidRPr="003169CA" w:rsidRDefault="00AB58EF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>Квестовым городом выбирается ближайший, не зависимо от расы</w:t>
      </w:r>
    </w:p>
    <w:p w14:paraId="727A5A0F" w14:textId="42317E44" w:rsidR="00AB58EF" w:rsidRPr="003169CA" w:rsidRDefault="00AB58EF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 xml:space="preserve">Квестовый город не получает бонус </w:t>
      </w:r>
      <w:r w:rsidR="008D2258" w:rsidRPr="003169CA">
        <w:rPr>
          <w:rFonts w:cstheme="majorHAnsi"/>
          <w:color w:val="292A2E"/>
          <w:lang w:val="ru-RU"/>
        </w:rPr>
        <w:t>[</w:t>
      </w:r>
      <w:proofErr w:type="spellStart"/>
      <w:r w:rsidR="008D2258" w:rsidRPr="003169CA">
        <w:rPr>
          <w:rFonts w:cstheme="majorHAnsi"/>
          <w:color w:val="292A2E"/>
          <w:lang w:val="ru-RU"/>
        </w:rPr>
        <w:t>population</w:t>
      </w:r>
      <w:proofErr w:type="spellEnd"/>
      <w:r w:rsidR="008D2258" w:rsidRPr="003169CA">
        <w:rPr>
          <w:rFonts w:cstheme="majorHAnsi"/>
          <w:color w:val="292A2E"/>
          <w:lang w:val="ru-RU"/>
        </w:rPr>
        <w:t xml:space="preserve">] </w:t>
      </w:r>
      <w:r w:rsidRPr="003169CA">
        <w:rPr>
          <w:rFonts w:cstheme="majorHAnsi"/>
          <w:color w:val="292A2E"/>
          <w:lang w:val="ru-RU"/>
        </w:rPr>
        <w:t>в начале квеста</w:t>
      </w:r>
    </w:p>
    <w:p w14:paraId="3A816765" w14:textId="64F1FE3E" w:rsidR="00AB58EF" w:rsidRPr="003169CA" w:rsidRDefault="00AB58EF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 xml:space="preserve">Квестовый город получает +6 </w:t>
      </w:r>
      <w:r w:rsidR="008D2258" w:rsidRPr="003169CA">
        <w:rPr>
          <w:rFonts w:cstheme="majorHAnsi"/>
          <w:color w:val="292A2E"/>
          <w:lang w:val="ru-RU"/>
        </w:rPr>
        <w:t>[</w:t>
      </w:r>
      <w:proofErr w:type="spellStart"/>
      <w:r w:rsidR="008D2258" w:rsidRPr="003169CA">
        <w:rPr>
          <w:rFonts w:cstheme="majorHAnsi"/>
          <w:color w:val="292A2E"/>
          <w:lang w:val="ru-RU"/>
        </w:rPr>
        <w:t>population</w:t>
      </w:r>
      <w:proofErr w:type="spellEnd"/>
      <w:r w:rsidR="008D2258" w:rsidRPr="003169CA">
        <w:rPr>
          <w:rFonts w:cstheme="majorHAnsi"/>
          <w:color w:val="292A2E"/>
          <w:lang w:val="ru-RU"/>
        </w:rPr>
        <w:t xml:space="preserve">] </w:t>
      </w:r>
      <w:r w:rsidRPr="003169CA">
        <w:rPr>
          <w:rFonts w:cstheme="majorHAnsi"/>
          <w:color w:val="292A2E"/>
          <w:lang w:val="ru-RU"/>
        </w:rPr>
        <w:t>после захвата игроком</w:t>
      </w:r>
    </w:p>
    <w:p w14:paraId="2B0ECC9D" w14:textId="77777777" w:rsidR="001B143D" w:rsidRPr="003169CA" w:rsidRDefault="001B143D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>Уменьшен б</w:t>
      </w:r>
      <w:r w:rsidR="00AB58EF" w:rsidRPr="003169CA">
        <w:rPr>
          <w:rFonts w:cstheme="majorHAnsi"/>
          <w:color w:val="292A2E"/>
          <w:lang w:val="ru-RU"/>
        </w:rPr>
        <w:t>онус к ресурсам в столице после захвата обещанного города</w:t>
      </w:r>
    </w:p>
    <w:p w14:paraId="7D8C81EA" w14:textId="486A5964" w:rsidR="00476533" w:rsidRPr="003169CA" w:rsidRDefault="001B143D" w:rsidP="00E25C24">
      <w:pPr>
        <w:pStyle w:val="a9"/>
        <w:numPr>
          <w:ilvl w:val="2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>+</w:t>
      </w:r>
      <w:r w:rsidR="00AB58EF" w:rsidRPr="003169CA">
        <w:rPr>
          <w:rFonts w:cstheme="majorHAnsi"/>
          <w:color w:val="292A2E"/>
          <w:lang w:val="ru-RU"/>
        </w:rPr>
        <w:t xml:space="preserve">20% → </w:t>
      </w:r>
      <w:r w:rsidRPr="003169CA">
        <w:rPr>
          <w:rFonts w:cstheme="majorHAnsi"/>
          <w:color w:val="292A2E"/>
          <w:lang w:val="ru-RU"/>
        </w:rPr>
        <w:t>+</w:t>
      </w:r>
      <w:r w:rsidR="00AB58EF" w:rsidRPr="003169CA">
        <w:rPr>
          <w:rFonts w:cstheme="majorHAnsi"/>
          <w:color w:val="292A2E"/>
          <w:lang w:val="ru-RU"/>
        </w:rPr>
        <w:t>10%</w:t>
      </w:r>
    </w:p>
    <w:p w14:paraId="2CA737B6" w14:textId="77777777" w:rsidR="00160E92" w:rsidRPr="003169CA" w:rsidRDefault="00415D77" w:rsidP="00E25C24">
      <w:pPr>
        <w:pStyle w:val="a9"/>
        <w:numPr>
          <w:ilvl w:val="0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lang w:val="ru-RU"/>
        </w:rPr>
        <w:t>[</w:t>
      </w:r>
      <w:proofErr w:type="spellStart"/>
      <w:r w:rsidRPr="003169CA">
        <w:rPr>
          <w:rFonts w:cstheme="majorHAnsi"/>
          <w:lang w:val="ru-RU"/>
        </w:rPr>
        <w:t>materium</w:t>
      </w:r>
      <w:proofErr w:type="spellEnd"/>
      <w:r w:rsidRPr="003169CA">
        <w:rPr>
          <w:rFonts w:cstheme="majorHAnsi"/>
          <w:lang w:val="ru-RU"/>
        </w:rPr>
        <w:t>] Материя (</w:t>
      </w:r>
      <w:proofErr w:type="spellStart"/>
      <w:r w:rsidRPr="003169CA">
        <w:rPr>
          <w:rFonts w:cstheme="majorHAnsi"/>
          <w:lang w:val="ru-RU"/>
        </w:rPr>
        <w:t>materium</w:t>
      </w:r>
      <w:proofErr w:type="spellEnd"/>
      <w:r w:rsidRPr="003169CA">
        <w:rPr>
          <w:rFonts w:cstheme="majorHAnsi"/>
          <w:lang w:val="ru-RU"/>
        </w:rPr>
        <w:t>)</w:t>
      </w:r>
    </w:p>
    <w:p w14:paraId="4801366A" w14:textId="3D0A4A88" w:rsidR="00160E92" w:rsidRPr="003169CA" w:rsidRDefault="00160E92" w:rsidP="00E25C24">
      <w:pPr>
        <w:pStyle w:val="a9"/>
        <w:numPr>
          <w:ilvl w:val="1"/>
          <w:numId w:val="112"/>
        </w:numPr>
        <w:rPr>
          <w:rFonts w:cstheme="majorHAnsi"/>
          <w:lang w:val="ru-RU"/>
        </w:rPr>
      </w:pPr>
      <w:proofErr w:type="spellStart"/>
      <w:r w:rsidRPr="003169CA">
        <w:rPr>
          <w:rFonts w:cstheme="majorHAnsi"/>
          <w:color w:val="292A2E"/>
        </w:rPr>
        <w:t>Изменены</w:t>
      </w:r>
      <w:proofErr w:type="spellEnd"/>
      <w:r w:rsidRPr="003169CA">
        <w:rPr>
          <w:rFonts w:cstheme="majorHAnsi"/>
          <w:color w:val="292A2E"/>
        </w:rPr>
        <w:t xml:space="preserve"> </w:t>
      </w:r>
      <w:proofErr w:type="spellStart"/>
      <w:r w:rsidRPr="003169CA">
        <w:rPr>
          <w:rFonts w:cstheme="majorHAnsi"/>
          <w:color w:val="292A2E"/>
        </w:rPr>
        <w:t>условия</w:t>
      </w:r>
      <w:proofErr w:type="spellEnd"/>
      <w:r w:rsidRPr="003169CA">
        <w:rPr>
          <w:rFonts w:cstheme="majorHAnsi"/>
          <w:color w:val="292A2E"/>
        </w:rPr>
        <w:t xml:space="preserve"> </w:t>
      </w:r>
      <w:proofErr w:type="spellStart"/>
      <w:r w:rsidRPr="003169CA">
        <w:rPr>
          <w:rFonts w:cstheme="majorHAnsi"/>
          <w:color w:val="292A2E"/>
        </w:rPr>
        <w:t>выполнения</w:t>
      </w:r>
      <w:proofErr w:type="spellEnd"/>
      <w:r w:rsidRPr="003169CA">
        <w:rPr>
          <w:rFonts w:cstheme="majorHAnsi"/>
          <w:color w:val="292A2E"/>
        </w:rPr>
        <w:t xml:space="preserve"> </w:t>
      </w:r>
      <w:proofErr w:type="spellStart"/>
      <w:r w:rsidRPr="003169CA">
        <w:rPr>
          <w:rFonts w:cstheme="majorHAnsi"/>
          <w:color w:val="292A2E"/>
        </w:rPr>
        <w:t>квеста</w:t>
      </w:r>
      <w:proofErr w:type="spellEnd"/>
    </w:p>
    <w:p w14:paraId="77AC4422" w14:textId="695A01F7" w:rsidR="00160E92" w:rsidRPr="003169CA" w:rsidRDefault="003D1CEC" w:rsidP="00E25C24">
      <w:pPr>
        <w:pStyle w:val="a9"/>
        <w:numPr>
          <w:ilvl w:val="2"/>
          <w:numId w:val="112"/>
        </w:numPr>
        <w:rPr>
          <w:rFonts w:cstheme="majorHAnsi"/>
          <w:lang w:val="ru-RU"/>
        </w:rPr>
      </w:pPr>
      <w:r w:rsidRPr="003169CA">
        <w:rPr>
          <w:rFonts w:cstheme="majorHAnsi"/>
          <w:color w:val="292A2E"/>
          <w:lang w:val="ru-RU"/>
        </w:rPr>
        <w:t>Популяция</w:t>
      </w:r>
      <w:r w:rsidR="00160E92" w:rsidRPr="003169CA">
        <w:rPr>
          <w:rFonts w:cstheme="majorHAnsi"/>
          <w:color w:val="292A2E"/>
          <w:lang w:val="ru-RU"/>
        </w:rPr>
        <w:t xml:space="preserve"> в столице 16 → 10 [</w:t>
      </w:r>
      <w:proofErr w:type="spellStart"/>
      <w:r w:rsidR="00160E92" w:rsidRPr="003169CA">
        <w:rPr>
          <w:rFonts w:cstheme="majorHAnsi"/>
          <w:color w:val="292A2E"/>
          <w:lang w:val="ru-RU"/>
        </w:rPr>
        <w:t>population</w:t>
      </w:r>
      <w:proofErr w:type="spellEnd"/>
      <w:r w:rsidR="00160E92" w:rsidRPr="003169CA">
        <w:rPr>
          <w:rFonts w:cstheme="majorHAnsi"/>
          <w:color w:val="292A2E"/>
          <w:lang w:val="ru-RU"/>
        </w:rPr>
        <w:t>]</w:t>
      </w:r>
    </w:p>
    <w:p w14:paraId="3504951F" w14:textId="15319E60" w:rsidR="00415D77" w:rsidRPr="003169CA" w:rsidRDefault="00400491" w:rsidP="00E25C24">
      <w:pPr>
        <w:pStyle w:val="ae"/>
        <w:numPr>
          <w:ilvl w:val="1"/>
          <w:numId w:val="112"/>
        </w:numPr>
        <w:rPr>
          <w:rFonts w:asciiTheme="minorHAnsi" w:hAnsiTheme="minorHAnsi" w:cstheme="majorHAnsi"/>
          <w:lang w:val="ru-RU"/>
        </w:rPr>
      </w:pPr>
      <w:r w:rsidRPr="003169CA">
        <w:rPr>
          <w:rFonts w:asciiTheme="minorHAnsi" w:hAnsiTheme="minorHAnsi" w:cstheme="majorHAnsi"/>
          <w:lang w:val="ru-RU"/>
        </w:rPr>
        <w:t>Уменьшен бонус к ресурсам в столице после выполнения квеста</w:t>
      </w:r>
    </w:p>
    <w:p w14:paraId="51D80DC9" w14:textId="32F5875B" w:rsidR="003169CA" w:rsidRDefault="003169CA" w:rsidP="00E25C24">
      <w:pPr>
        <w:pStyle w:val="ae"/>
        <w:numPr>
          <w:ilvl w:val="2"/>
          <w:numId w:val="112"/>
        </w:numPr>
        <w:rPr>
          <w:rFonts w:asciiTheme="minorHAnsi" w:hAnsiTheme="minorHAnsi" w:cstheme="majorHAnsi"/>
          <w:lang w:val="ru-RU"/>
        </w:rPr>
      </w:pPr>
      <w:r w:rsidRPr="003169CA">
        <w:rPr>
          <w:rFonts w:asciiTheme="minorHAnsi" w:hAnsiTheme="minorHAnsi" w:cstheme="majorHAnsi"/>
          <w:lang w:val="ru-RU"/>
        </w:rPr>
        <w:t>+50% → +20%</w:t>
      </w:r>
    </w:p>
    <w:p w14:paraId="50C98BFF" w14:textId="5367BB36" w:rsidR="00EA2734" w:rsidRDefault="00A80B9E" w:rsidP="00A80B9E">
      <w:pPr>
        <w:pStyle w:val="1"/>
      </w:pPr>
      <w:r>
        <w:rPr>
          <w:lang w:val="ru-RU"/>
        </w:rPr>
        <w:t>Города (</w:t>
      </w:r>
      <w:r>
        <w:t>Cities</w:t>
      </w:r>
      <w:r>
        <w:rPr>
          <w:lang w:val="ru-RU"/>
        </w:rPr>
        <w:t>)</w:t>
      </w:r>
    </w:p>
    <w:p w14:paraId="44160045" w14:textId="7889D102" w:rsidR="00A80B9E" w:rsidRDefault="00E906BE" w:rsidP="009B7077">
      <w:pPr>
        <w:pStyle w:val="21"/>
      </w:pPr>
      <w:r>
        <w:rPr>
          <w:lang w:val="ru-RU"/>
        </w:rPr>
        <w:t>Городские постройки (</w:t>
      </w:r>
      <w:r w:rsidR="009B7077">
        <w:t>C</w:t>
      </w:r>
      <w:proofErr w:type="spellStart"/>
      <w:r w:rsidR="009B7077" w:rsidRPr="009B7077">
        <w:rPr>
          <w:lang w:val="ru-RU"/>
        </w:rPr>
        <w:t>ity</w:t>
      </w:r>
      <w:proofErr w:type="spellEnd"/>
      <w:r w:rsidR="009B7077" w:rsidRPr="009B7077">
        <w:rPr>
          <w:lang w:val="ru-RU"/>
        </w:rPr>
        <w:t xml:space="preserve"> </w:t>
      </w:r>
      <w:proofErr w:type="spellStart"/>
      <w:r w:rsidR="009B7077" w:rsidRPr="009B7077">
        <w:rPr>
          <w:lang w:val="ru-RU"/>
        </w:rPr>
        <w:t>structures</w:t>
      </w:r>
      <w:proofErr w:type="spellEnd"/>
      <w:r>
        <w:rPr>
          <w:lang w:val="ru-RU"/>
        </w:rPr>
        <w:t>)</w:t>
      </w:r>
    </w:p>
    <w:p w14:paraId="7E2CEB64" w14:textId="595EAFCB" w:rsidR="009B7077" w:rsidRDefault="00BF4A1A" w:rsidP="001A097A">
      <w:pPr>
        <w:pStyle w:val="31"/>
      </w:pPr>
      <w:r>
        <w:rPr>
          <w:lang w:val="ru-RU"/>
        </w:rPr>
        <w:t>Городской</w:t>
      </w:r>
      <w:r w:rsidRPr="00BF4A1A">
        <w:t xml:space="preserve"> </w:t>
      </w:r>
      <w:r>
        <w:rPr>
          <w:lang w:val="ru-RU"/>
        </w:rPr>
        <w:t>центр</w:t>
      </w:r>
      <w:r w:rsidRPr="00BF4A1A">
        <w:t xml:space="preserve"> </w:t>
      </w:r>
      <w:r>
        <w:t>I (</w:t>
      </w:r>
      <w:r w:rsidR="00236F86" w:rsidRPr="00236F86">
        <w:t xml:space="preserve">Town Hall </w:t>
      </w:r>
      <w:r w:rsidR="00717053">
        <w:t>I</w:t>
      </w:r>
      <w:r>
        <w:t>)</w:t>
      </w:r>
    </w:p>
    <w:p w14:paraId="0CF69DE3" w14:textId="47045B96" w:rsidR="00717053" w:rsidRPr="00A9796F" w:rsidRDefault="00A9796F" w:rsidP="00E25C24">
      <w:pPr>
        <w:pStyle w:val="a9"/>
        <w:numPr>
          <w:ilvl w:val="0"/>
          <w:numId w:val="114"/>
        </w:numPr>
      </w:pPr>
      <w:r>
        <w:rPr>
          <w:lang w:val="ru-RU"/>
        </w:rPr>
        <w:t>Добавлен</w:t>
      </w:r>
      <w:r w:rsidR="00801566">
        <w:rPr>
          <w:lang w:val="ru-RU"/>
        </w:rPr>
        <w:t>о</w:t>
      </w:r>
      <w:r>
        <w:rPr>
          <w:lang w:val="ru-RU"/>
        </w:rPr>
        <w:t xml:space="preserve"> </w:t>
      </w:r>
      <w:r w:rsidR="00801566">
        <w:rPr>
          <w:lang w:val="ru-RU"/>
        </w:rPr>
        <w:t>свойство</w:t>
      </w:r>
    </w:p>
    <w:p w14:paraId="64274DA4" w14:textId="7177B87E" w:rsidR="00A9796F" w:rsidRPr="00751A9B" w:rsidRDefault="00A9796F" w:rsidP="00E25C24">
      <w:pPr>
        <w:pStyle w:val="a9"/>
        <w:numPr>
          <w:ilvl w:val="1"/>
          <w:numId w:val="114"/>
        </w:numPr>
        <w:rPr>
          <w:lang w:val="ru-RU"/>
        </w:rPr>
      </w:pPr>
      <w:r w:rsidRPr="00A9796F">
        <w:rPr>
          <w:lang w:val="ru-RU"/>
        </w:rPr>
        <w:t xml:space="preserve">Воины, находящиеся в этом городе, получают </w:t>
      </w:r>
      <w:r w:rsidR="00F71395" w:rsidRPr="00F71395">
        <w:rPr>
          <w:lang w:val="ru-RU"/>
        </w:rPr>
        <w:t>5</w:t>
      </w:r>
      <w:r w:rsidRPr="00A9796F">
        <w:rPr>
          <w:lang w:val="ru-RU"/>
        </w:rPr>
        <w:t xml:space="preserve"> </w:t>
      </w:r>
      <w:r w:rsidR="00743232" w:rsidRPr="00751A9B">
        <w:rPr>
          <w:lang w:val="ru-RU"/>
        </w:rPr>
        <w:t>[</w:t>
      </w:r>
      <w:proofErr w:type="spellStart"/>
      <w:r w:rsidR="00743232">
        <w:t>xp</w:t>
      </w:r>
      <w:proofErr w:type="spellEnd"/>
      <w:r w:rsidR="00743232" w:rsidRPr="00751A9B">
        <w:rPr>
          <w:lang w:val="ru-RU"/>
        </w:rPr>
        <w:t xml:space="preserve">] </w:t>
      </w:r>
      <w:r w:rsidRPr="00751A9B">
        <w:rPr>
          <w:lang w:val="ru-RU"/>
        </w:rPr>
        <w:t>каждый</w:t>
      </w:r>
      <w:r w:rsidR="00751A9B" w:rsidRPr="00751A9B">
        <w:rPr>
          <w:lang w:val="ru-RU"/>
        </w:rPr>
        <w:t xml:space="preserve"> [</w:t>
      </w:r>
      <w:proofErr w:type="spellStart"/>
      <w:r w:rsidR="00751A9B" w:rsidRPr="00751A9B">
        <w:rPr>
          <w:lang w:val="ru-RU"/>
        </w:rPr>
        <w:t>turn</w:t>
      </w:r>
      <w:proofErr w:type="spellEnd"/>
      <w:r w:rsidR="00751A9B" w:rsidRPr="00751A9B">
        <w:rPr>
          <w:lang w:val="ru-RU"/>
        </w:rPr>
        <w:t>]</w:t>
      </w:r>
    </w:p>
    <w:p w14:paraId="1FB08335" w14:textId="1C1193FE" w:rsidR="00751A9B" w:rsidRPr="00571D10" w:rsidRDefault="002E043E" w:rsidP="001A097A">
      <w:pPr>
        <w:pStyle w:val="31"/>
        <w:rPr>
          <w:lang w:val="ru-RU"/>
        </w:rPr>
      </w:pPr>
      <w:proofErr w:type="spellStart"/>
      <w:r w:rsidRPr="002E043E">
        <w:lastRenderedPageBreak/>
        <w:t>Деревянные</w:t>
      </w:r>
      <w:proofErr w:type="spellEnd"/>
      <w:r w:rsidRPr="002E043E">
        <w:t xml:space="preserve"> </w:t>
      </w:r>
      <w:proofErr w:type="spellStart"/>
      <w:r w:rsidRPr="002E043E">
        <w:t>стены</w:t>
      </w:r>
      <w:proofErr w:type="spellEnd"/>
      <w:r>
        <w:t xml:space="preserve"> (</w:t>
      </w:r>
      <w:r w:rsidR="00571D10" w:rsidRPr="00571D10">
        <w:t>Palisade Walls</w:t>
      </w:r>
      <w:r>
        <w:t>)</w:t>
      </w:r>
    </w:p>
    <w:p w14:paraId="5ABE14F7" w14:textId="77777777" w:rsidR="00801566" w:rsidRDefault="00801566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571D10">
        <w:rPr>
          <w:lang w:val="ru-RU"/>
        </w:rPr>
        <w:t>Удален</w:t>
      </w:r>
      <w:r>
        <w:rPr>
          <w:lang w:val="ru-RU"/>
        </w:rPr>
        <w:t>о</w:t>
      </w:r>
      <w:r w:rsidRPr="00571D10">
        <w:rPr>
          <w:lang w:val="ru-RU"/>
        </w:rPr>
        <w:t xml:space="preserve"> </w:t>
      </w:r>
      <w:r>
        <w:rPr>
          <w:rFonts w:asciiTheme="minorHAnsi" w:hAnsiTheme="minorHAnsi"/>
          <w:lang w:val="ru-RU"/>
        </w:rPr>
        <w:t>свойство</w:t>
      </w:r>
      <w:r w:rsidRPr="00571D10">
        <w:rPr>
          <w:lang w:val="ru-RU"/>
        </w:rPr>
        <w:t xml:space="preserve"> бонуса </w:t>
      </w:r>
      <w:r>
        <w:rPr>
          <w:lang w:val="ru-RU"/>
        </w:rPr>
        <w:t>к</w:t>
      </w:r>
      <w:r w:rsidRPr="00571D10">
        <w:rPr>
          <w:rFonts w:asciiTheme="minorHAnsi" w:hAnsiTheme="minorHAnsi"/>
          <w:lang w:val="ru-RU"/>
        </w:rPr>
        <w:t xml:space="preserve"> [</w:t>
      </w:r>
      <w:proofErr w:type="spellStart"/>
      <w:r w:rsidRPr="00571D10">
        <w:rPr>
          <w:rFonts w:asciiTheme="minorHAnsi" w:hAnsiTheme="minorHAnsi"/>
          <w:lang w:val="ru-RU"/>
        </w:rPr>
        <w:t>xp</w:t>
      </w:r>
      <w:proofErr w:type="spellEnd"/>
      <w:r w:rsidRPr="00571D10">
        <w:rPr>
          <w:rFonts w:asciiTheme="minorHAnsi" w:hAnsiTheme="minorHAnsi"/>
          <w:lang w:val="ru-RU"/>
        </w:rPr>
        <w:t>] каждый [</w:t>
      </w:r>
      <w:proofErr w:type="spellStart"/>
      <w:r w:rsidRPr="00571D10">
        <w:rPr>
          <w:rFonts w:asciiTheme="minorHAnsi" w:hAnsiTheme="minorHAnsi"/>
          <w:lang w:val="ru-RU"/>
        </w:rPr>
        <w:t>turn</w:t>
      </w:r>
      <w:proofErr w:type="spellEnd"/>
      <w:r w:rsidRPr="00571D10">
        <w:rPr>
          <w:rFonts w:asciiTheme="minorHAnsi" w:hAnsiTheme="minorHAnsi"/>
          <w:lang w:val="ru-RU"/>
        </w:rPr>
        <w:t>]</w:t>
      </w:r>
    </w:p>
    <w:p w14:paraId="009971D9" w14:textId="5B28FDFE" w:rsidR="00D871B7" w:rsidRDefault="00A5471C" w:rsidP="00A5471C">
      <w:pPr>
        <w:pStyle w:val="31"/>
      </w:pPr>
      <w:r w:rsidRPr="00A5471C">
        <w:rPr>
          <w:lang w:val="ru-RU"/>
        </w:rPr>
        <w:t xml:space="preserve">Склад чеснока </w:t>
      </w:r>
      <w:r w:rsidR="00D871B7" w:rsidRPr="00A5471C">
        <w:rPr>
          <w:lang w:val="ru-RU"/>
        </w:rPr>
        <w:t>(</w:t>
      </w:r>
      <w:r w:rsidR="00D871B7" w:rsidRPr="00D871B7">
        <w:t>Caltrop</w:t>
      </w:r>
      <w:r w:rsidR="00D871B7" w:rsidRPr="00A5471C">
        <w:rPr>
          <w:lang w:val="ru-RU"/>
        </w:rPr>
        <w:t xml:space="preserve"> </w:t>
      </w:r>
      <w:r w:rsidR="00D871B7" w:rsidRPr="00D871B7">
        <w:t>Stash</w:t>
      </w:r>
      <w:r w:rsidR="00D871B7" w:rsidRPr="00A5471C">
        <w:rPr>
          <w:lang w:val="ru-RU"/>
        </w:rPr>
        <w:t>)</w:t>
      </w:r>
    </w:p>
    <w:p w14:paraId="351891A7" w14:textId="0A052B52" w:rsidR="00A5471C" w:rsidRDefault="00A5471C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051AB61F" w14:textId="1FC44BC0" w:rsidR="00C70DA4" w:rsidRDefault="00A5471C" w:rsidP="00A5471C">
      <w:pPr>
        <w:pStyle w:val="31"/>
      </w:pPr>
      <w:r w:rsidRPr="00A5471C">
        <w:rPr>
          <w:lang w:val="ru-RU"/>
        </w:rPr>
        <w:t>Магические</w:t>
      </w:r>
      <w:r w:rsidRPr="00A5471C">
        <w:t xml:space="preserve"> </w:t>
      </w:r>
      <w:r w:rsidRPr="00A5471C">
        <w:rPr>
          <w:lang w:val="ru-RU"/>
        </w:rPr>
        <w:t>укрепления</w:t>
      </w:r>
      <w:r w:rsidRPr="00A5471C">
        <w:t xml:space="preserve"> </w:t>
      </w:r>
      <w:r w:rsidR="00C70DA4" w:rsidRPr="00A5471C">
        <w:t>(</w:t>
      </w:r>
      <w:r w:rsidR="00A217A2" w:rsidRPr="00A217A2">
        <w:t>Arcane Battlements</w:t>
      </w:r>
      <w:r w:rsidR="00C70DA4" w:rsidRPr="00A5471C">
        <w:t>)</w:t>
      </w:r>
    </w:p>
    <w:p w14:paraId="24103C57" w14:textId="77777777" w:rsidR="00A5471C" w:rsidRDefault="00A5471C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594F111C" w14:textId="64F38528" w:rsidR="00C70DA4" w:rsidRDefault="00A5471C" w:rsidP="00A5471C">
      <w:pPr>
        <w:pStyle w:val="31"/>
      </w:pPr>
      <w:proofErr w:type="spellStart"/>
      <w:r w:rsidRPr="00A5471C">
        <w:t>Позиции</w:t>
      </w:r>
      <w:proofErr w:type="spellEnd"/>
      <w:r w:rsidRPr="00A5471C">
        <w:t xml:space="preserve"> </w:t>
      </w:r>
      <w:proofErr w:type="spellStart"/>
      <w:r w:rsidRPr="00A5471C">
        <w:t>лучников</w:t>
      </w:r>
      <w:proofErr w:type="spellEnd"/>
      <w:r w:rsidRPr="00A5471C">
        <w:t xml:space="preserve"> </w:t>
      </w:r>
      <w:r w:rsidR="00C70DA4">
        <w:t>(</w:t>
      </w:r>
      <w:r w:rsidR="00E65BFE" w:rsidRPr="00E65BFE">
        <w:t>Archer Battlements</w:t>
      </w:r>
      <w:r w:rsidR="00C70DA4">
        <w:t>)</w:t>
      </w:r>
    </w:p>
    <w:p w14:paraId="7AFAD9B1" w14:textId="16B8BB03" w:rsidR="00A5471C" w:rsidRPr="00A5471C" w:rsidRDefault="00A5471C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1C3191EF" w14:textId="2027F247" w:rsidR="002251FC" w:rsidRPr="00C70DA4" w:rsidRDefault="002251FC" w:rsidP="001A097A">
      <w:pPr>
        <w:pStyle w:val="31"/>
      </w:pPr>
      <w:r w:rsidRPr="002251FC">
        <w:rPr>
          <w:lang w:val="ru-RU"/>
        </w:rPr>
        <w:t>Каменные</w:t>
      </w:r>
      <w:r w:rsidRPr="00C70DA4">
        <w:t xml:space="preserve"> </w:t>
      </w:r>
      <w:r w:rsidRPr="002251FC">
        <w:rPr>
          <w:lang w:val="ru-RU"/>
        </w:rPr>
        <w:t>стены</w:t>
      </w:r>
      <w:r w:rsidRPr="00C70DA4">
        <w:t xml:space="preserve"> (Stone Walls)</w:t>
      </w:r>
    </w:p>
    <w:p w14:paraId="4FBA5837" w14:textId="51596474" w:rsidR="002251FC" w:rsidRDefault="002251FC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571D10">
        <w:rPr>
          <w:lang w:val="ru-RU"/>
        </w:rPr>
        <w:t>Удален</w:t>
      </w:r>
      <w:r w:rsidR="00363C55">
        <w:rPr>
          <w:lang w:val="ru-RU"/>
        </w:rPr>
        <w:t>о</w:t>
      </w:r>
      <w:r w:rsidRPr="00571D10">
        <w:rPr>
          <w:lang w:val="ru-RU"/>
        </w:rPr>
        <w:t xml:space="preserve"> </w:t>
      </w:r>
      <w:r w:rsidR="00363C55">
        <w:rPr>
          <w:rFonts w:asciiTheme="minorHAnsi" w:hAnsiTheme="minorHAnsi"/>
          <w:lang w:val="ru-RU"/>
        </w:rPr>
        <w:t>свойство</w:t>
      </w:r>
      <w:r w:rsidR="00363C55" w:rsidRPr="00571D10">
        <w:rPr>
          <w:lang w:val="ru-RU"/>
        </w:rPr>
        <w:t xml:space="preserve"> </w:t>
      </w:r>
      <w:r w:rsidRPr="00571D10">
        <w:rPr>
          <w:lang w:val="ru-RU"/>
        </w:rPr>
        <w:t xml:space="preserve">бонуса </w:t>
      </w:r>
      <w:r>
        <w:rPr>
          <w:lang w:val="ru-RU"/>
        </w:rPr>
        <w:t>к</w:t>
      </w:r>
      <w:r w:rsidRPr="00571D10">
        <w:rPr>
          <w:rFonts w:asciiTheme="minorHAnsi" w:hAnsiTheme="minorHAnsi"/>
          <w:lang w:val="ru-RU"/>
        </w:rPr>
        <w:t xml:space="preserve"> [</w:t>
      </w:r>
      <w:proofErr w:type="spellStart"/>
      <w:r w:rsidRPr="00571D10">
        <w:rPr>
          <w:rFonts w:asciiTheme="minorHAnsi" w:hAnsiTheme="minorHAnsi"/>
          <w:lang w:val="ru-RU"/>
        </w:rPr>
        <w:t>xp</w:t>
      </w:r>
      <w:proofErr w:type="spellEnd"/>
      <w:r w:rsidRPr="00571D10">
        <w:rPr>
          <w:rFonts w:asciiTheme="minorHAnsi" w:hAnsiTheme="minorHAnsi"/>
          <w:lang w:val="ru-RU"/>
        </w:rPr>
        <w:t>] каждый [</w:t>
      </w:r>
      <w:proofErr w:type="spellStart"/>
      <w:r w:rsidRPr="00571D10">
        <w:rPr>
          <w:rFonts w:asciiTheme="minorHAnsi" w:hAnsiTheme="minorHAnsi"/>
          <w:lang w:val="ru-RU"/>
        </w:rPr>
        <w:t>turn</w:t>
      </w:r>
      <w:proofErr w:type="spellEnd"/>
      <w:r w:rsidRPr="00571D10">
        <w:rPr>
          <w:rFonts w:asciiTheme="minorHAnsi" w:hAnsiTheme="minorHAnsi"/>
          <w:lang w:val="ru-RU"/>
        </w:rPr>
        <w:t>]</w:t>
      </w:r>
    </w:p>
    <w:p w14:paraId="003036A2" w14:textId="1333D742" w:rsidR="002251FC" w:rsidRDefault="002251FC" w:rsidP="00E25C24">
      <w:pPr>
        <w:pStyle w:val="ae"/>
        <w:numPr>
          <w:ilvl w:val="0"/>
          <w:numId w:val="114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041860A8" w14:textId="59A0FC9F" w:rsidR="00966254" w:rsidRDefault="00966254" w:rsidP="00B065A8">
      <w:pPr>
        <w:pStyle w:val="31"/>
        <w:rPr>
          <w:lang w:val="ru-RU"/>
        </w:rPr>
      </w:pPr>
      <w:r w:rsidRPr="00966254">
        <w:rPr>
          <w:lang w:val="ru-RU"/>
        </w:rPr>
        <w:t>Башни с баллистами</w:t>
      </w:r>
      <w:r w:rsidR="007004CB">
        <w:rPr>
          <w:lang w:val="ru-RU"/>
        </w:rPr>
        <w:t xml:space="preserve"> (</w:t>
      </w:r>
      <w:proofErr w:type="spellStart"/>
      <w:r w:rsidR="00B065A8" w:rsidRPr="00B065A8">
        <w:rPr>
          <w:lang w:val="ru-RU"/>
        </w:rPr>
        <w:t>Ballista</w:t>
      </w:r>
      <w:proofErr w:type="spellEnd"/>
      <w:r w:rsidR="00B065A8" w:rsidRPr="00B065A8">
        <w:rPr>
          <w:lang w:val="ru-RU"/>
        </w:rPr>
        <w:t xml:space="preserve"> </w:t>
      </w:r>
      <w:proofErr w:type="spellStart"/>
      <w:r w:rsidR="00B065A8" w:rsidRPr="00B065A8">
        <w:rPr>
          <w:lang w:val="ru-RU"/>
        </w:rPr>
        <w:t>Towers</w:t>
      </w:r>
      <w:proofErr w:type="spellEnd"/>
      <w:r w:rsidR="007004CB">
        <w:rPr>
          <w:lang w:val="ru-RU"/>
        </w:rPr>
        <w:t>)</w:t>
      </w:r>
    </w:p>
    <w:p w14:paraId="5A3E116B" w14:textId="77777777" w:rsidR="009D6002" w:rsidRDefault="009D6002" w:rsidP="00E25C24">
      <w:pPr>
        <w:pStyle w:val="ae"/>
        <w:numPr>
          <w:ilvl w:val="0"/>
          <w:numId w:val="115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578C4100" w14:textId="40FB69CF" w:rsidR="00966254" w:rsidRDefault="007004CB" w:rsidP="00B065A8">
      <w:pPr>
        <w:pStyle w:val="31"/>
        <w:rPr>
          <w:lang w:val="ru-RU"/>
        </w:rPr>
      </w:pPr>
      <w:r w:rsidRPr="007004CB">
        <w:rPr>
          <w:lang w:val="ru-RU"/>
        </w:rPr>
        <w:t>Некротические шпили</w:t>
      </w:r>
      <w:r>
        <w:rPr>
          <w:lang w:val="ru-RU"/>
        </w:rPr>
        <w:t xml:space="preserve"> (</w:t>
      </w:r>
      <w:proofErr w:type="spellStart"/>
      <w:r w:rsidR="00B065A8" w:rsidRPr="00B065A8">
        <w:rPr>
          <w:lang w:val="ru-RU"/>
        </w:rPr>
        <w:t>Necrotic</w:t>
      </w:r>
      <w:proofErr w:type="spellEnd"/>
      <w:r w:rsidR="00B065A8" w:rsidRPr="00B065A8">
        <w:rPr>
          <w:lang w:val="ru-RU"/>
        </w:rPr>
        <w:t xml:space="preserve"> </w:t>
      </w:r>
      <w:proofErr w:type="spellStart"/>
      <w:r w:rsidR="00B065A8" w:rsidRPr="00B065A8">
        <w:rPr>
          <w:lang w:val="ru-RU"/>
        </w:rPr>
        <w:t>Spires</w:t>
      </w:r>
      <w:proofErr w:type="spellEnd"/>
      <w:r>
        <w:rPr>
          <w:lang w:val="ru-RU"/>
        </w:rPr>
        <w:t>)</w:t>
      </w:r>
    </w:p>
    <w:p w14:paraId="1CE944A5" w14:textId="77777777" w:rsidR="009D6002" w:rsidRDefault="009D6002" w:rsidP="00E25C24">
      <w:pPr>
        <w:pStyle w:val="ae"/>
        <w:numPr>
          <w:ilvl w:val="0"/>
          <w:numId w:val="115"/>
        </w:numPr>
        <w:rPr>
          <w:rFonts w:asciiTheme="minorHAnsi" w:hAnsiTheme="minorHAnsi"/>
          <w:lang w:val="ru-RU"/>
        </w:rPr>
      </w:pPr>
      <w:r w:rsidRPr="009D6002">
        <w:rPr>
          <w:rFonts w:asciiTheme="minorHAnsi" w:hAnsiTheme="minorHAnsi"/>
          <w:lang w:val="ru-RU"/>
        </w:rPr>
        <w:t>Удалена зависимость от Городской центр III (</w:t>
      </w:r>
      <w:proofErr w:type="spellStart"/>
      <w:r w:rsidRPr="009D6002">
        <w:rPr>
          <w:rFonts w:asciiTheme="minorHAnsi" w:hAnsiTheme="minorHAnsi"/>
          <w:lang w:val="ru-RU"/>
        </w:rPr>
        <w:t>Town</w:t>
      </w:r>
      <w:proofErr w:type="spellEnd"/>
      <w:r w:rsidRPr="009D6002">
        <w:rPr>
          <w:rFonts w:asciiTheme="minorHAnsi" w:hAnsiTheme="minorHAnsi"/>
          <w:lang w:val="ru-RU"/>
        </w:rPr>
        <w:t xml:space="preserve"> Hall III)</w:t>
      </w:r>
    </w:p>
    <w:p w14:paraId="513F04B8" w14:textId="3FB5B0E5" w:rsidR="002A18CA" w:rsidRDefault="00675125" w:rsidP="00E25C24">
      <w:pPr>
        <w:pStyle w:val="ae"/>
        <w:numPr>
          <w:ilvl w:val="0"/>
          <w:numId w:val="115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Эффект боя - </w:t>
      </w:r>
      <w:r w:rsidRPr="00675125">
        <w:rPr>
          <w:rFonts w:asciiTheme="minorHAnsi" w:hAnsiTheme="minorHAnsi"/>
          <w:lang w:val="ru-RU"/>
        </w:rPr>
        <w:t>Некротические шпили (</w:t>
      </w:r>
      <w:proofErr w:type="spellStart"/>
      <w:r w:rsidRPr="00675125">
        <w:rPr>
          <w:rFonts w:asciiTheme="minorHAnsi" w:hAnsiTheme="minorHAnsi"/>
          <w:lang w:val="ru-RU"/>
        </w:rPr>
        <w:t>Necrotic</w:t>
      </w:r>
      <w:proofErr w:type="spellEnd"/>
      <w:r w:rsidRPr="00675125">
        <w:rPr>
          <w:rFonts w:asciiTheme="minorHAnsi" w:hAnsiTheme="minorHAnsi"/>
          <w:lang w:val="ru-RU"/>
        </w:rPr>
        <w:t xml:space="preserve"> </w:t>
      </w:r>
      <w:proofErr w:type="spellStart"/>
      <w:r w:rsidRPr="00675125">
        <w:rPr>
          <w:rFonts w:asciiTheme="minorHAnsi" w:hAnsiTheme="minorHAnsi"/>
          <w:lang w:val="ru-RU"/>
        </w:rPr>
        <w:t>Spires</w:t>
      </w:r>
      <w:proofErr w:type="spellEnd"/>
      <w:r w:rsidRPr="00675125">
        <w:rPr>
          <w:rFonts w:asciiTheme="minorHAnsi" w:hAnsiTheme="minorHAnsi"/>
          <w:lang w:val="ru-RU"/>
        </w:rPr>
        <w:t>)</w:t>
      </w:r>
    </w:p>
    <w:p w14:paraId="1AB10D02" w14:textId="5D28ADD0" w:rsidR="00FD37AE" w:rsidRPr="00FD37AE" w:rsidRDefault="00FD37AE" w:rsidP="00E25C24">
      <w:pPr>
        <w:pStyle w:val="ae"/>
        <w:numPr>
          <w:ilvl w:val="1"/>
          <w:numId w:val="11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 xml:space="preserve">Не применяется к трупам </w:t>
      </w:r>
      <w:r w:rsidRPr="00FD37AE">
        <w:rPr>
          <w:rFonts w:asciiTheme="minorHAnsi" w:hAnsiTheme="minorHAnsi"/>
          <w:lang w:val="ru-RU"/>
        </w:rPr>
        <w:t xml:space="preserve">призванных в бою </w:t>
      </w:r>
      <w:r w:rsidRPr="00FD37AE">
        <w:rPr>
          <w:rFonts w:asciiTheme="minorHAnsi" w:hAnsiTheme="minorHAnsi"/>
        </w:rPr>
        <w:t xml:space="preserve">(Combat Summons) </w:t>
      </w:r>
      <w:r w:rsidRPr="00FD37AE">
        <w:rPr>
          <w:rFonts w:asciiTheme="minorHAnsi" w:hAnsiTheme="minorHAnsi"/>
          <w:lang w:val="ru-RU"/>
        </w:rPr>
        <w:t>и</w:t>
      </w:r>
      <w:r w:rsidRPr="00FD37AE">
        <w:rPr>
          <w:rFonts w:asciiTheme="minorHAnsi" w:hAnsiTheme="minorHAnsi"/>
        </w:rPr>
        <w:t xml:space="preserve"> </w:t>
      </w:r>
      <w:r w:rsidRPr="00FD37AE">
        <w:rPr>
          <w:rFonts w:asciiTheme="minorHAnsi" w:hAnsiTheme="minorHAnsi"/>
          <w:lang w:val="ru-RU"/>
        </w:rPr>
        <w:t>конструк</w:t>
      </w:r>
      <w:r w:rsidR="00EA089E">
        <w:rPr>
          <w:rFonts w:asciiTheme="minorHAnsi" w:hAnsiTheme="minorHAnsi"/>
          <w:lang w:val="ru-RU"/>
        </w:rPr>
        <w:t>ций</w:t>
      </w:r>
      <w:r w:rsidRPr="00FD37AE">
        <w:rPr>
          <w:rFonts w:asciiTheme="minorHAnsi" w:hAnsiTheme="minorHAnsi"/>
        </w:rPr>
        <w:t xml:space="preserve"> (Construct)</w:t>
      </w:r>
    </w:p>
    <w:p w14:paraId="6225A3B5" w14:textId="4761DA27" w:rsidR="007004CB" w:rsidRDefault="007004CB" w:rsidP="00B065A8">
      <w:pPr>
        <w:pStyle w:val="31"/>
        <w:rPr>
          <w:lang w:val="ru-RU"/>
        </w:rPr>
      </w:pPr>
      <w:r w:rsidRPr="007004CB">
        <w:rPr>
          <w:lang w:val="ru-RU"/>
        </w:rPr>
        <w:t>Исцеляющие шпили</w:t>
      </w:r>
      <w:r>
        <w:rPr>
          <w:lang w:val="ru-RU"/>
        </w:rPr>
        <w:t xml:space="preserve"> (</w:t>
      </w:r>
      <w:proofErr w:type="spellStart"/>
      <w:r w:rsidR="00B065A8" w:rsidRPr="00B065A8">
        <w:rPr>
          <w:lang w:val="ru-RU"/>
        </w:rPr>
        <w:t>Healing</w:t>
      </w:r>
      <w:proofErr w:type="spellEnd"/>
      <w:r w:rsidR="00B065A8" w:rsidRPr="00B065A8">
        <w:rPr>
          <w:lang w:val="ru-RU"/>
        </w:rPr>
        <w:t xml:space="preserve"> </w:t>
      </w:r>
      <w:proofErr w:type="spellStart"/>
      <w:r w:rsidR="00B065A8" w:rsidRPr="00B065A8">
        <w:rPr>
          <w:lang w:val="ru-RU"/>
        </w:rPr>
        <w:t>Spires</w:t>
      </w:r>
      <w:proofErr w:type="spellEnd"/>
      <w:r>
        <w:rPr>
          <w:lang w:val="ru-RU"/>
        </w:rPr>
        <w:t>)</w:t>
      </w:r>
    </w:p>
    <w:p w14:paraId="3E64828B" w14:textId="77777777" w:rsidR="009D6002" w:rsidRDefault="009D6002" w:rsidP="00E25C24">
      <w:pPr>
        <w:pStyle w:val="ae"/>
        <w:numPr>
          <w:ilvl w:val="0"/>
          <w:numId w:val="115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I</w:t>
      </w:r>
      <w:r>
        <w:rPr>
          <w:rFonts w:asciiTheme="minorHAnsi" w:hAnsiTheme="minorHAnsi"/>
        </w:rPr>
        <w:t>II</w:t>
      </w:r>
      <w:r w:rsidRPr="002251FC">
        <w:rPr>
          <w:rFonts w:asciiTheme="minorHAnsi" w:hAnsiTheme="minorHAnsi"/>
          <w:lang w:val="ru-RU"/>
        </w:rPr>
        <w:t>)</w:t>
      </w:r>
    </w:p>
    <w:p w14:paraId="37D0C512" w14:textId="75D41EA5" w:rsidR="00CC71DF" w:rsidRDefault="00CC71DF" w:rsidP="00CC71DF">
      <w:pPr>
        <w:pStyle w:val="31"/>
        <w:rPr>
          <w:lang w:val="ru-RU"/>
        </w:rPr>
      </w:pPr>
      <w:r w:rsidRPr="00CC71DF">
        <w:rPr>
          <w:lang w:val="ru-RU"/>
        </w:rPr>
        <w:t>Башни с катапультами</w:t>
      </w:r>
      <w:r>
        <w:rPr>
          <w:lang w:val="ru-RU"/>
        </w:rPr>
        <w:t xml:space="preserve"> (</w:t>
      </w:r>
      <w:proofErr w:type="spellStart"/>
      <w:r w:rsidRPr="00CC71DF">
        <w:rPr>
          <w:lang w:val="ru-RU"/>
        </w:rPr>
        <w:t>Catapult</w:t>
      </w:r>
      <w:proofErr w:type="spellEnd"/>
      <w:r w:rsidRPr="00CC71DF">
        <w:rPr>
          <w:lang w:val="ru-RU"/>
        </w:rPr>
        <w:t xml:space="preserve"> </w:t>
      </w:r>
      <w:proofErr w:type="spellStart"/>
      <w:r w:rsidRPr="00CC71DF">
        <w:rPr>
          <w:lang w:val="ru-RU"/>
        </w:rPr>
        <w:t>Towers</w:t>
      </w:r>
      <w:proofErr w:type="spellEnd"/>
      <w:r>
        <w:rPr>
          <w:lang w:val="ru-RU"/>
        </w:rPr>
        <w:t>)</w:t>
      </w:r>
    </w:p>
    <w:p w14:paraId="4ACA6DA5" w14:textId="191B1B59" w:rsidR="00CC71DF" w:rsidRDefault="00CC71DF" w:rsidP="00E25C24">
      <w:pPr>
        <w:pStyle w:val="ae"/>
        <w:numPr>
          <w:ilvl w:val="0"/>
          <w:numId w:val="115"/>
        </w:numPr>
        <w:rPr>
          <w:rFonts w:asciiTheme="minorHAnsi" w:hAnsiTheme="minorHAnsi"/>
          <w:lang w:val="ru-RU"/>
        </w:rPr>
      </w:pPr>
      <w:r w:rsidRPr="002251FC">
        <w:rPr>
          <w:rFonts w:asciiTheme="minorHAnsi" w:hAnsiTheme="minorHAnsi"/>
          <w:lang w:val="ru-RU"/>
        </w:rPr>
        <w:t>Удалена зависимость от Городской центр I</w:t>
      </w:r>
      <w:r>
        <w:rPr>
          <w:rFonts w:asciiTheme="minorHAnsi" w:hAnsiTheme="minorHAnsi"/>
        </w:rPr>
        <w:t>V</w:t>
      </w:r>
      <w:r w:rsidRPr="002251FC">
        <w:rPr>
          <w:rFonts w:asciiTheme="minorHAnsi" w:hAnsiTheme="minorHAnsi"/>
          <w:lang w:val="ru-RU"/>
        </w:rPr>
        <w:t xml:space="preserve"> (</w:t>
      </w:r>
      <w:proofErr w:type="spellStart"/>
      <w:r w:rsidRPr="002251FC">
        <w:rPr>
          <w:rFonts w:asciiTheme="minorHAnsi" w:hAnsiTheme="minorHAnsi"/>
          <w:lang w:val="ru-RU"/>
        </w:rPr>
        <w:t>Town</w:t>
      </w:r>
      <w:proofErr w:type="spellEnd"/>
      <w:r w:rsidRPr="002251FC">
        <w:rPr>
          <w:rFonts w:asciiTheme="minorHAnsi" w:hAnsiTheme="minorHAnsi"/>
          <w:lang w:val="ru-RU"/>
        </w:rPr>
        <w:t xml:space="preserve"> Hall I</w:t>
      </w:r>
      <w:r>
        <w:rPr>
          <w:rFonts w:asciiTheme="minorHAnsi" w:hAnsiTheme="minorHAnsi"/>
        </w:rPr>
        <w:t>V</w:t>
      </w:r>
      <w:r w:rsidRPr="002251FC">
        <w:rPr>
          <w:rFonts w:asciiTheme="minorHAnsi" w:hAnsiTheme="minorHAnsi"/>
          <w:lang w:val="ru-RU"/>
        </w:rPr>
        <w:t>)</w:t>
      </w:r>
    </w:p>
    <w:p w14:paraId="2B7CA618" w14:textId="45FCA1F6" w:rsidR="00E117AA" w:rsidRDefault="00E117AA" w:rsidP="00E117AA">
      <w:pPr>
        <w:pStyle w:val="31"/>
        <w:rPr>
          <w:lang w:val="ru-RU"/>
        </w:rPr>
      </w:pPr>
      <w:r w:rsidRPr="00E117AA">
        <w:rPr>
          <w:lang w:val="ru-RU"/>
        </w:rPr>
        <w:t>Великая верфь</w:t>
      </w:r>
      <w:r>
        <w:rPr>
          <w:lang w:val="ru-RU"/>
        </w:rPr>
        <w:t xml:space="preserve"> (</w:t>
      </w:r>
      <w:r w:rsidRPr="00E117AA">
        <w:rPr>
          <w:lang w:val="ru-RU"/>
        </w:rPr>
        <w:t xml:space="preserve">Grand </w:t>
      </w:r>
      <w:proofErr w:type="spellStart"/>
      <w:r w:rsidRPr="00E117AA">
        <w:rPr>
          <w:lang w:val="ru-RU"/>
        </w:rPr>
        <w:t>Wharf</w:t>
      </w:r>
      <w:proofErr w:type="spellEnd"/>
      <w:r>
        <w:rPr>
          <w:lang w:val="ru-RU"/>
        </w:rPr>
        <w:t>)</w:t>
      </w:r>
    </w:p>
    <w:p w14:paraId="399B10B5" w14:textId="77777777" w:rsidR="00935B27" w:rsidRPr="00BF24B3" w:rsidRDefault="00935B27" w:rsidP="00E25C24">
      <w:pPr>
        <w:pStyle w:val="a9"/>
        <w:numPr>
          <w:ilvl w:val="0"/>
          <w:numId w:val="115"/>
        </w:numPr>
      </w:pPr>
      <w:r>
        <w:rPr>
          <w:lang w:val="ru-RU"/>
        </w:rPr>
        <w:t>Изменена цена строительства</w:t>
      </w:r>
    </w:p>
    <w:p w14:paraId="03998056" w14:textId="39896C30" w:rsidR="00E117AA" w:rsidRPr="001D17BF" w:rsidRDefault="00935B27" w:rsidP="00E25C24">
      <w:pPr>
        <w:pStyle w:val="a9"/>
        <w:numPr>
          <w:ilvl w:val="1"/>
          <w:numId w:val="115"/>
        </w:numPr>
      </w:pPr>
      <w:r>
        <w:rPr>
          <w:lang w:val="ru-RU"/>
        </w:rPr>
        <w:t>1</w:t>
      </w:r>
      <w:r w:rsidR="005D5EF5">
        <w:rPr>
          <w:lang w:val="ru-RU"/>
        </w:rPr>
        <w:t>7</w:t>
      </w:r>
      <w:r>
        <w:rPr>
          <w:lang w:val="ru-RU"/>
        </w:rPr>
        <w:t xml:space="preserve">0 </w:t>
      </w:r>
      <w:r>
        <w:t xml:space="preserve">[gold] </w:t>
      </w:r>
      <w:r w:rsidR="005D5EF5">
        <w:rPr>
          <w:lang w:val="ru-RU"/>
        </w:rPr>
        <w:t>4</w:t>
      </w:r>
      <w:r>
        <w:t>50 [</w:t>
      </w:r>
      <w:proofErr w:type="spellStart"/>
      <w:r w:rsidRPr="00263B74">
        <w:rPr>
          <w:lang w:val="ru-RU"/>
        </w:rPr>
        <w:t>production</w:t>
      </w:r>
      <w:proofErr w:type="spellEnd"/>
      <w:r>
        <w:t xml:space="preserve">] -&gt; </w:t>
      </w:r>
      <w:r w:rsidR="005D5EF5">
        <w:rPr>
          <w:lang w:val="ru-RU"/>
        </w:rPr>
        <w:t>3</w:t>
      </w:r>
      <w:r>
        <w:t>00 [gold] 200 [</w:t>
      </w:r>
      <w:proofErr w:type="spellStart"/>
      <w:r w:rsidRPr="00263B74">
        <w:rPr>
          <w:lang w:val="ru-RU"/>
        </w:rPr>
        <w:t>production</w:t>
      </w:r>
      <w:proofErr w:type="spellEnd"/>
      <w:r>
        <w:t>]</w:t>
      </w:r>
    </w:p>
    <w:p w14:paraId="3AE6D71A" w14:textId="77777777" w:rsidR="00ED53F0" w:rsidRDefault="001D17BF" w:rsidP="00ED53F0">
      <w:pPr>
        <w:pStyle w:val="31"/>
        <w:rPr>
          <w:lang w:val="ru-RU"/>
        </w:rPr>
      </w:pPr>
      <w:proofErr w:type="spellStart"/>
      <w:r w:rsidRPr="001D17BF">
        <w:t>Добыча</w:t>
      </w:r>
      <w:proofErr w:type="spellEnd"/>
      <w:r w:rsidRPr="001D17BF">
        <w:t xml:space="preserve"> </w:t>
      </w:r>
      <w:proofErr w:type="spellStart"/>
      <w:r w:rsidRPr="001D17BF">
        <w:t>базальта</w:t>
      </w:r>
      <w:proofErr w:type="spellEnd"/>
      <w:r w:rsidRPr="00ED53F0">
        <w:t xml:space="preserve"> (</w:t>
      </w:r>
      <w:r w:rsidR="00ED53F0" w:rsidRPr="00ED53F0">
        <w:t>Basalt Excavation</w:t>
      </w:r>
      <w:r w:rsidRPr="00ED53F0">
        <w:t>)</w:t>
      </w:r>
    </w:p>
    <w:p w14:paraId="1E212B06" w14:textId="77777777" w:rsidR="007E106F" w:rsidRPr="00BF24B3" w:rsidRDefault="007E106F" w:rsidP="00E25C24">
      <w:pPr>
        <w:pStyle w:val="a9"/>
        <w:numPr>
          <w:ilvl w:val="0"/>
          <w:numId w:val="115"/>
        </w:numPr>
      </w:pPr>
      <w:r>
        <w:rPr>
          <w:lang w:val="ru-RU"/>
        </w:rPr>
        <w:t>Изменена цена строительства</w:t>
      </w:r>
    </w:p>
    <w:p w14:paraId="797C54D3" w14:textId="1B331D77" w:rsidR="007E106F" w:rsidRPr="001D17BF" w:rsidRDefault="007E106F" w:rsidP="00E25C24">
      <w:pPr>
        <w:pStyle w:val="a9"/>
        <w:numPr>
          <w:ilvl w:val="1"/>
          <w:numId w:val="115"/>
        </w:numPr>
      </w:pPr>
      <w:r>
        <w:rPr>
          <w:lang w:val="ru-RU"/>
        </w:rPr>
        <w:t xml:space="preserve">100 </w:t>
      </w:r>
      <w:r>
        <w:t xml:space="preserve">[gold] </w:t>
      </w:r>
      <w:r>
        <w:rPr>
          <w:lang w:val="ru-RU"/>
        </w:rPr>
        <w:t>2</w:t>
      </w:r>
      <w:r>
        <w:t>50 [</w:t>
      </w:r>
      <w:proofErr w:type="spellStart"/>
      <w:r w:rsidRPr="00263B74">
        <w:rPr>
          <w:lang w:val="ru-RU"/>
        </w:rPr>
        <w:t>production</w:t>
      </w:r>
      <w:proofErr w:type="spellEnd"/>
      <w:r>
        <w:t xml:space="preserve">] -&gt; </w:t>
      </w:r>
      <w:r>
        <w:rPr>
          <w:lang w:val="ru-RU"/>
        </w:rPr>
        <w:t>2</w:t>
      </w:r>
      <w:r>
        <w:t xml:space="preserve">00 [gold] </w:t>
      </w:r>
      <w:r>
        <w:rPr>
          <w:lang w:val="ru-RU"/>
        </w:rPr>
        <w:t>1</w:t>
      </w:r>
      <w:r>
        <w:t>00 [</w:t>
      </w:r>
      <w:proofErr w:type="spellStart"/>
      <w:r w:rsidRPr="00263B74">
        <w:rPr>
          <w:lang w:val="ru-RU"/>
        </w:rPr>
        <w:t>production</w:t>
      </w:r>
      <w:proofErr w:type="spellEnd"/>
      <w:r>
        <w:t>]</w:t>
      </w:r>
    </w:p>
    <w:p w14:paraId="3C1B6DEC" w14:textId="473C9060" w:rsidR="00ED53F0" w:rsidRDefault="00A81C4F" w:rsidP="00E25C24">
      <w:pPr>
        <w:pStyle w:val="a9"/>
        <w:numPr>
          <w:ilvl w:val="0"/>
          <w:numId w:val="115"/>
        </w:numPr>
        <w:rPr>
          <w:lang w:val="ru-RU"/>
        </w:rPr>
      </w:pPr>
      <w:r>
        <w:rPr>
          <w:lang w:val="ru-RU"/>
        </w:rPr>
        <w:t>Увеличен бонус</w:t>
      </w:r>
    </w:p>
    <w:p w14:paraId="247F109D" w14:textId="4DBD38B0" w:rsidR="0046491B" w:rsidRDefault="0046491B" w:rsidP="00E25C24">
      <w:pPr>
        <w:pStyle w:val="a9"/>
        <w:numPr>
          <w:ilvl w:val="1"/>
          <w:numId w:val="115"/>
        </w:numPr>
        <w:rPr>
          <w:lang w:val="ru-RU"/>
        </w:rPr>
      </w:pPr>
      <w:r>
        <w:rPr>
          <w:lang w:val="ru-RU"/>
        </w:rPr>
        <w:t>+15 -</w:t>
      </w:r>
      <w:r>
        <w:t>&gt; +30 [</w:t>
      </w:r>
      <w:proofErr w:type="spellStart"/>
      <w:r w:rsidRPr="00263B74">
        <w:rPr>
          <w:lang w:val="ru-RU"/>
        </w:rPr>
        <w:t>production</w:t>
      </w:r>
      <w:proofErr w:type="spellEnd"/>
      <w:r>
        <w:t>]</w:t>
      </w:r>
    </w:p>
    <w:p w14:paraId="07A41280" w14:textId="62218C97" w:rsidR="001D17BF" w:rsidRDefault="001D17BF" w:rsidP="00ED53F0">
      <w:pPr>
        <w:pStyle w:val="31"/>
        <w:rPr>
          <w:lang w:val="ru-RU"/>
        </w:rPr>
      </w:pPr>
      <w:r w:rsidRPr="001D17BF">
        <w:rPr>
          <w:lang w:val="ru-RU"/>
        </w:rPr>
        <w:t>Обсидиановый</w:t>
      </w:r>
      <w:r w:rsidRPr="00ED53F0">
        <w:t xml:space="preserve"> </w:t>
      </w:r>
      <w:r w:rsidRPr="001D17BF">
        <w:rPr>
          <w:lang w:val="ru-RU"/>
        </w:rPr>
        <w:t>оружейник</w:t>
      </w:r>
      <w:r w:rsidRPr="00ED53F0">
        <w:t xml:space="preserve"> (</w:t>
      </w:r>
      <w:r w:rsidR="00ED53F0" w:rsidRPr="00ED53F0">
        <w:t>Obsidian Weaponsmith</w:t>
      </w:r>
      <w:r w:rsidRPr="00ED53F0">
        <w:t>)</w:t>
      </w:r>
    </w:p>
    <w:p w14:paraId="6456EA72" w14:textId="4C6F19CA" w:rsidR="00ED53F0" w:rsidRDefault="00302D6C" w:rsidP="00E25C24">
      <w:pPr>
        <w:pStyle w:val="a9"/>
        <w:numPr>
          <w:ilvl w:val="0"/>
          <w:numId w:val="115"/>
        </w:numPr>
        <w:rPr>
          <w:lang w:val="ru-RU"/>
        </w:rPr>
      </w:pPr>
      <w:r>
        <w:rPr>
          <w:lang w:val="ru-RU"/>
        </w:rPr>
        <w:t>Добавлено свойство</w:t>
      </w:r>
    </w:p>
    <w:p w14:paraId="11F1EA66" w14:textId="2351629A" w:rsidR="00302D6C" w:rsidRDefault="00302D6C" w:rsidP="00E25C24">
      <w:pPr>
        <w:pStyle w:val="a9"/>
        <w:numPr>
          <w:ilvl w:val="1"/>
          <w:numId w:val="115"/>
        </w:numPr>
        <w:rPr>
          <w:lang w:val="ru-RU"/>
        </w:rPr>
      </w:pPr>
      <w:r w:rsidRPr="00302D6C">
        <w:rPr>
          <w:lang w:val="ru-RU"/>
        </w:rPr>
        <w:t>Даёт всем воинам, созданным в этом городе, свойство Обсидиановый оружейник</w:t>
      </w:r>
      <w:r w:rsidR="00CF0B88">
        <w:rPr>
          <w:lang w:val="ru-RU"/>
        </w:rPr>
        <w:t xml:space="preserve"> (</w:t>
      </w:r>
      <w:proofErr w:type="spellStart"/>
      <w:r w:rsidR="00CF0B88" w:rsidRPr="00CF0B88">
        <w:rPr>
          <w:lang w:val="ru-RU"/>
        </w:rPr>
        <w:t>Obsidian</w:t>
      </w:r>
      <w:proofErr w:type="spellEnd"/>
      <w:r w:rsidR="00CF0B88" w:rsidRPr="00CF0B88">
        <w:rPr>
          <w:lang w:val="ru-RU"/>
        </w:rPr>
        <w:t xml:space="preserve"> </w:t>
      </w:r>
      <w:proofErr w:type="spellStart"/>
      <w:r w:rsidR="00CF0B88" w:rsidRPr="00CF0B88">
        <w:rPr>
          <w:lang w:val="ru-RU"/>
        </w:rPr>
        <w:t>Weaponsmith</w:t>
      </w:r>
      <w:proofErr w:type="spellEnd"/>
      <w:r w:rsidR="00CF0B88">
        <w:rPr>
          <w:lang w:val="ru-RU"/>
        </w:rPr>
        <w:t>)</w:t>
      </w:r>
    </w:p>
    <w:p w14:paraId="366A4C73" w14:textId="51EAF64B" w:rsidR="00CF0B88" w:rsidRDefault="00827872" w:rsidP="00E25C24">
      <w:pPr>
        <w:pStyle w:val="a9"/>
        <w:numPr>
          <w:ilvl w:val="2"/>
          <w:numId w:val="115"/>
        </w:numPr>
        <w:rPr>
          <w:lang w:val="ru-RU"/>
        </w:rPr>
      </w:pPr>
      <w:r w:rsidRPr="00827872">
        <w:rPr>
          <w:lang w:val="ru-RU"/>
        </w:rPr>
        <w:t>(</w:t>
      </w:r>
      <w:r>
        <w:rPr>
          <w:lang w:val="ru-RU"/>
        </w:rPr>
        <w:t xml:space="preserve">Создано) </w:t>
      </w:r>
      <w:r w:rsidR="00CF0B88">
        <w:rPr>
          <w:lang w:val="ru-RU"/>
        </w:rPr>
        <w:t>Пассивная способность</w:t>
      </w:r>
      <w:r w:rsidR="00E26613">
        <w:rPr>
          <w:lang w:val="ru-RU"/>
        </w:rPr>
        <w:t xml:space="preserve"> - </w:t>
      </w:r>
      <w:r w:rsidR="00E26613" w:rsidRPr="00302D6C">
        <w:rPr>
          <w:lang w:val="ru-RU"/>
        </w:rPr>
        <w:t>Обсидиановый оружейник</w:t>
      </w:r>
      <w:r w:rsidR="00E26613">
        <w:rPr>
          <w:lang w:val="ru-RU"/>
        </w:rPr>
        <w:t xml:space="preserve"> (</w:t>
      </w:r>
      <w:proofErr w:type="spellStart"/>
      <w:r w:rsidR="00E26613" w:rsidRPr="00CF0B88">
        <w:rPr>
          <w:lang w:val="ru-RU"/>
        </w:rPr>
        <w:t>Obsidian</w:t>
      </w:r>
      <w:proofErr w:type="spellEnd"/>
      <w:r w:rsidR="00E26613" w:rsidRPr="00CF0B88">
        <w:rPr>
          <w:lang w:val="ru-RU"/>
        </w:rPr>
        <w:t xml:space="preserve"> </w:t>
      </w:r>
      <w:proofErr w:type="spellStart"/>
      <w:r w:rsidR="00E26613" w:rsidRPr="00CF0B88">
        <w:rPr>
          <w:lang w:val="ru-RU"/>
        </w:rPr>
        <w:t>Weaponsmith</w:t>
      </w:r>
      <w:proofErr w:type="spellEnd"/>
      <w:r w:rsidR="00E26613">
        <w:rPr>
          <w:lang w:val="ru-RU"/>
        </w:rPr>
        <w:t>)</w:t>
      </w:r>
    </w:p>
    <w:p w14:paraId="78DC8A53" w14:textId="67BC6453" w:rsidR="00E26613" w:rsidRPr="00ED53F0" w:rsidRDefault="00DA083B" w:rsidP="00E25C24">
      <w:pPr>
        <w:pStyle w:val="a9"/>
        <w:numPr>
          <w:ilvl w:val="3"/>
          <w:numId w:val="115"/>
        </w:numPr>
        <w:rPr>
          <w:lang w:val="ru-RU"/>
        </w:rPr>
      </w:pPr>
      <w:r w:rsidRPr="00DA083B">
        <w:rPr>
          <w:lang w:val="ru-RU"/>
        </w:rPr>
        <w:lastRenderedPageBreak/>
        <w:t>Атаки в ближнем бою</w:t>
      </w:r>
      <w:r>
        <w:rPr>
          <w:lang w:val="ru-RU"/>
        </w:rPr>
        <w:t xml:space="preserve"> (</w:t>
      </w:r>
      <w:r>
        <w:t>Melee</w:t>
      </w:r>
      <w:r w:rsidRPr="00DA083B">
        <w:rPr>
          <w:lang w:val="ru-RU"/>
        </w:rPr>
        <w:t>) и стрельба (</w:t>
      </w:r>
      <w:proofErr w:type="spellStart"/>
      <w:r w:rsidRPr="00B763B1">
        <w:rPr>
          <w:lang w:val="ru-RU"/>
        </w:rPr>
        <w:t>Missile</w:t>
      </w:r>
      <w:proofErr w:type="spellEnd"/>
      <w:r w:rsidRPr="00DA083B">
        <w:rPr>
          <w:lang w:val="ru-RU"/>
        </w:rPr>
        <w:t>) этого воина наносят +</w:t>
      </w:r>
      <w:r w:rsidR="00094453">
        <w:rPr>
          <w:lang w:val="ru-RU"/>
        </w:rPr>
        <w:t>2</w:t>
      </w:r>
      <w:r w:rsidRPr="00DA083B">
        <w:rPr>
          <w:lang w:val="ru-RU"/>
        </w:rPr>
        <w:t xml:space="preserve"> урона (удваивается для однократных атак)</w:t>
      </w:r>
    </w:p>
    <w:p w14:paraId="5A6AFCDF" w14:textId="78B5F288" w:rsidR="008931CD" w:rsidRPr="00DA083B" w:rsidRDefault="00C05E80" w:rsidP="00C05E80">
      <w:pPr>
        <w:pStyle w:val="31"/>
        <w:rPr>
          <w:lang w:val="ru-RU"/>
        </w:rPr>
      </w:pPr>
      <w:r w:rsidRPr="00DA083B">
        <w:rPr>
          <w:lang w:val="ru-RU"/>
        </w:rPr>
        <w:t xml:space="preserve">Каменщик </w:t>
      </w:r>
      <w:r w:rsidR="008931CD" w:rsidRPr="00DA083B">
        <w:rPr>
          <w:lang w:val="ru-RU"/>
        </w:rPr>
        <w:t>(</w:t>
      </w:r>
      <w:r w:rsidR="008931CD" w:rsidRPr="008931CD">
        <w:t>Stonemason</w:t>
      </w:r>
      <w:r w:rsidR="008931CD" w:rsidRPr="00DA083B">
        <w:rPr>
          <w:lang w:val="ru-RU"/>
        </w:rPr>
        <w:t>)</w:t>
      </w:r>
    </w:p>
    <w:p w14:paraId="7420927F" w14:textId="630FEB09" w:rsidR="00C05E80" w:rsidRPr="00BF24B3" w:rsidRDefault="00E950A2" w:rsidP="00E25C24">
      <w:pPr>
        <w:pStyle w:val="a9"/>
        <w:numPr>
          <w:ilvl w:val="0"/>
          <w:numId w:val="115"/>
        </w:numPr>
      </w:pPr>
      <w:r>
        <w:rPr>
          <w:lang w:val="ru-RU"/>
        </w:rPr>
        <w:t>Изменена</w:t>
      </w:r>
      <w:r w:rsidR="002968B0">
        <w:rPr>
          <w:lang w:val="ru-RU"/>
        </w:rPr>
        <w:t xml:space="preserve"> цена строительства</w:t>
      </w:r>
    </w:p>
    <w:p w14:paraId="39B13A8D" w14:textId="70379F1B" w:rsidR="00BF24B3" w:rsidRPr="00C05E80" w:rsidRDefault="00BF24B3" w:rsidP="00E25C24">
      <w:pPr>
        <w:pStyle w:val="a9"/>
        <w:numPr>
          <w:ilvl w:val="1"/>
          <w:numId w:val="115"/>
        </w:numPr>
      </w:pPr>
      <w:r>
        <w:rPr>
          <w:lang w:val="ru-RU"/>
        </w:rPr>
        <w:t xml:space="preserve">100 </w:t>
      </w:r>
      <w:r>
        <w:t>[gold] 250 [</w:t>
      </w:r>
      <w:proofErr w:type="spellStart"/>
      <w:r w:rsidR="003778F8" w:rsidRPr="00263B74">
        <w:rPr>
          <w:lang w:val="ru-RU"/>
        </w:rPr>
        <w:t>production</w:t>
      </w:r>
      <w:proofErr w:type="spellEnd"/>
      <w:r>
        <w:t>] -&gt; 100 [gold] 200 [</w:t>
      </w:r>
      <w:proofErr w:type="spellStart"/>
      <w:r w:rsidR="003778F8" w:rsidRPr="00263B74">
        <w:rPr>
          <w:lang w:val="ru-RU"/>
        </w:rPr>
        <w:t>production</w:t>
      </w:r>
      <w:proofErr w:type="spellEnd"/>
      <w:r>
        <w:t>]</w:t>
      </w:r>
    </w:p>
    <w:p w14:paraId="2C46CF88" w14:textId="0F83205D" w:rsidR="008931CD" w:rsidRDefault="00C05E80" w:rsidP="00C05E80">
      <w:pPr>
        <w:pStyle w:val="31"/>
      </w:pPr>
      <w:proofErr w:type="spellStart"/>
      <w:r w:rsidRPr="00C05E80">
        <w:t>Зал</w:t>
      </w:r>
      <w:proofErr w:type="spellEnd"/>
      <w:r w:rsidRPr="00C05E80">
        <w:t xml:space="preserve"> </w:t>
      </w:r>
      <w:proofErr w:type="spellStart"/>
      <w:r w:rsidRPr="00C05E80">
        <w:t>каменщиков</w:t>
      </w:r>
      <w:proofErr w:type="spellEnd"/>
      <w:r w:rsidRPr="00C05E80">
        <w:t xml:space="preserve"> </w:t>
      </w:r>
      <w:r w:rsidR="0033084F">
        <w:t>(</w:t>
      </w:r>
      <w:r w:rsidR="0033084F" w:rsidRPr="0033084F">
        <w:t>Masonic Hall</w:t>
      </w:r>
      <w:r w:rsidR="0033084F">
        <w:t>)</w:t>
      </w:r>
    </w:p>
    <w:p w14:paraId="2B3E72A4" w14:textId="1C4C9571" w:rsidR="00E950A2" w:rsidRPr="00BF24B3" w:rsidRDefault="00E950A2" w:rsidP="00E25C24">
      <w:pPr>
        <w:pStyle w:val="a9"/>
        <w:numPr>
          <w:ilvl w:val="0"/>
          <w:numId w:val="115"/>
        </w:numPr>
      </w:pPr>
      <w:r>
        <w:rPr>
          <w:lang w:val="ru-RU"/>
        </w:rPr>
        <w:t>Изменена цена строительства</w:t>
      </w:r>
    </w:p>
    <w:p w14:paraId="15C0CB48" w14:textId="6A5FDF4A" w:rsidR="00E950A2" w:rsidRPr="00C05E80" w:rsidRDefault="00F91E9D" w:rsidP="00E25C24">
      <w:pPr>
        <w:pStyle w:val="a9"/>
        <w:numPr>
          <w:ilvl w:val="1"/>
          <w:numId w:val="115"/>
        </w:numPr>
      </w:pPr>
      <w:r>
        <w:rPr>
          <w:lang w:val="ru-RU"/>
        </w:rPr>
        <w:t>170</w:t>
      </w:r>
      <w:r w:rsidR="00E950A2">
        <w:rPr>
          <w:lang w:val="ru-RU"/>
        </w:rPr>
        <w:t xml:space="preserve"> </w:t>
      </w:r>
      <w:r w:rsidR="00E950A2">
        <w:t xml:space="preserve">[gold] </w:t>
      </w:r>
      <w:r>
        <w:rPr>
          <w:lang w:val="ru-RU"/>
        </w:rPr>
        <w:t>450</w:t>
      </w:r>
      <w:r w:rsidR="00E950A2">
        <w:t xml:space="preserve"> [</w:t>
      </w:r>
      <w:proofErr w:type="spellStart"/>
      <w:r w:rsidR="00E950A2" w:rsidRPr="00263B74">
        <w:rPr>
          <w:lang w:val="ru-RU"/>
        </w:rPr>
        <w:t>production</w:t>
      </w:r>
      <w:proofErr w:type="spellEnd"/>
      <w:r w:rsidR="00E950A2">
        <w:t xml:space="preserve">] -&gt; </w:t>
      </w:r>
      <w:r>
        <w:rPr>
          <w:lang w:val="ru-RU"/>
        </w:rPr>
        <w:t>300</w:t>
      </w:r>
      <w:r w:rsidR="00E950A2">
        <w:t xml:space="preserve"> [gold] 200 [</w:t>
      </w:r>
      <w:proofErr w:type="spellStart"/>
      <w:r w:rsidR="00E950A2" w:rsidRPr="00263B74">
        <w:rPr>
          <w:lang w:val="ru-RU"/>
        </w:rPr>
        <w:t>production</w:t>
      </w:r>
      <w:proofErr w:type="spellEnd"/>
      <w:r w:rsidR="00E950A2">
        <w:t>]</w:t>
      </w:r>
    </w:p>
    <w:p w14:paraId="3F1A2A46" w14:textId="346E5D63" w:rsidR="0033084F" w:rsidRDefault="00C05E80" w:rsidP="00C05E80">
      <w:pPr>
        <w:pStyle w:val="31"/>
        <w:rPr>
          <w:lang w:val="ru-RU"/>
        </w:rPr>
      </w:pPr>
      <w:proofErr w:type="spellStart"/>
      <w:r w:rsidRPr="00C05E80">
        <w:t>Гильдия</w:t>
      </w:r>
      <w:proofErr w:type="spellEnd"/>
      <w:r w:rsidRPr="00C05E80">
        <w:t xml:space="preserve"> </w:t>
      </w:r>
      <w:proofErr w:type="spellStart"/>
      <w:r w:rsidRPr="00C05E80">
        <w:t>рабочих</w:t>
      </w:r>
      <w:proofErr w:type="spellEnd"/>
      <w:r w:rsidRPr="00C05E80">
        <w:t xml:space="preserve"> </w:t>
      </w:r>
      <w:r w:rsidR="0033084F">
        <w:t>(</w:t>
      </w:r>
      <w:r w:rsidR="00E51E58" w:rsidRPr="00E51E58">
        <w:t>Workers' Guild</w:t>
      </w:r>
      <w:r w:rsidR="0033084F">
        <w:t>)</w:t>
      </w:r>
    </w:p>
    <w:p w14:paraId="21508323" w14:textId="77777777" w:rsidR="00F91E9D" w:rsidRPr="00BF24B3" w:rsidRDefault="00F91E9D" w:rsidP="00E25C24">
      <w:pPr>
        <w:pStyle w:val="a9"/>
        <w:numPr>
          <w:ilvl w:val="0"/>
          <w:numId w:val="115"/>
        </w:numPr>
      </w:pPr>
      <w:r>
        <w:rPr>
          <w:lang w:val="ru-RU"/>
        </w:rPr>
        <w:t>Изменена цена строительства</w:t>
      </w:r>
    </w:p>
    <w:p w14:paraId="28C39BD9" w14:textId="67C84CD7" w:rsidR="00F91E9D" w:rsidRPr="00487461" w:rsidRDefault="002047E1" w:rsidP="00E25C24">
      <w:pPr>
        <w:pStyle w:val="a9"/>
        <w:numPr>
          <w:ilvl w:val="1"/>
          <w:numId w:val="115"/>
        </w:numPr>
      </w:pPr>
      <w:r>
        <w:rPr>
          <w:lang w:val="ru-RU"/>
        </w:rPr>
        <w:t>280</w:t>
      </w:r>
      <w:r w:rsidR="00F91E9D">
        <w:rPr>
          <w:lang w:val="ru-RU"/>
        </w:rPr>
        <w:t xml:space="preserve"> </w:t>
      </w:r>
      <w:r w:rsidR="00F91E9D">
        <w:t xml:space="preserve">[gold] </w:t>
      </w:r>
      <w:r>
        <w:rPr>
          <w:lang w:val="ru-RU"/>
        </w:rPr>
        <w:t>7</w:t>
      </w:r>
      <w:r w:rsidR="00F91E9D">
        <w:rPr>
          <w:lang w:val="ru-RU"/>
        </w:rPr>
        <w:t>50</w:t>
      </w:r>
      <w:r w:rsidR="00F91E9D">
        <w:t xml:space="preserve"> [</w:t>
      </w:r>
      <w:proofErr w:type="spellStart"/>
      <w:r w:rsidR="00F91E9D" w:rsidRPr="00263B74">
        <w:rPr>
          <w:lang w:val="ru-RU"/>
        </w:rPr>
        <w:t>production</w:t>
      </w:r>
      <w:proofErr w:type="spellEnd"/>
      <w:r w:rsidR="00F91E9D">
        <w:t xml:space="preserve">] -&gt; </w:t>
      </w:r>
      <w:r>
        <w:rPr>
          <w:lang w:val="ru-RU"/>
        </w:rPr>
        <w:t>500</w:t>
      </w:r>
      <w:r w:rsidR="00F91E9D">
        <w:t xml:space="preserve"> [gold] </w:t>
      </w:r>
      <w:r>
        <w:rPr>
          <w:lang w:val="ru-RU"/>
        </w:rPr>
        <w:t>4</w:t>
      </w:r>
      <w:r w:rsidR="00F91E9D">
        <w:t>00 [</w:t>
      </w:r>
      <w:proofErr w:type="spellStart"/>
      <w:r w:rsidR="00F91E9D" w:rsidRPr="00263B74">
        <w:rPr>
          <w:lang w:val="ru-RU"/>
        </w:rPr>
        <w:t>production</w:t>
      </w:r>
      <w:proofErr w:type="spellEnd"/>
      <w:r w:rsidR="00F91E9D">
        <w:t>]</w:t>
      </w:r>
    </w:p>
    <w:p w14:paraId="7591B8A4" w14:textId="5BD9EAA3" w:rsidR="00487461" w:rsidRPr="001A5C59" w:rsidRDefault="00487461" w:rsidP="00E25C24">
      <w:pPr>
        <w:pStyle w:val="a9"/>
        <w:numPr>
          <w:ilvl w:val="0"/>
          <w:numId w:val="115"/>
        </w:numPr>
      </w:pPr>
      <w:r>
        <w:rPr>
          <w:lang w:val="ru-RU"/>
        </w:rPr>
        <w:t xml:space="preserve">Увеличен бонус от </w:t>
      </w:r>
      <w:r w:rsidR="001A5C59" w:rsidRPr="001A5C59">
        <w:rPr>
          <w:lang w:val="ru-RU"/>
        </w:rPr>
        <w:t>[</w:t>
      </w:r>
      <w:proofErr w:type="spellStart"/>
      <w:r w:rsidR="001A5C59" w:rsidRPr="001A5C59">
        <w:rPr>
          <w:lang w:val="ru-RU"/>
        </w:rPr>
        <w:t>quarry</w:t>
      </w:r>
      <w:proofErr w:type="spellEnd"/>
      <w:r w:rsidR="001A5C59" w:rsidRPr="001A5C59">
        <w:rPr>
          <w:lang w:val="ru-RU"/>
        </w:rPr>
        <w:t>]</w:t>
      </w:r>
    </w:p>
    <w:p w14:paraId="19C4444F" w14:textId="509DE7EA" w:rsidR="001A5C59" w:rsidRPr="001A5C59" w:rsidRDefault="001A5C59" w:rsidP="00E25C24">
      <w:pPr>
        <w:pStyle w:val="a9"/>
        <w:numPr>
          <w:ilvl w:val="1"/>
          <w:numId w:val="115"/>
        </w:numPr>
      </w:pPr>
      <w:r>
        <w:rPr>
          <w:lang w:val="ru-RU"/>
        </w:rPr>
        <w:t xml:space="preserve">+10 </w:t>
      </w:r>
      <w:r>
        <w:t>[</w:t>
      </w:r>
      <w:proofErr w:type="spellStart"/>
      <w:r w:rsidRPr="00263B74">
        <w:rPr>
          <w:lang w:val="ru-RU"/>
        </w:rPr>
        <w:t>production</w:t>
      </w:r>
      <w:proofErr w:type="spellEnd"/>
      <w:r>
        <w:t>] -&gt;</w:t>
      </w:r>
      <w:r>
        <w:rPr>
          <w:lang w:val="ru-RU"/>
        </w:rPr>
        <w:t xml:space="preserve"> +15 </w:t>
      </w:r>
      <w:r>
        <w:t>[</w:t>
      </w:r>
      <w:proofErr w:type="spellStart"/>
      <w:r w:rsidRPr="00263B74">
        <w:rPr>
          <w:lang w:val="ru-RU"/>
        </w:rPr>
        <w:t>production</w:t>
      </w:r>
      <w:proofErr w:type="spellEnd"/>
      <w:r>
        <w:t>]</w:t>
      </w:r>
    </w:p>
    <w:p w14:paraId="545D4EE5" w14:textId="0B87D219" w:rsidR="001A5C59" w:rsidRDefault="001A5C59" w:rsidP="00E25C24">
      <w:pPr>
        <w:pStyle w:val="a9"/>
        <w:numPr>
          <w:ilvl w:val="0"/>
          <w:numId w:val="115"/>
        </w:numPr>
        <w:rPr>
          <w:lang w:val="ru-RU"/>
        </w:rPr>
      </w:pPr>
      <w:r>
        <w:rPr>
          <w:lang w:val="ru-RU"/>
        </w:rPr>
        <w:t xml:space="preserve">Увеличен бонус к </w:t>
      </w:r>
      <w:r w:rsidR="006528B9" w:rsidRPr="006528B9">
        <w:rPr>
          <w:lang w:val="ru-RU"/>
        </w:rPr>
        <w:t>состоянию укреплений</w:t>
      </w:r>
    </w:p>
    <w:p w14:paraId="606E05DF" w14:textId="1E455139" w:rsidR="006528B9" w:rsidRDefault="006528B9" w:rsidP="00E25C24">
      <w:pPr>
        <w:pStyle w:val="a9"/>
        <w:numPr>
          <w:ilvl w:val="1"/>
          <w:numId w:val="115"/>
        </w:numPr>
        <w:rPr>
          <w:lang w:val="ru-RU"/>
        </w:rPr>
      </w:pPr>
      <w:r>
        <w:t xml:space="preserve">+10 </w:t>
      </w:r>
      <w:r>
        <w:rPr>
          <w:lang w:val="ru-RU"/>
        </w:rPr>
        <w:t>-</w:t>
      </w:r>
      <w:r>
        <w:t>&gt; +20</w:t>
      </w:r>
      <w:r w:rsidR="005854A2">
        <w:rPr>
          <w:lang w:val="ru-RU"/>
        </w:rPr>
        <w:t xml:space="preserve"> </w:t>
      </w:r>
      <w:r w:rsidR="005854A2" w:rsidRPr="005854A2">
        <w:rPr>
          <w:lang w:val="ru-RU"/>
        </w:rPr>
        <w:t>[</w:t>
      </w:r>
      <w:proofErr w:type="spellStart"/>
      <w:r w:rsidR="005854A2" w:rsidRPr="005854A2">
        <w:rPr>
          <w:lang w:val="ru-RU"/>
        </w:rPr>
        <w:t>fortification</w:t>
      </w:r>
      <w:proofErr w:type="spellEnd"/>
      <w:r w:rsidR="005854A2" w:rsidRPr="005854A2">
        <w:rPr>
          <w:lang w:val="ru-RU"/>
        </w:rPr>
        <w:t>]</w:t>
      </w:r>
    </w:p>
    <w:p w14:paraId="1DDDBD76" w14:textId="18EDB4F5" w:rsidR="00F31A25" w:rsidRDefault="00F71395" w:rsidP="00F71395">
      <w:pPr>
        <w:pStyle w:val="31"/>
      </w:pPr>
      <w:proofErr w:type="spellStart"/>
      <w:r w:rsidRPr="00F71395">
        <w:t>Оружейная</w:t>
      </w:r>
      <w:proofErr w:type="spellEnd"/>
      <w:r w:rsidRPr="00F71395">
        <w:t xml:space="preserve"> </w:t>
      </w:r>
      <w:r w:rsidR="00063D1B">
        <w:t>(</w:t>
      </w:r>
      <w:r w:rsidR="00063D1B" w:rsidRPr="00063D1B">
        <w:t>Armory</w:t>
      </w:r>
      <w:r w:rsidR="00063D1B">
        <w:t>)</w:t>
      </w:r>
    </w:p>
    <w:p w14:paraId="5C59C431" w14:textId="4654EE11" w:rsidR="00F71395" w:rsidRPr="00A9796F" w:rsidRDefault="00F71395" w:rsidP="00E25C24">
      <w:pPr>
        <w:pStyle w:val="a9"/>
        <w:numPr>
          <w:ilvl w:val="0"/>
          <w:numId w:val="116"/>
        </w:numPr>
      </w:pPr>
      <w:r>
        <w:rPr>
          <w:lang w:val="ru-RU"/>
        </w:rPr>
        <w:t>Добавлен</w:t>
      </w:r>
      <w:r w:rsidR="00363C55">
        <w:rPr>
          <w:lang w:val="ru-RU"/>
        </w:rPr>
        <w:t>о</w:t>
      </w:r>
      <w:r>
        <w:rPr>
          <w:lang w:val="ru-RU"/>
        </w:rPr>
        <w:t xml:space="preserve"> </w:t>
      </w:r>
      <w:r w:rsidR="00363C55">
        <w:rPr>
          <w:lang w:val="ru-RU"/>
        </w:rPr>
        <w:t>свойство</w:t>
      </w:r>
    </w:p>
    <w:p w14:paraId="6AE75FD5" w14:textId="69F7E263" w:rsidR="00F71395" w:rsidRPr="00F71395" w:rsidRDefault="00F71395" w:rsidP="00E25C24">
      <w:pPr>
        <w:pStyle w:val="a9"/>
        <w:numPr>
          <w:ilvl w:val="1"/>
          <w:numId w:val="116"/>
        </w:numPr>
        <w:rPr>
          <w:lang w:val="ru-RU"/>
        </w:rPr>
      </w:pPr>
      <w:r w:rsidRPr="00A9796F">
        <w:rPr>
          <w:lang w:val="ru-RU"/>
        </w:rPr>
        <w:t xml:space="preserve">Воины, находящиеся в этом городе, получают 10 </w:t>
      </w:r>
      <w:r w:rsidRPr="00751A9B">
        <w:rPr>
          <w:lang w:val="ru-RU"/>
        </w:rPr>
        <w:t>[</w:t>
      </w:r>
      <w:proofErr w:type="spellStart"/>
      <w:r>
        <w:t>xp</w:t>
      </w:r>
      <w:proofErr w:type="spellEnd"/>
      <w:r w:rsidRPr="00751A9B">
        <w:rPr>
          <w:lang w:val="ru-RU"/>
        </w:rPr>
        <w:t>] каждый [</w:t>
      </w:r>
      <w:proofErr w:type="spellStart"/>
      <w:r w:rsidRPr="00751A9B">
        <w:rPr>
          <w:lang w:val="ru-RU"/>
        </w:rPr>
        <w:t>turn</w:t>
      </w:r>
      <w:proofErr w:type="spellEnd"/>
      <w:r w:rsidRPr="00751A9B">
        <w:rPr>
          <w:lang w:val="ru-RU"/>
        </w:rPr>
        <w:t>]</w:t>
      </w:r>
    </w:p>
    <w:p w14:paraId="31E16D7D" w14:textId="44651412" w:rsidR="00F71395" w:rsidRDefault="00D55E0C" w:rsidP="00D55E0C">
      <w:pPr>
        <w:pStyle w:val="31"/>
      </w:pPr>
      <w:r w:rsidRPr="00D55E0C">
        <w:rPr>
          <w:lang w:val="ru-RU"/>
        </w:rPr>
        <w:t>Гильдия кузнецов</w:t>
      </w:r>
      <w:r>
        <w:t xml:space="preserve"> (</w:t>
      </w:r>
      <w:r w:rsidRPr="00D55E0C">
        <w:t>Smiths' Guild</w:t>
      </w:r>
      <w:r>
        <w:t>)</w:t>
      </w:r>
    </w:p>
    <w:p w14:paraId="31970FF9" w14:textId="1057285A" w:rsidR="00D55E0C" w:rsidRDefault="00CB1C60" w:rsidP="00E25C24">
      <w:pPr>
        <w:pStyle w:val="a9"/>
        <w:numPr>
          <w:ilvl w:val="0"/>
          <w:numId w:val="116"/>
        </w:numPr>
      </w:pPr>
      <w:r>
        <w:rPr>
          <w:lang w:val="ru-RU"/>
        </w:rPr>
        <w:t>Добавлен</w:t>
      </w:r>
      <w:r w:rsidR="00363C55">
        <w:rPr>
          <w:lang w:val="ru-RU"/>
        </w:rPr>
        <w:t>о</w:t>
      </w:r>
      <w:r>
        <w:rPr>
          <w:lang w:val="ru-RU"/>
        </w:rPr>
        <w:t xml:space="preserve"> </w:t>
      </w:r>
      <w:r w:rsidR="00363C55">
        <w:rPr>
          <w:lang w:val="ru-RU"/>
        </w:rPr>
        <w:t>свойство</w:t>
      </w:r>
    </w:p>
    <w:p w14:paraId="30E8793C" w14:textId="3DAFA25D" w:rsidR="00CB1C60" w:rsidRPr="00FE52FC" w:rsidRDefault="00FE52FC" w:rsidP="00E25C24">
      <w:pPr>
        <w:pStyle w:val="a9"/>
        <w:numPr>
          <w:ilvl w:val="1"/>
          <w:numId w:val="116"/>
        </w:numPr>
        <w:rPr>
          <w:lang w:val="ru-RU"/>
        </w:rPr>
      </w:pPr>
      <w:r w:rsidRPr="00FE52FC">
        <w:rPr>
          <w:lang w:val="ru-RU"/>
        </w:rPr>
        <w:t>+1</w:t>
      </w:r>
      <w:r w:rsidR="00AD0F26" w:rsidRPr="00AD0F26">
        <w:rPr>
          <w:lang w:val="ru-RU"/>
        </w:rPr>
        <w:t xml:space="preserve"> </w:t>
      </w:r>
      <w:r w:rsidR="00AD0F26" w:rsidRPr="00D86683">
        <w:rPr>
          <w:lang w:val="ru-RU"/>
        </w:rPr>
        <w:t>[</w:t>
      </w:r>
      <w:proofErr w:type="spellStart"/>
      <w:r w:rsidR="00AD0F26" w:rsidRPr="00D86683">
        <w:t>rankchampion</w:t>
      </w:r>
      <w:proofErr w:type="spellEnd"/>
      <w:r w:rsidR="00AD0F26" w:rsidRPr="00D86683">
        <w:rPr>
          <w:lang w:val="ru-RU"/>
        </w:rPr>
        <w:t>]</w:t>
      </w:r>
      <w:r w:rsidRPr="00FE52FC">
        <w:rPr>
          <w:lang w:val="ru-RU"/>
        </w:rPr>
        <w:t xml:space="preserve"> к начальному уровню всех </w:t>
      </w:r>
      <w:r>
        <w:rPr>
          <w:lang w:val="ru-RU"/>
        </w:rPr>
        <w:t>нанятых</w:t>
      </w:r>
      <w:r w:rsidRPr="00FE52FC">
        <w:rPr>
          <w:lang w:val="ru-RU"/>
        </w:rPr>
        <w:t xml:space="preserve"> юнитов (ранг </w:t>
      </w:r>
      <w:r w:rsidRPr="00FE52FC">
        <w:t>IV</w:t>
      </w:r>
      <w:r w:rsidRPr="00FE52FC">
        <w:rPr>
          <w:lang w:val="ru-RU"/>
        </w:rPr>
        <w:t>)</w:t>
      </w:r>
    </w:p>
    <w:p w14:paraId="3B566EDE" w14:textId="449FB355" w:rsidR="00FE52FC" w:rsidRPr="0097607E" w:rsidRDefault="00FE52FC" w:rsidP="00E25C24">
      <w:pPr>
        <w:pStyle w:val="a9"/>
        <w:numPr>
          <w:ilvl w:val="1"/>
          <w:numId w:val="116"/>
        </w:numPr>
        <w:rPr>
          <w:lang w:val="ru-RU"/>
        </w:rPr>
      </w:pPr>
      <w:r w:rsidRPr="00FE52FC">
        <w:rPr>
          <w:lang w:val="ru-RU"/>
        </w:rPr>
        <w:t xml:space="preserve">+1 </w:t>
      </w:r>
      <w:r w:rsidR="00AD0F26" w:rsidRPr="00D86683">
        <w:rPr>
          <w:lang w:val="ru-RU"/>
        </w:rPr>
        <w:t>[</w:t>
      </w:r>
      <w:proofErr w:type="spellStart"/>
      <w:r w:rsidR="00AD0F26" w:rsidRPr="00D86683">
        <w:t>rankchampion</w:t>
      </w:r>
      <w:proofErr w:type="spellEnd"/>
      <w:r w:rsidR="00AD0F26" w:rsidRPr="00D86683">
        <w:rPr>
          <w:lang w:val="ru-RU"/>
        </w:rPr>
        <w:t>]</w:t>
      </w:r>
      <w:r w:rsidR="00AD0F26">
        <w:rPr>
          <w:lang w:val="ru-RU"/>
        </w:rPr>
        <w:t xml:space="preserve"> </w:t>
      </w:r>
      <w:r w:rsidRPr="00FE52FC">
        <w:rPr>
          <w:lang w:val="ru-RU"/>
        </w:rPr>
        <w:t xml:space="preserve">к начальному уровню всех </w:t>
      </w:r>
      <w:r>
        <w:rPr>
          <w:lang w:val="ru-RU"/>
        </w:rPr>
        <w:t>нанятых</w:t>
      </w:r>
      <w:r w:rsidRPr="00FE52FC">
        <w:rPr>
          <w:lang w:val="ru-RU"/>
        </w:rPr>
        <w:t xml:space="preserve"> юнитов (ранг V)</w:t>
      </w:r>
    </w:p>
    <w:p w14:paraId="630C082B" w14:textId="57DC3326" w:rsidR="0097607E" w:rsidRDefault="00E53FFE" w:rsidP="00E53FFE">
      <w:pPr>
        <w:pStyle w:val="31"/>
      </w:pPr>
      <w:proofErr w:type="spellStart"/>
      <w:r w:rsidRPr="00E53FFE">
        <w:t>Гильдия</w:t>
      </w:r>
      <w:proofErr w:type="spellEnd"/>
      <w:r w:rsidRPr="00E53FFE">
        <w:t xml:space="preserve"> </w:t>
      </w:r>
      <w:proofErr w:type="spellStart"/>
      <w:r w:rsidRPr="00E53FFE">
        <w:t>фермеров</w:t>
      </w:r>
      <w:proofErr w:type="spellEnd"/>
      <w:r w:rsidRPr="00E53FFE">
        <w:t xml:space="preserve"> </w:t>
      </w:r>
      <w:r w:rsidR="0097607E">
        <w:t>(</w:t>
      </w:r>
      <w:r w:rsidR="00733CA3" w:rsidRPr="00733CA3">
        <w:t>Farmers' Guild</w:t>
      </w:r>
      <w:r w:rsidR="0097607E">
        <w:t>)</w:t>
      </w:r>
    </w:p>
    <w:p w14:paraId="5F3345BA" w14:textId="5EB833A1" w:rsidR="00E53FFE" w:rsidRDefault="004F2E8A" w:rsidP="00E25C24">
      <w:pPr>
        <w:pStyle w:val="ae"/>
        <w:numPr>
          <w:ilvl w:val="0"/>
          <w:numId w:val="116"/>
        </w:numPr>
        <w:rPr>
          <w:rFonts w:asciiTheme="minorHAnsi" w:hAnsiTheme="minorHAnsi"/>
        </w:rPr>
      </w:pPr>
      <w:proofErr w:type="spellStart"/>
      <w:r w:rsidRPr="004F2E8A">
        <w:rPr>
          <w:rFonts w:asciiTheme="minorHAnsi" w:hAnsiTheme="minorHAnsi"/>
        </w:rPr>
        <w:t>Добавлен</w:t>
      </w:r>
      <w:proofErr w:type="spellEnd"/>
      <w:r w:rsidR="00363C55">
        <w:rPr>
          <w:rFonts w:asciiTheme="minorHAnsi" w:hAnsiTheme="minorHAnsi"/>
          <w:lang w:val="ru-RU"/>
        </w:rPr>
        <w:t>о</w:t>
      </w:r>
      <w:r w:rsidRPr="004F2E8A">
        <w:rPr>
          <w:rFonts w:asciiTheme="minorHAnsi" w:hAnsiTheme="minorHAnsi"/>
        </w:rPr>
        <w:t xml:space="preserve"> </w:t>
      </w:r>
      <w:r w:rsidR="00363C55">
        <w:rPr>
          <w:rFonts w:asciiTheme="minorHAnsi" w:hAnsiTheme="minorHAnsi"/>
          <w:lang w:val="ru-RU"/>
        </w:rPr>
        <w:t>свойство</w:t>
      </w:r>
    </w:p>
    <w:p w14:paraId="6432D210" w14:textId="706E4AFE" w:rsidR="004F2E8A" w:rsidRPr="00F725BD" w:rsidRDefault="00D30F4B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D30F4B">
        <w:rPr>
          <w:rFonts w:asciiTheme="minorHAnsi" w:hAnsiTheme="minorHAnsi"/>
          <w:lang w:val="ru-RU"/>
        </w:rPr>
        <w:t xml:space="preserve">+2 к доходу </w:t>
      </w:r>
      <w:r w:rsidR="00293F43" w:rsidRPr="00293F43">
        <w:rPr>
          <w:rFonts w:asciiTheme="minorHAnsi" w:hAnsiTheme="minorHAnsi"/>
          <w:lang w:val="ru-RU"/>
        </w:rPr>
        <w:t>[</w:t>
      </w:r>
      <w:proofErr w:type="spellStart"/>
      <w:r w:rsidR="00293F43" w:rsidRPr="00293F43">
        <w:rPr>
          <w:rFonts w:asciiTheme="minorHAnsi" w:hAnsiTheme="minorHAnsi"/>
          <w:lang w:val="ru-RU"/>
        </w:rPr>
        <w:t>influence</w:t>
      </w:r>
      <w:proofErr w:type="spellEnd"/>
      <w:r w:rsidR="00293F43" w:rsidRPr="00293F43">
        <w:rPr>
          <w:rFonts w:asciiTheme="minorHAnsi" w:hAnsiTheme="minorHAnsi"/>
          <w:lang w:val="ru-RU"/>
        </w:rPr>
        <w:t>]</w:t>
      </w:r>
      <w:r w:rsidR="00293F43" w:rsidRPr="00F725BD">
        <w:rPr>
          <w:rFonts w:asciiTheme="minorHAnsi" w:hAnsiTheme="minorHAnsi"/>
          <w:lang w:val="ru-RU"/>
        </w:rPr>
        <w:t xml:space="preserve"> </w:t>
      </w:r>
      <w:r w:rsidRPr="00D30F4B">
        <w:rPr>
          <w:rFonts w:asciiTheme="minorHAnsi" w:hAnsiTheme="minorHAnsi"/>
          <w:lang w:val="ru-RU"/>
        </w:rPr>
        <w:t>за каждую единицу</w:t>
      </w:r>
      <w:r w:rsidR="00F725BD" w:rsidRPr="00F725BD">
        <w:rPr>
          <w:rFonts w:asciiTheme="minorHAnsi" w:hAnsiTheme="minorHAnsi"/>
          <w:lang w:val="ru-RU"/>
        </w:rPr>
        <w:t xml:space="preserve"> [</w:t>
      </w:r>
      <w:proofErr w:type="spellStart"/>
      <w:r w:rsidR="00F725BD" w:rsidRPr="00F725BD">
        <w:rPr>
          <w:rFonts w:asciiTheme="minorHAnsi" w:hAnsiTheme="minorHAnsi"/>
          <w:lang w:val="ru-RU"/>
        </w:rPr>
        <w:t>population</w:t>
      </w:r>
      <w:proofErr w:type="spellEnd"/>
      <w:r w:rsidR="00F725BD" w:rsidRPr="00F725BD">
        <w:rPr>
          <w:rFonts w:asciiTheme="minorHAnsi" w:hAnsiTheme="minorHAnsi"/>
          <w:lang w:val="ru-RU"/>
        </w:rPr>
        <w:t>]</w:t>
      </w:r>
    </w:p>
    <w:p w14:paraId="7A3A8495" w14:textId="1F455CFB" w:rsidR="00F725BD" w:rsidRDefault="00113A00" w:rsidP="00113A00">
      <w:pPr>
        <w:pStyle w:val="31"/>
        <w:rPr>
          <w:lang w:val="ru-RU"/>
        </w:rPr>
      </w:pPr>
      <w:r w:rsidRPr="00113A00">
        <w:rPr>
          <w:lang w:val="ru-RU"/>
        </w:rPr>
        <w:t>Гильдия купцов (</w:t>
      </w:r>
      <w:proofErr w:type="spellStart"/>
      <w:r w:rsidR="001516FB" w:rsidRPr="001516FB">
        <w:rPr>
          <w:lang w:val="ru-RU"/>
        </w:rPr>
        <w:t>Merchants</w:t>
      </w:r>
      <w:proofErr w:type="spellEnd"/>
      <w:r w:rsidR="001516FB" w:rsidRPr="001516FB">
        <w:rPr>
          <w:lang w:val="ru-RU"/>
        </w:rPr>
        <w:t xml:space="preserve">' </w:t>
      </w:r>
      <w:proofErr w:type="spellStart"/>
      <w:r w:rsidR="001516FB" w:rsidRPr="001516FB">
        <w:rPr>
          <w:lang w:val="ru-RU"/>
        </w:rPr>
        <w:t>Guild</w:t>
      </w:r>
      <w:proofErr w:type="spellEnd"/>
      <w:r w:rsidRPr="00113A00">
        <w:rPr>
          <w:lang w:val="ru-RU"/>
        </w:rPr>
        <w:t>)</w:t>
      </w:r>
    </w:p>
    <w:p w14:paraId="0E7E8B3B" w14:textId="19D83113" w:rsidR="00113A00" w:rsidRDefault="00113A00" w:rsidP="00E25C24">
      <w:pPr>
        <w:pStyle w:val="ae"/>
        <w:numPr>
          <w:ilvl w:val="0"/>
          <w:numId w:val="116"/>
        </w:numPr>
        <w:rPr>
          <w:rFonts w:asciiTheme="minorHAnsi" w:hAnsiTheme="minorHAnsi"/>
          <w:lang w:val="ru-RU"/>
        </w:rPr>
      </w:pPr>
      <w:r w:rsidRPr="00113A00">
        <w:rPr>
          <w:rFonts w:asciiTheme="minorHAnsi" w:hAnsiTheme="minorHAnsi"/>
          <w:lang w:val="ru-RU"/>
        </w:rPr>
        <w:t>Добавлен</w:t>
      </w:r>
      <w:r w:rsidR="00801566">
        <w:rPr>
          <w:rFonts w:asciiTheme="minorHAnsi" w:hAnsiTheme="minorHAnsi"/>
          <w:lang w:val="ru-RU"/>
        </w:rPr>
        <w:t>о</w:t>
      </w:r>
      <w:r w:rsidRPr="00113A00">
        <w:rPr>
          <w:rFonts w:asciiTheme="minorHAnsi" w:hAnsiTheme="minorHAnsi"/>
          <w:lang w:val="ru-RU"/>
        </w:rPr>
        <w:t xml:space="preserve"> </w:t>
      </w:r>
      <w:r w:rsidR="00801566">
        <w:rPr>
          <w:rFonts w:asciiTheme="minorHAnsi" w:hAnsiTheme="minorHAnsi"/>
          <w:lang w:val="ru-RU"/>
        </w:rPr>
        <w:t>свойство</w:t>
      </w:r>
    </w:p>
    <w:p w14:paraId="2631EF8B" w14:textId="280557B5" w:rsidR="00113A00" w:rsidRDefault="007A6D60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7A6D60">
        <w:rPr>
          <w:rFonts w:asciiTheme="minorHAnsi" w:hAnsiTheme="minorHAnsi"/>
          <w:lang w:val="ru-RU"/>
        </w:rPr>
        <w:t xml:space="preserve">+2 к доходу </w:t>
      </w:r>
      <w:r w:rsidR="002E7E2F" w:rsidRPr="002E7E2F">
        <w:rPr>
          <w:rFonts w:asciiTheme="minorHAnsi" w:hAnsiTheme="minorHAnsi"/>
          <w:lang w:val="ru-RU"/>
        </w:rPr>
        <w:t>[</w:t>
      </w:r>
      <w:proofErr w:type="spellStart"/>
      <w:r w:rsidR="002E7E2F" w:rsidRPr="002E7E2F">
        <w:rPr>
          <w:rFonts w:asciiTheme="minorHAnsi" w:hAnsiTheme="minorHAnsi"/>
          <w:lang w:val="ru-RU"/>
        </w:rPr>
        <w:t>essence</w:t>
      </w:r>
      <w:proofErr w:type="spellEnd"/>
      <w:r w:rsidR="002E7E2F" w:rsidRPr="002E7E2F">
        <w:rPr>
          <w:rFonts w:asciiTheme="minorHAnsi" w:hAnsiTheme="minorHAnsi"/>
          <w:lang w:val="ru-RU"/>
        </w:rPr>
        <w:t>]</w:t>
      </w:r>
      <w:r w:rsidRPr="007A6D60">
        <w:rPr>
          <w:rFonts w:asciiTheme="minorHAnsi" w:hAnsiTheme="minorHAnsi"/>
          <w:lang w:val="ru-RU"/>
        </w:rPr>
        <w:t xml:space="preserve"> за кажд</w:t>
      </w:r>
      <w:r w:rsidR="00CF22AB">
        <w:rPr>
          <w:rFonts w:asciiTheme="minorHAnsi" w:hAnsiTheme="minorHAnsi"/>
          <w:lang w:val="ru-RU"/>
        </w:rPr>
        <w:t xml:space="preserve">ый </w:t>
      </w:r>
      <w:r w:rsidR="00CF22AB" w:rsidRPr="00CF22AB">
        <w:rPr>
          <w:rFonts w:asciiTheme="minorHAnsi" w:hAnsiTheme="minorHAnsi"/>
          <w:lang w:val="ru-RU"/>
        </w:rPr>
        <w:t>[</w:t>
      </w:r>
      <w:proofErr w:type="spellStart"/>
      <w:r w:rsidR="00CF22AB" w:rsidRPr="00CF22AB">
        <w:rPr>
          <w:rFonts w:asciiTheme="minorHAnsi" w:hAnsiTheme="minorHAnsi"/>
          <w:lang w:val="ru-RU"/>
        </w:rPr>
        <w:t>mine</w:t>
      </w:r>
      <w:proofErr w:type="spellEnd"/>
      <w:r w:rsidR="00CF22AB" w:rsidRPr="00CF22AB">
        <w:rPr>
          <w:rFonts w:asciiTheme="minorHAnsi" w:hAnsiTheme="minorHAnsi"/>
          <w:lang w:val="ru-RU"/>
        </w:rPr>
        <w:t>]</w:t>
      </w:r>
    </w:p>
    <w:p w14:paraId="5127ED5F" w14:textId="43251B5B" w:rsidR="00CF22AB" w:rsidRDefault="00CF22AB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7A6D60">
        <w:rPr>
          <w:rFonts w:asciiTheme="minorHAnsi" w:hAnsiTheme="minorHAnsi"/>
          <w:lang w:val="ru-RU"/>
        </w:rPr>
        <w:t xml:space="preserve">+2 к доходу </w:t>
      </w:r>
      <w:r w:rsidRPr="002E7E2F">
        <w:rPr>
          <w:rFonts w:asciiTheme="minorHAnsi" w:hAnsiTheme="minorHAnsi"/>
          <w:lang w:val="ru-RU"/>
        </w:rPr>
        <w:t>[</w:t>
      </w:r>
      <w:r w:rsidR="00762D32" w:rsidRPr="00390EBA">
        <w:t>fragments</w:t>
      </w:r>
      <w:r w:rsidRPr="002E7E2F">
        <w:rPr>
          <w:rFonts w:asciiTheme="minorHAnsi" w:hAnsiTheme="minorHAnsi"/>
          <w:lang w:val="ru-RU"/>
        </w:rPr>
        <w:t>]</w:t>
      </w:r>
      <w:r w:rsidRPr="007A6D60">
        <w:rPr>
          <w:rFonts w:asciiTheme="minorHAnsi" w:hAnsiTheme="minorHAnsi"/>
          <w:lang w:val="ru-RU"/>
        </w:rPr>
        <w:t xml:space="preserve"> за кажд</w:t>
      </w:r>
      <w:r>
        <w:rPr>
          <w:rFonts w:asciiTheme="minorHAnsi" w:hAnsiTheme="minorHAnsi"/>
          <w:lang w:val="ru-RU"/>
        </w:rPr>
        <w:t xml:space="preserve">ый </w:t>
      </w:r>
      <w:r w:rsidRPr="00CF22AB">
        <w:rPr>
          <w:rFonts w:asciiTheme="minorHAnsi" w:hAnsiTheme="minorHAnsi"/>
          <w:lang w:val="ru-RU"/>
        </w:rPr>
        <w:t>[</w:t>
      </w:r>
      <w:proofErr w:type="spellStart"/>
      <w:r w:rsidRPr="00CF22AB">
        <w:rPr>
          <w:rFonts w:asciiTheme="minorHAnsi" w:hAnsiTheme="minorHAnsi"/>
          <w:lang w:val="ru-RU"/>
        </w:rPr>
        <w:t>mine</w:t>
      </w:r>
      <w:proofErr w:type="spellEnd"/>
      <w:r w:rsidRPr="00CF22AB">
        <w:rPr>
          <w:rFonts w:asciiTheme="minorHAnsi" w:hAnsiTheme="minorHAnsi"/>
          <w:lang w:val="ru-RU"/>
        </w:rPr>
        <w:t>]</w:t>
      </w:r>
    </w:p>
    <w:p w14:paraId="76EA853C" w14:textId="3B02CB41" w:rsidR="00762D32" w:rsidRDefault="009469F5" w:rsidP="009469F5">
      <w:pPr>
        <w:pStyle w:val="31"/>
        <w:rPr>
          <w:lang w:val="ru-RU"/>
        </w:rPr>
      </w:pPr>
      <w:r w:rsidRPr="009469F5">
        <w:rPr>
          <w:lang w:val="ru-RU"/>
        </w:rPr>
        <w:t>Гильдия магов</w:t>
      </w:r>
      <w:r>
        <w:rPr>
          <w:lang w:val="ru-RU"/>
        </w:rPr>
        <w:t xml:space="preserve"> (</w:t>
      </w:r>
      <w:proofErr w:type="spellStart"/>
      <w:r w:rsidRPr="009469F5">
        <w:rPr>
          <w:lang w:val="ru-RU"/>
        </w:rPr>
        <w:t>Mages</w:t>
      </w:r>
      <w:proofErr w:type="spellEnd"/>
      <w:r w:rsidRPr="009469F5">
        <w:rPr>
          <w:lang w:val="ru-RU"/>
        </w:rPr>
        <w:t xml:space="preserve">' </w:t>
      </w:r>
      <w:proofErr w:type="spellStart"/>
      <w:r w:rsidRPr="009469F5">
        <w:rPr>
          <w:lang w:val="ru-RU"/>
        </w:rPr>
        <w:t>Guild</w:t>
      </w:r>
      <w:proofErr w:type="spellEnd"/>
      <w:r>
        <w:rPr>
          <w:lang w:val="ru-RU"/>
        </w:rPr>
        <w:t>)</w:t>
      </w:r>
    </w:p>
    <w:p w14:paraId="705613A8" w14:textId="054AC6B1" w:rsidR="009469F5" w:rsidRDefault="009469F5" w:rsidP="00E25C24">
      <w:pPr>
        <w:pStyle w:val="ae"/>
        <w:numPr>
          <w:ilvl w:val="0"/>
          <w:numId w:val="116"/>
        </w:numPr>
        <w:rPr>
          <w:rFonts w:asciiTheme="minorHAnsi" w:hAnsiTheme="minorHAnsi"/>
          <w:lang w:val="ru-RU"/>
        </w:rPr>
      </w:pPr>
      <w:r w:rsidRPr="00113A00">
        <w:rPr>
          <w:rFonts w:asciiTheme="minorHAnsi" w:hAnsiTheme="minorHAnsi"/>
          <w:lang w:val="ru-RU"/>
        </w:rPr>
        <w:t>Добавлен</w:t>
      </w:r>
      <w:r>
        <w:rPr>
          <w:rFonts w:asciiTheme="minorHAnsi" w:hAnsiTheme="minorHAnsi"/>
          <w:lang w:val="ru-RU"/>
        </w:rPr>
        <w:t>о</w:t>
      </w:r>
      <w:r w:rsidRPr="00113A00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свойство</w:t>
      </w:r>
    </w:p>
    <w:p w14:paraId="4A333227" w14:textId="686252A3" w:rsidR="00757B12" w:rsidRDefault="00757B12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757B12">
        <w:rPr>
          <w:rFonts w:asciiTheme="minorHAnsi" w:hAnsiTheme="minorHAnsi"/>
          <w:lang w:val="ru-RU"/>
        </w:rPr>
        <w:t xml:space="preserve">+20 </w:t>
      </w:r>
      <w:r w:rsidR="0069399B" w:rsidRPr="0069399B">
        <w:rPr>
          <w:rFonts w:asciiTheme="minorHAnsi" w:hAnsiTheme="minorHAnsi"/>
          <w:lang w:val="ru-RU"/>
        </w:rPr>
        <w:t>[</w:t>
      </w:r>
      <w:proofErr w:type="spellStart"/>
      <w:r w:rsidR="0069399B" w:rsidRPr="0069399B">
        <w:rPr>
          <w:rFonts w:asciiTheme="minorHAnsi" w:hAnsiTheme="minorHAnsi"/>
          <w:lang w:val="ru-RU"/>
        </w:rPr>
        <w:t>combatspell</w:t>
      </w:r>
      <w:proofErr w:type="spellEnd"/>
      <w:r w:rsidR="0069399B" w:rsidRPr="0069399B">
        <w:rPr>
          <w:rFonts w:asciiTheme="minorHAnsi" w:hAnsiTheme="minorHAnsi"/>
          <w:lang w:val="ru-RU"/>
        </w:rPr>
        <w:t>]</w:t>
      </w:r>
    </w:p>
    <w:p w14:paraId="62C377F1" w14:textId="02287811" w:rsidR="009469F5" w:rsidRDefault="00757B12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757B12">
        <w:rPr>
          <w:rFonts w:asciiTheme="minorHAnsi" w:hAnsiTheme="minorHAnsi"/>
          <w:lang w:val="ru-RU"/>
        </w:rPr>
        <w:t xml:space="preserve">+20 </w:t>
      </w:r>
      <w:r w:rsidR="00A3009B" w:rsidRPr="00A3009B">
        <w:rPr>
          <w:rFonts w:asciiTheme="minorHAnsi" w:hAnsiTheme="minorHAnsi"/>
          <w:lang w:val="ru-RU"/>
        </w:rPr>
        <w:t>[</w:t>
      </w:r>
      <w:proofErr w:type="spellStart"/>
      <w:r w:rsidR="00A3009B" w:rsidRPr="00A3009B">
        <w:rPr>
          <w:rFonts w:asciiTheme="minorHAnsi" w:hAnsiTheme="minorHAnsi"/>
          <w:lang w:val="ru-RU"/>
        </w:rPr>
        <w:t>globalspell</w:t>
      </w:r>
      <w:proofErr w:type="spellEnd"/>
      <w:r w:rsidR="00A3009B" w:rsidRPr="00A3009B">
        <w:rPr>
          <w:rFonts w:asciiTheme="minorHAnsi" w:hAnsiTheme="minorHAnsi"/>
          <w:lang w:val="ru-RU"/>
        </w:rPr>
        <w:t>]</w:t>
      </w:r>
    </w:p>
    <w:p w14:paraId="77DF5AA5" w14:textId="10D064E1" w:rsidR="00755B94" w:rsidRDefault="00755B94" w:rsidP="00755B94">
      <w:pPr>
        <w:pStyle w:val="31"/>
        <w:rPr>
          <w:lang w:val="ru-RU"/>
        </w:rPr>
      </w:pPr>
      <w:r w:rsidRPr="00755B94">
        <w:rPr>
          <w:lang w:val="ru-RU"/>
        </w:rPr>
        <w:t>Укрепляющая матрица порядка</w:t>
      </w:r>
      <w:r>
        <w:rPr>
          <w:lang w:val="ru-RU"/>
        </w:rPr>
        <w:t xml:space="preserve"> (</w:t>
      </w:r>
      <w:proofErr w:type="spellStart"/>
      <w:r w:rsidRPr="00755B94">
        <w:rPr>
          <w:lang w:val="ru-RU"/>
        </w:rPr>
        <w:t>Order</w:t>
      </w:r>
      <w:proofErr w:type="spellEnd"/>
      <w:r w:rsidRPr="00755B94">
        <w:rPr>
          <w:lang w:val="ru-RU"/>
        </w:rPr>
        <w:t xml:space="preserve"> </w:t>
      </w:r>
      <w:proofErr w:type="spellStart"/>
      <w:r w:rsidRPr="00755B94">
        <w:rPr>
          <w:lang w:val="ru-RU"/>
        </w:rPr>
        <w:t>Bolstering</w:t>
      </w:r>
      <w:proofErr w:type="spellEnd"/>
      <w:r w:rsidRPr="00755B94">
        <w:rPr>
          <w:lang w:val="ru-RU"/>
        </w:rPr>
        <w:t xml:space="preserve"> Matrix</w:t>
      </w:r>
      <w:r>
        <w:rPr>
          <w:lang w:val="ru-RU"/>
        </w:rPr>
        <w:t>)</w:t>
      </w:r>
    </w:p>
    <w:p w14:paraId="6683C6DE" w14:textId="1427E2FA" w:rsidR="00755B94" w:rsidRDefault="00FC6A47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>Уменьшен эффект</w:t>
      </w:r>
    </w:p>
    <w:p w14:paraId="512B0F9E" w14:textId="28DE7EE2" w:rsidR="00FC6A47" w:rsidRDefault="00FC6A47" w:rsidP="00E25C24">
      <w:pPr>
        <w:pStyle w:val="a9"/>
        <w:numPr>
          <w:ilvl w:val="1"/>
          <w:numId w:val="116"/>
        </w:numPr>
        <w:rPr>
          <w:lang w:val="ru-RU"/>
        </w:rPr>
      </w:pPr>
      <w:r>
        <w:rPr>
          <w:lang w:val="ru-RU"/>
        </w:rPr>
        <w:t>3 -</w:t>
      </w:r>
      <w:r>
        <w:t>&gt; 2</w:t>
      </w:r>
      <w:r>
        <w:rPr>
          <w:lang w:val="ru-RU"/>
        </w:rPr>
        <w:t xml:space="preserve"> эффекта Удача (</w:t>
      </w:r>
      <w:r w:rsidRPr="00FC6A47">
        <w:rPr>
          <w:lang w:val="ru-RU"/>
        </w:rPr>
        <w:t>Fortune</w:t>
      </w:r>
      <w:r>
        <w:rPr>
          <w:lang w:val="ru-RU"/>
        </w:rPr>
        <w:t>)</w:t>
      </w:r>
      <w:r>
        <w:t xml:space="preserve"> </w:t>
      </w:r>
    </w:p>
    <w:p w14:paraId="368CF166" w14:textId="4F85E490" w:rsidR="00163899" w:rsidRDefault="00163899" w:rsidP="00163899">
      <w:pPr>
        <w:pStyle w:val="31"/>
        <w:rPr>
          <w:lang w:val="ru-RU"/>
        </w:rPr>
      </w:pPr>
      <w:r w:rsidRPr="00163899">
        <w:rPr>
          <w:lang w:val="ru-RU"/>
        </w:rPr>
        <w:lastRenderedPageBreak/>
        <w:t>Укрепляющая матрица хаоса</w:t>
      </w:r>
      <w:r>
        <w:rPr>
          <w:lang w:val="ru-RU"/>
        </w:rPr>
        <w:t xml:space="preserve"> (</w:t>
      </w:r>
      <w:proofErr w:type="spellStart"/>
      <w:r w:rsidRPr="00163899">
        <w:rPr>
          <w:lang w:val="ru-RU"/>
        </w:rPr>
        <w:t>Chaos</w:t>
      </w:r>
      <w:proofErr w:type="spellEnd"/>
      <w:r w:rsidRPr="00163899">
        <w:rPr>
          <w:lang w:val="ru-RU"/>
        </w:rPr>
        <w:t xml:space="preserve"> </w:t>
      </w:r>
      <w:proofErr w:type="spellStart"/>
      <w:r w:rsidRPr="00163899">
        <w:rPr>
          <w:lang w:val="ru-RU"/>
        </w:rPr>
        <w:t>Bolstering</w:t>
      </w:r>
      <w:proofErr w:type="spellEnd"/>
      <w:r w:rsidRPr="00163899">
        <w:rPr>
          <w:lang w:val="ru-RU"/>
        </w:rPr>
        <w:t xml:space="preserve"> Matrix</w:t>
      </w:r>
      <w:r>
        <w:rPr>
          <w:lang w:val="ru-RU"/>
        </w:rPr>
        <w:t>)</w:t>
      </w:r>
    </w:p>
    <w:p w14:paraId="2CA55E51" w14:textId="77777777" w:rsidR="00163899" w:rsidRDefault="00163899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>Уменьшен эффект</w:t>
      </w:r>
    </w:p>
    <w:p w14:paraId="3DBD9261" w14:textId="442F88D9" w:rsidR="00163899" w:rsidRPr="00163899" w:rsidRDefault="00163899" w:rsidP="00E25C24">
      <w:pPr>
        <w:pStyle w:val="a9"/>
        <w:numPr>
          <w:ilvl w:val="1"/>
          <w:numId w:val="116"/>
        </w:numPr>
        <w:rPr>
          <w:lang w:val="ru-RU"/>
        </w:rPr>
      </w:pPr>
      <w:r>
        <w:rPr>
          <w:lang w:val="ru-RU"/>
        </w:rPr>
        <w:t>3 -</w:t>
      </w:r>
      <w:r>
        <w:t>&gt; 2</w:t>
      </w:r>
      <w:r>
        <w:rPr>
          <w:lang w:val="ru-RU"/>
        </w:rPr>
        <w:t xml:space="preserve"> эффекта </w:t>
      </w:r>
      <w:proofErr w:type="spellStart"/>
      <w:r w:rsidR="007911DD" w:rsidRPr="007911DD">
        <w:t>Дополнительная</w:t>
      </w:r>
      <w:proofErr w:type="spellEnd"/>
      <w:r w:rsidR="007911DD" w:rsidRPr="007911DD">
        <w:t xml:space="preserve"> </w:t>
      </w:r>
      <w:proofErr w:type="spellStart"/>
      <w:r w:rsidR="007911DD" w:rsidRPr="007911DD">
        <w:t>сила</w:t>
      </w:r>
      <w:proofErr w:type="spellEnd"/>
      <w:r w:rsidR="007911DD" w:rsidRPr="007911DD">
        <w:rPr>
          <w:lang w:val="ru-RU"/>
        </w:rPr>
        <w:t xml:space="preserve"> </w:t>
      </w:r>
      <w:r>
        <w:rPr>
          <w:lang w:val="ru-RU"/>
        </w:rPr>
        <w:t>(</w:t>
      </w:r>
      <w:r w:rsidR="007911DD" w:rsidRPr="007911DD">
        <w:t>Strengthened</w:t>
      </w:r>
      <w:r>
        <w:rPr>
          <w:lang w:val="ru-RU"/>
        </w:rPr>
        <w:t>)</w:t>
      </w:r>
      <w:r>
        <w:t xml:space="preserve"> </w:t>
      </w:r>
    </w:p>
    <w:p w14:paraId="204D0459" w14:textId="1F905E80" w:rsidR="005D5EF5" w:rsidRDefault="007E1AFF" w:rsidP="007E1AFF">
      <w:pPr>
        <w:pStyle w:val="31"/>
        <w:rPr>
          <w:lang w:val="ru-RU"/>
        </w:rPr>
      </w:pPr>
      <w:r w:rsidRPr="007E1AFF">
        <w:rPr>
          <w:lang w:val="ru-RU"/>
        </w:rPr>
        <w:t xml:space="preserve">Укрепляющая матрица природы (Nature </w:t>
      </w:r>
      <w:proofErr w:type="spellStart"/>
      <w:r w:rsidRPr="007E1AFF">
        <w:rPr>
          <w:lang w:val="ru-RU"/>
        </w:rPr>
        <w:t>Bolstering</w:t>
      </w:r>
      <w:proofErr w:type="spellEnd"/>
      <w:r w:rsidRPr="007E1AFF">
        <w:rPr>
          <w:lang w:val="ru-RU"/>
        </w:rPr>
        <w:t xml:space="preserve"> Matrix)</w:t>
      </w:r>
    </w:p>
    <w:p w14:paraId="0451839B" w14:textId="1F1A91F2" w:rsidR="007E1AFF" w:rsidRDefault="00B93F80" w:rsidP="00E25C24">
      <w:pPr>
        <w:pStyle w:val="a9"/>
        <w:numPr>
          <w:ilvl w:val="0"/>
          <w:numId w:val="116"/>
        </w:numPr>
        <w:rPr>
          <w:lang w:val="ru-RU"/>
        </w:rPr>
      </w:pPr>
      <w:r w:rsidRPr="00B93F80">
        <w:rPr>
          <w:lang w:val="ru-RU"/>
        </w:rPr>
        <w:t>Вместо дополнительного лечения</w:t>
      </w:r>
      <w:r>
        <w:rPr>
          <w:lang w:val="ru-RU"/>
        </w:rPr>
        <w:t>,</w:t>
      </w:r>
      <w:r w:rsidRPr="00B93F80">
        <w:rPr>
          <w:lang w:val="ru-RU"/>
        </w:rPr>
        <w:t xml:space="preserve"> заклинания снимают 1 вражеский </w:t>
      </w:r>
      <w:r>
        <w:rPr>
          <w:lang w:val="ru-RU"/>
        </w:rPr>
        <w:t>негативный</w:t>
      </w:r>
      <w:r w:rsidRPr="00B93F80">
        <w:rPr>
          <w:lang w:val="ru-RU"/>
        </w:rPr>
        <w:t xml:space="preserve"> эффект.</w:t>
      </w:r>
    </w:p>
    <w:p w14:paraId="1DD5FEFA" w14:textId="43A644B3" w:rsidR="00DA2858" w:rsidRDefault="00D02A17" w:rsidP="007279AC">
      <w:pPr>
        <w:pStyle w:val="21"/>
        <w:rPr>
          <w:lang w:val="ru-RU"/>
        </w:rPr>
      </w:pPr>
      <w:r w:rsidRPr="00D02A17">
        <w:rPr>
          <w:lang w:val="ru-RU"/>
        </w:rPr>
        <w:t>Особ</w:t>
      </w:r>
      <w:r>
        <w:rPr>
          <w:lang w:val="ru-RU"/>
        </w:rPr>
        <w:t>ые</w:t>
      </w:r>
      <w:r w:rsidRPr="00D02A17">
        <w:rPr>
          <w:lang w:val="ru-RU"/>
        </w:rPr>
        <w:t xml:space="preserve"> улучшени</w:t>
      </w:r>
      <w:r>
        <w:rPr>
          <w:lang w:val="ru-RU"/>
        </w:rPr>
        <w:t>я</w:t>
      </w:r>
      <w:r w:rsidRPr="00D02A17">
        <w:rPr>
          <w:lang w:val="ru-RU"/>
        </w:rPr>
        <w:t xml:space="preserve"> провинции</w:t>
      </w:r>
      <w:r w:rsidR="006D0E81">
        <w:rPr>
          <w:lang w:val="ru-RU"/>
        </w:rPr>
        <w:t xml:space="preserve"> (</w:t>
      </w:r>
      <w:proofErr w:type="spellStart"/>
      <w:r w:rsidR="006D0E81" w:rsidRPr="006D0E81">
        <w:rPr>
          <w:lang w:val="ru-RU"/>
        </w:rPr>
        <w:t>Province</w:t>
      </w:r>
      <w:proofErr w:type="spellEnd"/>
      <w:r w:rsidR="006D0E81" w:rsidRPr="006D0E81">
        <w:rPr>
          <w:lang w:val="ru-RU"/>
        </w:rPr>
        <w:t xml:space="preserve"> </w:t>
      </w:r>
      <w:proofErr w:type="spellStart"/>
      <w:r w:rsidR="006D0E81" w:rsidRPr="006D0E81">
        <w:rPr>
          <w:lang w:val="ru-RU"/>
        </w:rPr>
        <w:t>Improvement</w:t>
      </w:r>
      <w:proofErr w:type="spellEnd"/>
      <w:r w:rsidR="006D0E81">
        <w:rPr>
          <w:lang w:val="ru-RU"/>
        </w:rPr>
        <w:t>)</w:t>
      </w:r>
    </w:p>
    <w:p w14:paraId="4FDF8CD1" w14:textId="645005EE" w:rsidR="007279AC" w:rsidRDefault="00C0547A" w:rsidP="00C0547A">
      <w:pPr>
        <w:pStyle w:val="31"/>
        <w:rPr>
          <w:lang w:val="ru-RU"/>
        </w:rPr>
      </w:pPr>
      <w:r w:rsidRPr="00094453">
        <w:rPr>
          <w:lang w:val="ru-RU"/>
        </w:rPr>
        <w:t>Глушитель заклинаний</w:t>
      </w:r>
      <w:r w:rsidRPr="00C0547A">
        <w:rPr>
          <w:lang w:val="ru-RU"/>
        </w:rPr>
        <w:t xml:space="preserve"> </w:t>
      </w:r>
      <w:r w:rsidR="007279AC">
        <w:rPr>
          <w:lang w:val="ru-RU"/>
        </w:rPr>
        <w:t>(</w:t>
      </w:r>
      <w:proofErr w:type="spellStart"/>
      <w:r w:rsidR="007279AC" w:rsidRPr="007279AC">
        <w:rPr>
          <w:lang w:val="ru-RU"/>
        </w:rPr>
        <w:t>Spell</w:t>
      </w:r>
      <w:proofErr w:type="spellEnd"/>
      <w:r w:rsidR="007279AC" w:rsidRPr="007279AC">
        <w:rPr>
          <w:lang w:val="ru-RU"/>
        </w:rPr>
        <w:t xml:space="preserve"> </w:t>
      </w:r>
      <w:proofErr w:type="spellStart"/>
      <w:r w:rsidR="007279AC" w:rsidRPr="007279AC">
        <w:rPr>
          <w:lang w:val="ru-RU"/>
        </w:rPr>
        <w:t>Jammer</w:t>
      </w:r>
      <w:proofErr w:type="spellEnd"/>
      <w:r w:rsidR="007279AC">
        <w:rPr>
          <w:lang w:val="ru-RU"/>
        </w:rPr>
        <w:t>)</w:t>
      </w:r>
    </w:p>
    <w:p w14:paraId="5CD14D9C" w14:textId="5B7FB54D" w:rsidR="00C0547A" w:rsidRDefault="003A0020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 xml:space="preserve">Уменьшен штраф к </w:t>
      </w:r>
      <w:r w:rsidR="007702DA">
        <w:rPr>
          <w:lang w:val="ru-RU"/>
        </w:rPr>
        <w:t>боевым заклинаниям</w:t>
      </w:r>
    </w:p>
    <w:p w14:paraId="3DDF22E1" w14:textId="6B54D4F8" w:rsidR="007702DA" w:rsidRPr="007702DA" w:rsidRDefault="007702DA" w:rsidP="00E25C24">
      <w:pPr>
        <w:pStyle w:val="a9"/>
        <w:numPr>
          <w:ilvl w:val="1"/>
          <w:numId w:val="116"/>
        </w:numPr>
        <w:rPr>
          <w:lang w:val="ru-RU"/>
        </w:rPr>
      </w:pPr>
      <w:r>
        <w:rPr>
          <w:lang w:val="ru-RU"/>
        </w:rPr>
        <w:t>100% -</w:t>
      </w:r>
      <w:r>
        <w:t xml:space="preserve">&gt; 50% </w:t>
      </w:r>
      <w:r w:rsidRPr="0069399B">
        <w:rPr>
          <w:lang w:val="ru-RU"/>
        </w:rPr>
        <w:t>[</w:t>
      </w:r>
      <w:proofErr w:type="spellStart"/>
      <w:r w:rsidRPr="0069399B">
        <w:rPr>
          <w:lang w:val="ru-RU"/>
        </w:rPr>
        <w:t>combatspell</w:t>
      </w:r>
      <w:proofErr w:type="spellEnd"/>
      <w:r w:rsidRPr="0069399B">
        <w:rPr>
          <w:lang w:val="ru-RU"/>
        </w:rPr>
        <w:t>]</w:t>
      </w:r>
    </w:p>
    <w:p w14:paraId="7F80F8CD" w14:textId="47D80A11" w:rsidR="007702DA" w:rsidRPr="003D7556" w:rsidRDefault="003D7556" w:rsidP="003D7556">
      <w:pPr>
        <w:pStyle w:val="31"/>
      </w:pPr>
      <w:proofErr w:type="spellStart"/>
      <w:r w:rsidRPr="003D7556">
        <w:t>Маяк</w:t>
      </w:r>
      <w:proofErr w:type="spellEnd"/>
      <w:r w:rsidRPr="003D7556">
        <w:t xml:space="preserve"> </w:t>
      </w:r>
      <w:proofErr w:type="spellStart"/>
      <w:r w:rsidRPr="003D7556">
        <w:t>единения</w:t>
      </w:r>
      <w:proofErr w:type="spellEnd"/>
      <w:r w:rsidRPr="003D7556">
        <w:t xml:space="preserve"> </w:t>
      </w:r>
      <w:r w:rsidR="000410BB">
        <w:t>(</w:t>
      </w:r>
      <w:r w:rsidR="000410BB" w:rsidRPr="000410BB">
        <w:t>Beacon of Unity</w:t>
      </w:r>
      <w:r w:rsidR="000410BB">
        <w:t>)</w:t>
      </w:r>
    </w:p>
    <w:p w14:paraId="57D22BE1" w14:textId="77777777" w:rsidR="00301CA4" w:rsidRPr="00BF24B3" w:rsidRDefault="00301CA4" w:rsidP="00E25C24">
      <w:pPr>
        <w:pStyle w:val="a9"/>
        <w:numPr>
          <w:ilvl w:val="0"/>
          <w:numId w:val="116"/>
        </w:numPr>
      </w:pPr>
      <w:r>
        <w:rPr>
          <w:lang w:val="ru-RU"/>
        </w:rPr>
        <w:t>Изменена цена строительства</w:t>
      </w:r>
    </w:p>
    <w:p w14:paraId="34EA49AE" w14:textId="19D52CBB" w:rsidR="00301CA4" w:rsidRPr="001B2784" w:rsidRDefault="00301CA4" w:rsidP="00E25C24">
      <w:pPr>
        <w:pStyle w:val="a9"/>
        <w:numPr>
          <w:ilvl w:val="1"/>
          <w:numId w:val="116"/>
        </w:numPr>
      </w:pPr>
      <w:r>
        <w:rPr>
          <w:lang w:val="ru-RU"/>
        </w:rPr>
        <w:t xml:space="preserve">280 </w:t>
      </w:r>
      <w:r>
        <w:t xml:space="preserve">[gold] </w:t>
      </w:r>
      <w:r>
        <w:rPr>
          <w:lang w:val="ru-RU"/>
        </w:rPr>
        <w:t>7</w:t>
      </w:r>
      <w:r>
        <w:t>50 [</w:t>
      </w:r>
      <w:proofErr w:type="spellStart"/>
      <w:r w:rsidRPr="00263B74">
        <w:rPr>
          <w:lang w:val="ru-RU"/>
        </w:rPr>
        <w:t>production</w:t>
      </w:r>
      <w:proofErr w:type="spellEnd"/>
      <w:r>
        <w:t>] -&gt; 1</w:t>
      </w:r>
      <w:r>
        <w:rPr>
          <w:lang w:val="ru-RU"/>
        </w:rPr>
        <w:t>7</w:t>
      </w:r>
      <w:r>
        <w:t xml:space="preserve">0 [gold] </w:t>
      </w:r>
      <w:r>
        <w:rPr>
          <w:lang w:val="ru-RU"/>
        </w:rPr>
        <w:t>45</w:t>
      </w:r>
      <w:r>
        <w:t>0 [</w:t>
      </w:r>
      <w:proofErr w:type="spellStart"/>
      <w:r w:rsidRPr="00263B74">
        <w:rPr>
          <w:lang w:val="ru-RU"/>
        </w:rPr>
        <w:t>production</w:t>
      </w:r>
      <w:proofErr w:type="spellEnd"/>
      <w:r>
        <w:t>]</w:t>
      </w:r>
    </w:p>
    <w:p w14:paraId="23499C71" w14:textId="3C656BAE" w:rsidR="001B2784" w:rsidRDefault="001B2784" w:rsidP="00BF4C0B">
      <w:pPr>
        <w:pStyle w:val="21"/>
        <w:rPr>
          <w:lang w:val="ru-RU"/>
        </w:rPr>
      </w:pPr>
      <w:r>
        <w:rPr>
          <w:lang w:val="ru-RU"/>
        </w:rPr>
        <w:t>Осадные проекты (</w:t>
      </w:r>
      <w:proofErr w:type="spellStart"/>
      <w:r w:rsidR="00BF4C0B" w:rsidRPr="00BF4C0B">
        <w:rPr>
          <w:lang w:val="ru-RU"/>
        </w:rPr>
        <w:t>Siege</w:t>
      </w:r>
      <w:proofErr w:type="spellEnd"/>
      <w:r w:rsidR="00BF4C0B" w:rsidRPr="00BF4C0B">
        <w:rPr>
          <w:lang w:val="ru-RU"/>
        </w:rPr>
        <w:t xml:space="preserve"> Project</w:t>
      </w:r>
      <w:r w:rsidR="00BF4C0B">
        <w:t>s</w:t>
      </w:r>
      <w:r>
        <w:rPr>
          <w:lang w:val="ru-RU"/>
        </w:rPr>
        <w:t>)</w:t>
      </w:r>
    </w:p>
    <w:p w14:paraId="62F1C73E" w14:textId="74CE5A55" w:rsidR="00BF4C0B" w:rsidRDefault="00A736CB" w:rsidP="00020D7A">
      <w:pPr>
        <w:pStyle w:val="31"/>
      </w:pPr>
      <w:proofErr w:type="spellStart"/>
      <w:r w:rsidRPr="00A736CB">
        <w:t>Построить</w:t>
      </w:r>
      <w:proofErr w:type="spellEnd"/>
      <w:r w:rsidRPr="00A736CB">
        <w:t xml:space="preserve"> </w:t>
      </w:r>
      <w:proofErr w:type="spellStart"/>
      <w:r w:rsidRPr="00A736CB">
        <w:t>онагры</w:t>
      </w:r>
      <w:proofErr w:type="spellEnd"/>
      <w:r>
        <w:t xml:space="preserve"> (</w:t>
      </w:r>
      <w:r w:rsidR="00020D7A" w:rsidRPr="00020D7A">
        <w:t>Construct Onagers</w:t>
      </w:r>
      <w:r>
        <w:t>)</w:t>
      </w:r>
    </w:p>
    <w:p w14:paraId="6DE0B1D6" w14:textId="5CD6237A" w:rsidR="00020D7A" w:rsidRPr="00F43D47" w:rsidRDefault="000723C1" w:rsidP="00E25C24">
      <w:pPr>
        <w:pStyle w:val="ae"/>
        <w:numPr>
          <w:ilvl w:val="0"/>
          <w:numId w:val="116"/>
        </w:numPr>
        <w:rPr>
          <w:rFonts w:asciiTheme="minorHAnsi" w:hAnsiTheme="minorHAnsi"/>
        </w:rPr>
      </w:pPr>
      <w:r w:rsidRPr="000723C1">
        <w:rPr>
          <w:rFonts w:asciiTheme="minorHAnsi" w:hAnsiTheme="minorHAnsi"/>
          <w:lang w:val="ru-RU"/>
        </w:rPr>
        <w:t>Изменена</w:t>
      </w:r>
      <w:r w:rsidRPr="000723C1">
        <w:rPr>
          <w:rFonts w:asciiTheme="minorHAnsi" w:hAnsiTheme="minorHAnsi"/>
        </w:rPr>
        <w:t xml:space="preserve"> </w:t>
      </w:r>
      <w:r w:rsidRPr="000723C1">
        <w:rPr>
          <w:rFonts w:asciiTheme="minorHAnsi" w:hAnsiTheme="minorHAnsi"/>
          <w:lang w:val="ru-RU"/>
        </w:rPr>
        <w:t>цена</w:t>
      </w:r>
      <w:r w:rsidRPr="000723C1">
        <w:rPr>
          <w:rFonts w:asciiTheme="minorHAnsi" w:hAnsiTheme="minorHAnsi"/>
        </w:rPr>
        <w:t>: 200 [gold] -&gt; 100 [gold]</w:t>
      </w:r>
    </w:p>
    <w:p w14:paraId="6BC184FE" w14:textId="44F173B9" w:rsidR="00F43D47" w:rsidRDefault="00390EDD" w:rsidP="00390EDD">
      <w:pPr>
        <w:pStyle w:val="1"/>
        <w:rPr>
          <w:lang w:val="ru-RU"/>
        </w:rPr>
      </w:pPr>
      <w:r>
        <w:rPr>
          <w:lang w:val="ru-RU"/>
        </w:rPr>
        <w:t>Воины (</w:t>
      </w:r>
      <w:r>
        <w:t>Units</w:t>
      </w:r>
      <w:r>
        <w:rPr>
          <w:lang w:val="ru-RU"/>
        </w:rPr>
        <w:t>)</w:t>
      </w:r>
    </w:p>
    <w:p w14:paraId="7834FC58" w14:textId="71C478ED" w:rsidR="00852768" w:rsidRDefault="000646FC" w:rsidP="00852768">
      <w:pPr>
        <w:pStyle w:val="31"/>
      </w:pPr>
      <w:r>
        <w:rPr>
          <w:lang w:val="ru-RU"/>
        </w:rPr>
        <w:t xml:space="preserve">Тир </w:t>
      </w:r>
      <w:r>
        <w:t xml:space="preserve">II </w:t>
      </w:r>
      <w:r>
        <w:rPr>
          <w:lang w:val="ru-RU"/>
        </w:rPr>
        <w:t>(</w:t>
      </w:r>
      <w:r>
        <w:t>Tier II</w:t>
      </w:r>
      <w:r>
        <w:rPr>
          <w:lang w:val="ru-RU"/>
        </w:rPr>
        <w:t>)</w:t>
      </w:r>
    </w:p>
    <w:p w14:paraId="14A3C4E5" w14:textId="6487662F" w:rsidR="000646FC" w:rsidRPr="00C463EB" w:rsidRDefault="00C463EB" w:rsidP="00E25C24">
      <w:pPr>
        <w:pStyle w:val="a9"/>
        <w:numPr>
          <w:ilvl w:val="0"/>
          <w:numId w:val="116"/>
        </w:numPr>
      </w:pPr>
      <w:r>
        <w:rPr>
          <w:lang w:val="ru-RU"/>
        </w:rPr>
        <w:t>Снижена цена найма</w:t>
      </w:r>
    </w:p>
    <w:p w14:paraId="66B60BF5" w14:textId="4EADF5E4" w:rsidR="00C463EB" w:rsidRPr="00251A76" w:rsidRDefault="00CD00BE" w:rsidP="00E25C24">
      <w:pPr>
        <w:pStyle w:val="a9"/>
        <w:numPr>
          <w:ilvl w:val="1"/>
          <w:numId w:val="116"/>
        </w:numPr>
      </w:pPr>
      <w:r w:rsidRPr="00CD00BE">
        <w:t>S</w:t>
      </w:r>
      <w:r w:rsidR="00234CCF">
        <w:t>ouls</w:t>
      </w:r>
      <w:r w:rsidRPr="00251A76">
        <w:t xml:space="preserve">: </w:t>
      </w:r>
      <w:r w:rsidR="00E97DBD" w:rsidRPr="00A23626">
        <w:t>1</w:t>
      </w:r>
      <w:r w:rsidR="000D396D">
        <w:t>2</w:t>
      </w:r>
      <w:r w:rsidR="00E97DBD" w:rsidRPr="00A23626">
        <w:t>0</w:t>
      </w:r>
      <w:r w:rsidR="00E97DBD">
        <w:t xml:space="preserve"> </w:t>
      </w:r>
      <w:r w:rsidR="00E97DBD" w:rsidRPr="00251A76">
        <w:t>[draft]</w:t>
      </w:r>
      <w:r w:rsidR="00E97DBD">
        <w:t xml:space="preserve"> 30</w:t>
      </w:r>
      <w:r w:rsidR="00E97DBD" w:rsidRPr="00251A76">
        <w:t xml:space="preserve"> [souls] </w:t>
      </w:r>
      <w:r w:rsidR="00A23626" w:rsidRPr="00251A76">
        <w:t>-</w:t>
      </w:r>
      <w:r w:rsidR="00A23626">
        <w:t xml:space="preserve">&gt; </w:t>
      </w:r>
      <w:r w:rsidR="00A23626" w:rsidRPr="00A23626">
        <w:t>1</w:t>
      </w:r>
      <w:r w:rsidR="000D396D">
        <w:t>1</w:t>
      </w:r>
      <w:r w:rsidR="00A23626" w:rsidRPr="00A23626">
        <w:t>0</w:t>
      </w:r>
      <w:r w:rsidR="00AD799B">
        <w:t xml:space="preserve"> </w:t>
      </w:r>
      <w:r w:rsidR="00AD799B" w:rsidRPr="00251A76">
        <w:t>[draft]</w:t>
      </w:r>
      <w:r w:rsidR="00A23626">
        <w:t xml:space="preserve"> 30</w:t>
      </w:r>
      <w:r w:rsidR="00D260C6" w:rsidRPr="00251A76">
        <w:t xml:space="preserve"> [souls]</w:t>
      </w:r>
    </w:p>
    <w:p w14:paraId="608AE076" w14:textId="77CD1A82" w:rsidR="00251A76" w:rsidRDefault="00251A76" w:rsidP="00E25C24">
      <w:pPr>
        <w:pStyle w:val="a9"/>
        <w:numPr>
          <w:ilvl w:val="1"/>
          <w:numId w:val="116"/>
        </w:numPr>
      </w:pPr>
      <w:r w:rsidRPr="00251A76">
        <w:t>S</w:t>
      </w:r>
      <w:r w:rsidR="00234CCF">
        <w:t>ouls</w:t>
      </w:r>
      <w:r w:rsidRPr="00251A76">
        <w:t xml:space="preserve">/split: </w:t>
      </w:r>
      <w:r w:rsidRPr="00A23626">
        <w:t>1</w:t>
      </w:r>
      <w:r w:rsidR="00AA1492">
        <w:t>2</w:t>
      </w:r>
      <w:r w:rsidRPr="00A23626">
        <w:t>0</w:t>
      </w:r>
      <w:r>
        <w:t xml:space="preserve"> </w:t>
      </w:r>
      <w:r w:rsidRPr="00251A76">
        <w:t>[draft]</w:t>
      </w:r>
      <w:r>
        <w:t xml:space="preserve"> </w:t>
      </w:r>
      <w:r w:rsidR="00AA1492">
        <w:t>5</w:t>
      </w:r>
      <w:r w:rsidR="00120DD9" w:rsidRPr="00120DD9">
        <w:t xml:space="preserve">0 </w:t>
      </w:r>
      <w:r w:rsidR="00120DD9">
        <w:t xml:space="preserve">[gold] </w:t>
      </w:r>
      <w:r w:rsidR="007D1BE0">
        <w:t>2</w:t>
      </w:r>
      <w:r>
        <w:t>0</w:t>
      </w:r>
      <w:r w:rsidRPr="00251A76">
        <w:t xml:space="preserve"> [souls] -</w:t>
      </w:r>
      <w:r>
        <w:t xml:space="preserve">&gt; </w:t>
      </w:r>
      <w:r w:rsidRPr="00A23626">
        <w:t>110</w:t>
      </w:r>
      <w:r>
        <w:t xml:space="preserve"> </w:t>
      </w:r>
      <w:r w:rsidRPr="00251A76">
        <w:t>[draft]</w:t>
      </w:r>
      <w:r>
        <w:t xml:space="preserve"> </w:t>
      </w:r>
      <w:r w:rsidR="00120DD9" w:rsidRPr="00120DD9">
        <w:t xml:space="preserve">40 </w:t>
      </w:r>
      <w:r w:rsidR="00120DD9">
        <w:t>[gold] 2</w:t>
      </w:r>
      <w:r>
        <w:t>0</w:t>
      </w:r>
      <w:r w:rsidRPr="00251A76">
        <w:t xml:space="preserve"> [souls]</w:t>
      </w:r>
    </w:p>
    <w:p w14:paraId="6A319F99" w14:textId="7B018781" w:rsidR="00F54B88" w:rsidRDefault="005D47C6" w:rsidP="00E25C24">
      <w:pPr>
        <w:pStyle w:val="a9"/>
        <w:numPr>
          <w:ilvl w:val="1"/>
          <w:numId w:val="116"/>
        </w:numPr>
      </w:pPr>
      <w:r w:rsidRPr="005D47C6">
        <w:t>Low</w:t>
      </w:r>
      <w:r>
        <w:t xml:space="preserve">: </w:t>
      </w:r>
      <w:r w:rsidRPr="00A23626">
        <w:t>1</w:t>
      </w:r>
      <w:r>
        <w:t xml:space="preserve">00 </w:t>
      </w:r>
      <w:r w:rsidRPr="00251A76">
        <w:t>[draft]</w:t>
      </w:r>
      <w:r>
        <w:t xml:space="preserve"> </w:t>
      </w:r>
      <w:r w:rsidR="002C727C">
        <w:t>9</w:t>
      </w:r>
      <w:r w:rsidRPr="00120DD9">
        <w:t xml:space="preserve">0 </w:t>
      </w:r>
      <w:r>
        <w:t xml:space="preserve">[gold] </w:t>
      </w:r>
      <w:r w:rsidRPr="00251A76">
        <w:t>-</w:t>
      </w:r>
      <w:r>
        <w:t>&gt; 9</w:t>
      </w:r>
      <w:r w:rsidRPr="00A23626">
        <w:t>0</w:t>
      </w:r>
      <w:r>
        <w:t xml:space="preserve"> </w:t>
      </w:r>
      <w:r w:rsidRPr="00251A76">
        <w:t>[draft]</w:t>
      </w:r>
      <w:r>
        <w:t xml:space="preserve"> 7</w:t>
      </w:r>
      <w:r w:rsidRPr="00120DD9">
        <w:t xml:space="preserve">0 </w:t>
      </w:r>
      <w:r>
        <w:t>[gold]</w:t>
      </w:r>
    </w:p>
    <w:p w14:paraId="587B3675" w14:textId="6633EFD7" w:rsidR="002C727C" w:rsidRDefault="002C727C" w:rsidP="00E25C24">
      <w:pPr>
        <w:pStyle w:val="a9"/>
        <w:numPr>
          <w:ilvl w:val="1"/>
          <w:numId w:val="116"/>
        </w:numPr>
      </w:pPr>
      <w:r w:rsidRPr="002C727C">
        <w:t>Med</w:t>
      </w:r>
      <w:r>
        <w:t xml:space="preserve">: </w:t>
      </w:r>
      <w:r w:rsidRPr="00A23626">
        <w:t>1</w:t>
      </w:r>
      <w:r w:rsidR="007E7742">
        <w:t>2</w:t>
      </w:r>
      <w:r>
        <w:t xml:space="preserve">0 </w:t>
      </w:r>
      <w:r w:rsidRPr="00251A76">
        <w:t>[draft]</w:t>
      </w:r>
      <w:r>
        <w:t xml:space="preserve"> </w:t>
      </w:r>
      <w:r w:rsidR="007E7742">
        <w:t>10</w:t>
      </w:r>
      <w:r w:rsidRPr="00120DD9">
        <w:t xml:space="preserve">0 </w:t>
      </w:r>
      <w:r>
        <w:t xml:space="preserve">[gold] </w:t>
      </w:r>
      <w:r w:rsidRPr="00251A76">
        <w:t>-</w:t>
      </w:r>
      <w:r>
        <w:t>&gt; 12</w:t>
      </w:r>
      <w:r w:rsidRPr="00A23626">
        <w:t>0</w:t>
      </w:r>
      <w:r>
        <w:t xml:space="preserve"> </w:t>
      </w:r>
      <w:r w:rsidRPr="00251A76">
        <w:t>[draft]</w:t>
      </w:r>
      <w:r>
        <w:t xml:space="preserve"> 8</w:t>
      </w:r>
      <w:r w:rsidRPr="00120DD9">
        <w:t xml:space="preserve">0 </w:t>
      </w:r>
      <w:r>
        <w:t>[gold]</w:t>
      </w:r>
    </w:p>
    <w:p w14:paraId="37DA2586" w14:textId="0904DFD5" w:rsidR="00364771" w:rsidRDefault="00364771" w:rsidP="00E25C24">
      <w:pPr>
        <w:pStyle w:val="a9"/>
        <w:numPr>
          <w:ilvl w:val="1"/>
          <w:numId w:val="116"/>
        </w:numPr>
      </w:pPr>
      <w:r w:rsidRPr="00364771">
        <w:t>High</w:t>
      </w:r>
      <w:r>
        <w:t xml:space="preserve">: </w:t>
      </w:r>
      <w:r w:rsidRPr="00A23626">
        <w:t>1</w:t>
      </w:r>
      <w:r w:rsidR="0077777F">
        <w:t>4</w:t>
      </w:r>
      <w:r>
        <w:t xml:space="preserve">0 </w:t>
      </w:r>
      <w:r w:rsidRPr="00251A76">
        <w:t>[draft]</w:t>
      </w:r>
      <w:r>
        <w:t xml:space="preserve"> 1</w:t>
      </w:r>
      <w:r w:rsidR="0077777F">
        <w:t>1</w:t>
      </w:r>
      <w:r w:rsidRPr="00120DD9">
        <w:t xml:space="preserve">0 </w:t>
      </w:r>
      <w:r>
        <w:t xml:space="preserve">[gold] </w:t>
      </w:r>
      <w:r w:rsidRPr="00251A76">
        <w:t>-</w:t>
      </w:r>
      <w:r>
        <w:t>&gt; 14</w:t>
      </w:r>
      <w:r w:rsidRPr="00A23626">
        <w:t>0</w:t>
      </w:r>
      <w:r>
        <w:t xml:space="preserve"> </w:t>
      </w:r>
      <w:r w:rsidRPr="00251A76">
        <w:t>[draft]</w:t>
      </w:r>
      <w:r>
        <w:t xml:space="preserve"> 9</w:t>
      </w:r>
      <w:r w:rsidRPr="00120DD9">
        <w:t xml:space="preserve">0 </w:t>
      </w:r>
      <w:r>
        <w:t>[gold]</w:t>
      </w:r>
    </w:p>
    <w:p w14:paraId="644D68AB" w14:textId="3F6231E3" w:rsidR="007B0072" w:rsidRDefault="00C8013F" w:rsidP="00E25C24">
      <w:pPr>
        <w:pStyle w:val="a9"/>
        <w:numPr>
          <w:ilvl w:val="1"/>
          <w:numId w:val="116"/>
        </w:numPr>
      </w:pPr>
      <w:r>
        <w:t>M</w:t>
      </w:r>
      <w:r w:rsidR="00D041D6">
        <w:t>ana:</w:t>
      </w:r>
      <w:r w:rsidR="007B0072">
        <w:t xml:space="preserve"> </w:t>
      </w:r>
      <w:r w:rsidR="007B0072" w:rsidRPr="00A23626">
        <w:t>1</w:t>
      </w:r>
      <w:r w:rsidR="00095959">
        <w:t>4</w:t>
      </w:r>
      <w:r w:rsidR="007B0072">
        <w:t xml:space="preserve">0 </w:t>
      </w:r>
      <w:r w:rsidR="007B0072" w:rsidRPr="00251A76">
        <w:t>[draft]</w:t>
      </w:r>
      <w:r w:rsidR="007B0072">
        <w:t xml:space="preserve"> 10</w:t>
      </w:r>
      <w:r w:rsidR="007B0072" w:rsidRPr="00120DD9">
        <w:t xml:space="preserve">0 </w:t>
      </w:r>
      <w:r w:rsidR="007B0072">
        <w:t xml:space="preserve">[mana] </w:t>
      </w:r>
      <w:r w:rsidR="007B0072" w:rsidRPr="00251A76">
        <w:t>-</w:t>
      </w:r>
      <w:r w:rsidR="007B0072">
        <w:t>&gt; 12</w:t>
      </w:r>
      <w:r w:rsidR="007B0072" w:rsidRPr="00A23626">
        <w:t>0</w:t>
      </w:r>
      <w:r w:rsidR="007B0072">
        <w:t xml:space="preserve"> </w:t>
      </w:r>
      <w:r w:rsidR="007B0072" w:rsidRPr="00251A76">
        <w:t>[draft]</w:t>
      </w:r>
      <w:r w:rsidR="007B0072">
        <w:t xml:space="preserve"> 8</w:t>
      </w:r>
      <w:r w:rsidR="007B0072" w:rsidRPr="00120DD9">
        <w:t xml:space="preserve">0 </w:t>
      </w:r>
      <w:r w:rsidR="007B0072">
        <w:t>[mana]</w:t>
      </w:r>
    </w:p>
    <w:p w14:paraId="2FA2A0A0" w14:textId="32F4415B" w:rsidR="002C727C" w:rsidRDefault="00095959" w:rsidP="00E25C24">
      <w:pPr>
        <w:pStyle w:val="a9"/>
        <w:numPr>
          <w:ilvl w:val="1"/>
          <w:numId w:val="116"/>
        </w:numPr>
      </w:pPr>
      <w:r w:rsidRPr="002C727C">
        <w:t>M</w:t>
      </w:r>
      <w:r w:rsidR="00C8013F">
        <w:t>ana</w:t>
      </w:r>
      <w:r w:rsidRPr="00251A76">
        <w:t>/split</w:t>
      </w:r>
      <w:r>
        <w:t xml:space="preserve">: </w:t>
      </w:r>
      <w:r w:rsidRPr="00A23626">
        <w:t>1</w:t>
      </w:r>
      <w:r w:rsidR="00234CCF">
        <w:t>2</w:t>
      </w:r>
      <w:r>
        <w:t xml:space="preserve">0 </w:t>
      </w:r>
      <w:r w:rsidRPr="00251A76">
        <w:t>[draft]</w:t>
      </w:r>
      <w:r>
        <w:t xml:space="preserve"> </w:t>
      </w:r>
      <w:r w:rsidR="00234CCF">
        <w:t>5</w:t>
      </w:r>
      <w:r>
        <w:t xml:space="preserve">0 [gold] </w:t>
      </w:r>
      <w:r w:rsidR="00234CCF">
        <w:t>5</w:t>
      </w:r>
      <w:r w:rsidRPr="00120DD9">
        <w:t xml:space="preserve">0 </w:t>
      </w:r>
      <w:r>
        <w:t xml:space="preserve">[mana] </w:t>
      </w:r>
      <w:r w:rsidRPr="00251A76">
        <w:t>-</w:t>
      </w:r>
      <w:r>
        <w:t>&gt; 11</w:t>
      </w:r>
      <w:r w:rsidRPr="00A23626">
        <w:t>0</w:t>
      </w:r>
      <w:r>
        <w:t xml:space="preserve"> </w:t>
      </w:r>
      <w:r w:rsidRPr="00251A76">
        <w:t>[draft]</w:t>
      </w:r>
      <w:r>
        <w:t xml:space="preserve"> 40 [gold] 4</w:t>
      </w:r>
      <w:r w:rsidRPr="00120DD9">
        <w:t xml:space="preserve">0 </w:t>
      </w:r>
      <w:r>
        <w:t>[mana]</w:t>
      </w:r>
    </w:p>
    <w:p w14:paraId="3C854313" w14:textId="7A44E161" w:rsidR="00F6637E" w:rsidRPr="00F6637E" w:rsidRDefault="00F6637E" w:rsidP="00E25C24">
      <w:pPr>
        <w:pStyle w:val="a9"/>
        <w:numPr>
          <w:ilvl w:val="0"/>
          <w:numId w:val="116"/>
        </w:numPr>
      </w:pPr>
      <w:r>
        <w:rPr>
          <w:lang w:val="ru-RU"/>
        </w:rPr>
        <w:t>Снижена цена призыва</w:t>
      </w:r>
    </w:p>
    <w:p w14:paraId="430AF5C8" w14:textId="545A04EC" w:rsidR="00F6637E" w:rsidRDefault="00711900" w:rsidP="00E25C24">
      <w:pPr>
        <w:pStyle w:val="a9"/>
        <w:numPr>
          <w:ilvl w:val="1"/>
          <w:numId w:val="116"/>
        </w:numPr>
      </w:pPr>
      <w:r>
        <w:t>Mana: 100</w:t>
      </w:r>
      <w:r w:rsidRPr="00120DD9">
        <w:t xml:space="preserve"> </w:t>
      </w:r>
      <w:r>
        <w:t>[mana]</w:t>
      </w:r>
      <w:r w:rsidRPr="005D0793">
        <w:t xml:space="preserve"> </w:t>
      </w:r>
      <w:r>
        <w:t xml:space="preserve">100 </w:t>
      </w:r>
      <w:r w:rsidRPr="00251A76">
        <w:t>[</w:t>
      </w:r>
      <w:proofErr w:type="spellStart"/>
      <w:r w:rsidRPr="00711900">
        <w:t>globalspell</w:t>
      </w:r>
      <w:proofErr w:type="spellEnd"/>
      <w:r w:rsidRPr="00251A76">
        <w:t>]</w:t>
      </w:r>
      <w:r>
        <w:t xml:space="preserve"> </w:t>
      </w:r>
      <w:r w:rsidR="005D0793" w:rsidRPr="00711900">
        <w:t>-</w:t>
      </w:r>
      <w:r w:rsidR="005D0793">
        <w:t>&gt; 8</w:t>
      </w:r>
      <w:r w:rsidR="005D0793" w:rsidRPr="00120DD9">
        <w:t xml:space="preserve">0 </w:t>
      </w:r>
      <w:r w:rsidR="005D0793">
        <w:t>[mana]</w:t>
      </w:r>
      <w:r w:rsidR="005D0793" w:rsidRPr="005D0793">
        <w:t xml:space="preserve"> </w:t>
      </w:r>
      <w:r w:rsidR="005D0793">
        <w:t xml:space="preserve">80 </w:t>
      </w:r>
      <w:r w:rsidR="005D0793" w:rsidRPr="00251A76">
        <w:t>[</w:t>
      </w:r>
      <w:proofErr w:type="spellStart"/>
      <w:r w:rsidR="00DC4C78" w:rsidRPr="00711900">
        <w:t>globalspe</w:t>
      </w:r>
      <w:r w:rsidR="00D94185">
        <w:t>ll</w:t>
      </w:r>
      <w:proofErr w:type="spellEnd"/>
      <w:r w:rsidR="005D0793" w:rsidRPr="00251A76">
        <w:t>]</w:t>
      </w:r>
    </w:p>
    <w:p w14:paraId="51FE7AB7" w14:textId="195D0F3B" w:rsidR="00D94185" w:rsidRPr="000646FC" w:rsidRDefault="00D94185" w:rsidP="00E25C24">
      <w:pPr>
        <w:pStyle w:val="a9"/>
        <w:numPr>
          <w:ilvl w:val="1"/>
          <w:numId w:val="116"/>
        </w:numPr>
      </w:pPr>
      <w:r w:rsidRPr="00CD00BE">
        <w:t>S</w:t>
      </w:r>
      <w:r>
        <w:t>ouls: 45</w:t>
      </w:r>
      <w:r w:rsidRPr="00120DD9">
        <w:t xml:space="preserve"> </w:t>
      </w:r>
      <w:r>
        <w:t>[</w:t>
      </w:r>
      <w:r w:rsidRPr="00251A76">
        <w:t>souls</w:t>
      </w:r>
      <w:r>
        <w:t>]</w:t>
      </w:r>
      <w:r w:rsidRPr="005D0793">
        <w:t xml:space="preserve"> </w:t>
      </w:r>
      <w:r>
        <w:t xml:space="preserve">90 </w:t>
      </w:r>
      <w:r w:rsidRPr="00251A76">
        <w:t>[</w:t>
      </w:r>
      <w:proofErr w:type="spellStart"/>
      <w:r w:rsidRPr="00711900">
        <w:t>globalspell</w:t>
      </w:r>
      <w:proofErr w:type="spellEnd"/>
      <w:r w:rsidRPr="00251A76">
        <w:t>]</w:t>
      </w:r>
      <w:r>
        <w:t xml:space="preserve"> </w:t>
      </w:r>
      <w:r w:rsidRPr="00711900">
        <w:t>-</w:t>
      </w:r>
      <w:r>
        <w:t>&gt; 35</w:t>
      </w:r>
      <w:r w:rsidRPr="00120DD9">
        <w:t xml:space="preserve"> </w:t>
      </w:r>
      <w:r>
        <w:t>[</w:t>
      </w:r>
      <w:r w:rsidRPr="00251A76">
        <w:t>souls</w:t>
      </w:r>
      <w:r>
        <w:t>]</w:t>
      </w:r>
      <w:r w:rsidRPr="005D0793">
        <w:t xml:space="preserve"> </w:t>
      </w:r>
      <w:r>
        <w:t xml:space="preserve">80 </w:t>
      </w:r>
      <w:r w:rsidRPr="00251A76">
        <w:t>[</w:t>
      </w:r>
      <w:proofErr w:type="spellStart"/>
      <w:r w:rsidRPr="00711900">
        <w:t>globalspe</w:t>
      </w:r>
      <w:r>
        <w:t>ll</w:t>
      </w:r>
      <w:proofErr w:type="spellEnd"/>
      <w:r w:rsidRPr="00251A76">
        <w:t>]</w:t>
      </w:r>
    </w:p>
    <w:p w14:paraId="398CEEE6" w14:textId="6C19129D" w:rsidR="00767675" w:rsidRPr="00A72D36" w:rsidRDefault="007452FC" w:rsidP="00F43D47">
      <w:pPr>
        <w:pStyle w:val="21"/>
      </w:pPr>
      <w:r>
        <w:rPr>
          <w:lang w:val="ru-RU"/>
        </w:rPr>
        <w:t>Классы</w:t>
      </w:r>
      <w:r w:rsidRPr="00821DFD">
        <w:t xml:space="preserve"> </w:t>
      </w:r>
      <w:r>
        <w:rPr>
          <w:lang w:val="ru-RU"/>
        </w:rPr>
        <w:t>юнитов</w:t>
      </w:r>
      <w:r w:rsidRPr="00821DFD">
        <w:t xml:space="preserve"> (</w:t>
      </w:r>
      <w:r w:rsidR="00A7094B" w:rsidRPr="00886EE1">
        <w:t>Unit</w:t>
      </w:r>
      <w:r w:rsidR="00A7094B" w:rsidRPr="00821DFD">
        <w:t xml:space="preserve"> </w:t>
      </w:r>
      <w:r w:rsidR="00A7094B" w:rsidRPr="00886EE1">
        <w:t>classes</w:t>
      </w:r>
      <w:r w:rsidRPr="00821DFD">
        <w:t>)</w:t>
      </w:r>
    </w:p>
    <w:p w14:paraId="49CB2951" w14:textId="02046EEB" w:rsidR="00B61587" w:rsidRDefault="00B61587" w:rsidP="00B61587">
      <w:pPr>
        <w:pStyle w:val="31"/>
      </w:pPr>
      <w:r>
        <w:rPr>
          <w:lang w:val="ru-RU"/>
        </w:rPr>
        <w:t>Геро</w:t>
      </w:r>
      <w:r w:rsidR="00FD69DF">
        <w:rPr>
          <w:lang w:val="ru-RU"/>
        </w:rPr>
        <w:t>й</w:t>
      </w:r>
      <w:r w:rsidRPr="00A72D36">
        <w:t xml:space="preserve"> (</w:t>
      </w:r>
      <w:r>
        <w:t>Hero</w:t>
      </w:r>
      <w:r w:rsidRPr="00A72D36">
        <w:t>)</w:t>
      </w:r>
    </w:p>
    <w:p w14:paraId="11FCEC29" w14:textId="56CE0CE5" w:rsidR="00B61587" w:rsidRDefault="00B61587" w:rsidP="00B61587">
      <w:pPr>
        <w:pStyle w:val="a9"/>
        <w:numPr>
          <w:ilvl w:val="0"/>
          <w:numId w:val="67"/>
        </w:numPr>
        <w:rPr>
          <w:lang w:val="ru-RU"/>
        </w:rPr>
      </w:pPr>
      <w:r>
        <w:rPr>
          <w:lang w:val="ru-RU"/>
        </w:rPr>
        <w:t>Добавлена пассивн</w:t>
      </w:r>
      <w:r w:rsidR="000831F5">
        <w:rPr>
          <w:lang w:val="ru-RU"/>
        </w:rPr>
        <w:t>ая</w:t>
      </w:r>
      <w:r>
        <w:rPr>
          <w:lang w:val="ru-RU"/>
        </w:rPr>
        <w:t xml:space="preserve"> способность - Иммунитет к эффекту безумия (</w:t>
      </w:r>
      <w:proofErr w:type="spellStart"/>
      <w:r w:rsidRPr="002C0C73">
        <w:rPr>
          <w:lang w:val="ru-RU"/>
        </w:rPr>
        <w:t>Insanity</w:t>
      </w:r>
      <w:proofErr w:type="spellEnd"/>
      <w:r w:rsidRPr="002C0C73">
        <w:rPr>
          <w:lang w:val="ru-RU"/>
        </w:rPr>
        <w:t xml:space="preserve"> </w:t>
      </w:r>
      <w:proofErr w:type="spellStart"/>
      <w:r w:rsidRPr="002C0C73">
        <w:rPr>
          <w:lang w:val="ru-RU"/>
        </w:rPr>
        <w:t>Immunity</w:t>
      </w:r>
      <w:proofErr w:type="spellEnd"/>
      <w:r>
        <w:rPr>
          <w:lang w:val="ru-RU"/>
        </w:rPr>
        <w:t>)</w:t>
      </w:r>
    </w:p>
    <w:p w14:paraId="41DA1A78" w14:textId="77777777" w:rsidR="000831F5" w:rsidRPr="009A2F2D" w:rsidRDefault="000831F5" w:rsidP="000831F5">
      <w:pPr>
        <w:pStyle w:val="ae"/>
        <w:numPr>
          <w:ilvl w:val="0"/>
          <w:numId w:val="67"/>
        </w:numPr>
        <w:rPr>
          <w:rFonts w:asciiTheme="minorHAnsi" w:hAnsiTheme="minorHAnsi"/>
          <w:lang w:val="ru-RU"/>
        </w:rPr>
      </w:pPr>
      <w:r w:rsidRPr="009A2F2D">
        <w:rPr>
          <w:lang w:val="ru-RU"/>
        </w:rPr>
        <w:t xml:space="preserve">Создана и добавлена пассивная способность - </w:t>
      </w:r>
      <w:r w:rsidRPr="009A2F2D">
        <w:rPr>
          <w:rFonts w:asciiTheme="minorHAnsi" w:hAnsiTheme="minorHAnsi"/>
          <w:lang w:val="ru-RU"/>
        </w:rPr>
        <w:t>Натиск: Ослабленный ответный удар (</w:t>
      </w:r>
      <w:proofErr w:type="spellStart"/>
      <w:r w:rsidRPr="009A2F2D">
        <w:rPr>
          <w:rFonts w:asciiTheme="minorHAnsi" w:hAnsiTheme="minorHAnsi"/>
          <w:lang w:val="ru-RU"/>
        </w:rPr>
        <w:t>Charge</w:t>
      </w:r>
      <w:proofErr w:type="spellEnd"/>
      <w:r w:rsidRPr="009A2F2D">
        <w:rPr>
          <w:rFonts w:asciiTheme="minorHAnsi" w:hAnsiTheme="minorHAnsi"/>
          <w:lang w:val="ru-RU"/>
        </w:rPr>
        <w:t xml:space="preserve">: </w:t>
      </w:r>
      <w:proofErr w:type="spellStart"/>
      <w:r w:rsidRPr="009A2F2D">
        <w:rPr>
          <w:rFonts w:asciiTheme="minorHAnsi" w:hAnsiTheme="minorHAnsi"/>
          <w:lang w:val="ru-RU"/>
        </w:rPr>
        <w:t>Weakened</w:t>
      </w:r>
      <w:proofErr w:type="spellEnd"/>
      <w:r w:rsidRPr="009A2F2D">
        <w:rPr>
          <w:rFonts w:asciiTheme="minorHAnsi" w:hAnsiTheme="minorHAnsi"/>
          <w:lang w:val="ru-RU"/>
        </w:rPr>
        <w:t xml:space="preserve"> </w:t>
      </w:r>
      <w:proofErr w:type="spellStart"/>
      <w:r w:rsidRPr="009A2F2D">
        <w:rPr>
          <w:rFonts w:asciiTheme="minorHAnsi" w:hAnsiTheme="minorHAnsi"/>
          <w:lang w:val="ru-RU"/>
        </w:rPr>
        <w:t>Retaliation</w:t>
      </w:r>
      <w:proofErr w:type="spellEnd"/>
      <w:r w:rsidRPr="009A2F2D">
        <w:rPr>
          <w:rFonts w:asciiTheme="minorHAnsi" w:hAnsiTheme="minorHAnsi"/>
          <w:lang w:val="ru-RU"/>
        </w:rPr>
        <w:t xml:space="preserve"> Strike)</w:t>
      </w:r>
    </w:p>
    <w:p w14:paraId="4E377D98" w14:textId="21EF3E87" w:rsidR="000831F5" w:rsidRPr="000831F5" w:rsidRDefault="000831F5" w:rsidP="000831F5">
      <w:pPr>
        <w:pStyle w:val="ae"/>
        <w:numPr>
          <w:ilvl w:val="1"/>
          <w:numId w:val="67"/>
        </w:numPr>
        <w:rPr>
          <w:rFonts w:asciiTheme="minorHAnsi" w:hAnsiTheme="minorHAnsi"/>
          <w:lang w:val="ru-RU"/>
        </w:rPr>
      </w:pPr>
      <w:r w:rsidRPr="00E46AAE">
        <w:rPr>
          <w:rFonts w:asciiTheme="minorHAnsi" w:hAnsiTheme="minorHAnsi"/>
          <w:lang w:val="ru-RU"/>
        </w:rPr>
        <w:lastRenderedPageBreak/>
        <w:t>Способности Натиск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9A2F2D">
        <w:rPr>
          <w:rFonts w:asciiTheme="minorHAnsi" w:hAnsiTheme="minorHAnsi"/>
          <w:lang w:val="ru-RU"/>
        </w:rPr>
        <w:t>Charge</w:t>
      </w:r>
      <w:proofErr w:type="spellEnd"/>
      <w:r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наносят [-50%] урона при Ответных ударах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B7B1F">
        <w:rPr>
          <w:rFonts w:asciiTheme="minorHAnsi" w:hAnsiTheme="minorHAnsi"/>
          <w:lang w:val="ru-RU"/>
        </w:rPr>
        <w:t>Retaliation</w:t>
      </w:r>
      <w:proofErr w:type="spellEnd"/>
      <w:r w:rsidRPr="00BB7B1F">
        <w:rPr>
          <w:rFonts w:asciiTheme="minorHAnsi" w:hAnsiTheme="minorHAnsi"/>
          <w:lang w:val="ru-RU"/>
        </w:rPr>
        <w:t xml:space="preserve"> </w:t>
      </w:r>
      <w:proofErr w:type="spellStart"/>
      <w:r w:rsidRPr="00BB7B1F">
        <w:rPr>
          <w:rFonts w:asciiTheme="minorHAnsi" w:hAnsiTheme="minorHAnsi"/>
          <w:lang w:val="ru-RU"/>
        </w:rPr>
        <w:t>Attacks</w:t>
      </w:r>
      <w:proofErr w:type="spellEnd"/>
      <w:r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и Неплановых атаках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B7B1F">
        <w:rPr>
          <w:rFonts w:asciiTheme="minorHAnsi" w:hAnsiTheme="minorHAnsi"/>
          <w:lang w:val="ru-RU"/>
        </w:rPr>
        <w:t>Opportunity</w:t>
      </w:r>
      <w:proofErr w:type="spellEnd"/>
      <w:r w:rsidRPr="00BB7B1F">
        <w:rPr>
          <w:rFonts w:asciiTheme="minorHAnsi" w:hAnsiTheme="minorHAnsi"/>
          <w:lang w:val="ru-RU"/>
        </w:rPr>
        <w:t xml:space="preserve"> </w:t>
      </w:r>
      <w:proofErr w:type="spellStart"/>
      <w:r w:rsidRPr="00BB7B1F">
        <w:rPr>
          <w:rFonts w:asciiTheme="minorHAnsi" w:hAnsiTheme="minorHAnsi"/>
          <w:lang w:val="ru-RU"/>
        </w:rPr>
        <w:t>Attacks</w:t>
      </w:r>
      <w:proofErr w:type="spellEnd"/>
      <w:r>
        <w:rPr>
          <w:rFonts w:asciiTheme="minorHAnsi" w:hAnsiTheme="minorHAnsi"/>
          <w:lang w:val="ru-RU"/>
        </w:rPr>
        <w:t>)</w:t>
      </w:r>
    </w:p>
    <w:p w14:paraId="58AA36EA" w14:textId="444B524E" w:rsidR="00A7094B" w:rsidRPr="00821DFD" w:rsidRDefault="00886EE1" w:rsidP="00F43D47">
      <w:pPr>
        <w:pStyle w:val="31"/>
      </w:pPr>
      <w:r w:rsidRPr="000646FC">
        <w:rPr>
          <w:lang w:val="ru-RU"/>
        </w:rPr>
        <w:t>Ударный</w:t>
      </w:r>
      <w:r w:rsidRPr="00821DFD">
        <w:t xml:space="preserve"> </w:t>
      </w:r>
      <w:r w:rsidRPr="000646FC">
        <w:rPr>
          <w:lang w:val="ru-RU"/>
        </w:rPr>
        <w:t>воин</w:t>
      </w:r>
      <w:r w:rsidRPr="00821DFD">
        <w:t xml:space="preserve"> (</w:t>
      </w:r>
      <w:r w:rsidRPr="00886EE1">
        <w:t>Shock</w:t>
      </w:r>
      <w:r w:rsidRPr="00821DFD">
        <w:t xml:space="preserve"> </w:t>
      </w:r>
      <w:r w:rsidRPr="00886EE1">
        <w:t>Units</w:t>
      </w:r>
      <w:r w:rsidRPr="00821DFD">
        <w:t>)</w:t>
      </w:r>
    </w:p>
    <w:p w14:paraId="536DBE01" w14:textId="7912E6D8" w:rsidR="00886EE1" w:rsidRPr="009A2F2D" w:rsidRDefault="00BF2AA8" w:rsidP="00E25C24">
      <w:pPr>
        <w:pStyle w:val="ae"/>
        <w:numPr>
          <w:ilvl w:val="0"/>
          <w:numId w:val="116"/>
        </w:numPr>
        <w:rPr>
          <w:rFonts w:asciiTheme="minorHAnsi" w:hAnsiTheme="minorHAnsi"/>
          <w:lang w:val="ru-RU"/>
        </w:rPr>
      </w:pPr>
      <w:r w:rsidRPr="009A2F2D">
        <w:rPr>
          <w:lang w:val="ru-RU"/>
        </w:rPr>
        <w:t xml:space="preserve">Создана и добавлена пассивная способность - </w:t>
      </w:r>
      <w:r w:rsidRPr="009A2F2D">
        <w:rPr>
          <w:rFonts w:asciiTheme="minorHAnsi" w:hAnsiTheme="minorHAnsi"/>
          <w:lang w:val="ru-RU"/>
        </w:rPr>
        <w:t>Натиск: Ослабленный ответный удар (</w:t>
      </w:r>
      <w:proofErr w:type="spellStart"/>
      <w:r w:rsidR="009A2F2D" w:rsidRPr="009A2F2D">
        <w:rPr>
          <w:rFonts w:asciiTheme="minorHAnsi" w:hAnsiTheme="minorHAnsi"/>
          <w:lang w:val="ru-RU"/>
        </w:rPr>
        <w:t>Charge</w:t>
      </w:r>
      <w:proofErr w:type="spellEnd"/>
      <w:r w:rsidR="009A2F2D" w:rsidRPr="009A2F2D">
        <w:rPr>
          <w:rFonts w:asciiTheme="minorHAnsi" w:hAnsiTheme="minorHAnsi"/>
          <w:lang w:val="ru-RU"/>
        </w:rPr>
        <w:t xml:space="preserve">: </w:t>
      </w:r>
      <w:proofErr w:type="spellStart"/>
      <w:r w:rsidR="009A2F2D" w:rsidRPr="009A2F2D">
        <w:rPr>
          <w:rFonts w:asciiTheme="minorHAnsi" w:hAnsiTheme="minorHAnsi"/>
          <w:lang w:val="ru-RU"/>
        </w:rPr>
        <w:t>Weakened</w:t>
      </w:r>
      <w:proofErr w:type="spellEnd"/>
      <w:r w:rsidR="009A2F2D" w:rsidRPr="009A2F2D">
        <w:rPr>
          <w:rFonts w:asciiTheme="minorHAnsi" w:hAnsiTheme="minorHAnsi"/>
          <w:lang w:val="ru-RU"/>
        </w:rPr>
        <w:t xml:space="preserve"> </w:t>
      </w:r>
      <w:proofErr w:type="spellStart"/>
      <w:r w:rsidR="009A2F2D" w:rsidRPr="009A2F2D">
        <w:rPr>
          <w:rFonts w:asciiTheme="minorHAnsi" w:hAnsiTheme="minorHAnsi"/>
          <w:lang w:val="ru-RU"/>
        </w:rPr>
        <w:t>Retaliation</w:t>
      </w:r>
      <w:proofErr w:type="spellEnd"/>
      <w:r w:rsidR="009A2F2D" w:rsidRPr="009A2F2D">
        <w:rPr>
          <w:rFonts w:asciiTheme="minorHAnsi" w:hAnsiTheme="minorHAnsi"/>
          <w:lang w:val="ru-RU"/>
        </w:rPr>
        <w:t xml:space="preserve"> Strike</w:t>
      </w:r>
      <w:r w:rsidRPr="009A2F2D">
        <w:rPr>
          <w:rFonts w:asciiTheme="minorHAnsi" w:hAnsiTheme="minorHAnsi"/>
          <w:lang w:val="ru-RU"/>
        </w:rPr>
        <w:t>)</w:t>
      </w:r>
    </w:p>
    <w:p w14:paraId="74324E84" w14:textId="7A2A23C5" w:rsidR="00E46AAE" w:rsidRDefault="00E46AAE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E46AAE">
        <w:rPr>
          <w:rFonts w:asciiTheme="minorHAnsi" w:hAnsiTheme="minorHAnsi"/>
          <w:lang w:val="ru-RU"/>
        </w:rPr>
        <w:t>Способности Натиск</w:t>
      </w:r>
      <w:r w:rsidR="009A2F2D">
        <w:rPr>
          <w:rFonts w:asciiTheme="minorHAnsi" w:hAnsiTheme="minorHAnsi"/>
          <w:lang w:val="ru-RU"/>
        </w:rPr>
        <w:t xml:space="preserve"> (</w:t>
      </w:r>
      <w:proofErr w:type="spellStart"/>
      <w:r w:rsidR="009A2F2D" w:rsidRPr="009A2F2D">
        <w:rPr>
          <w:rFonts w:asciiTheme="minorHAnsi" w:hAnsiTheme="minorHAnsi"/>
          <w:lang w:val="ru-RU"/>
        </w:rPr>
        <w:t>Charge</w:t>
      </w:r>
      <w:proofErr w:type="spellEnd"/>
      <w:r w:rsidR="009A2F2D"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наносят [-50%] урона при Ответных ударах</w:t>
      </w:r>
      <w:r w:rsidR="00BB7B1F">
        <w:rPr>
          <w:rFonts w:asciiTheme="minorHAnsi" w:hAnsiTheme="minorHAnsi"/>
          <w:lang w:val="ru-RU"/>
        </w:rPr>
        <w:t xml:space="preserve"> (</w:t>
      </w:r>
      <w:proofErr w:type="spellStart"/>
      <w:r w:rsidR="00BB7B1F" w:rsidRPr="00BB7B1F">
        <w:rPr>
          <w:rFonts w:asciiTheme="minorHAnsi" w:hAnsiTheme="minorHAnsi"/>
          <w:lang w:val="ru-RU"/>
        </w:rPr>
        <w:t>Retaliation</w:t>
      </w:r>
      <w:proofErr w:type="spellEnd"/>
      <w:r w:rsidR="00BB7B1F" w:rsidRPr="00BB7B1F">
        <w:rPr>
          <w:rFonts w:asciiTheme="minorHAnsi" w:hAnsiTheme="minorHAnsi"/>
          <w:lang w:val="ru-RU"/>
        </w:rPr>
        <w:t xml:space="preserve"> </w:t>
      </w:r>
      <w:proofErr w:type="spellStart"/>
      <w:r w:rsidR="00BB7B1F" w:rsidRPr="00BB7B1F">
        <w:rPr>
          <w:rFonts w:asciiTheme="minorHAnsi" w:hAnsiTheme="minorHAnsi"/>
          <w:lang w:val="ru-RU"/>
        </w:rPr>
        <w:t>Attacks</w:t>
      </w:r>
      <w:proofErr w:type="spellEnd"/>
      <w:r w:rsidR="00BB7B1F"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и Неплановых атаках</w:t>
      </w:r>
      <w:r w:rsidR="00BB7B1F">
        <w:rPr>
          <w:rFonts w:asciiTheme="minorHAnsi" w:hAnsiTheme="minorHAnsi"/>
          <w:lang w:val="ru-RU"/>
        </w:rPr>
        <w:t xml:space="preserve"> (</w:t>
      </w:r>
      <w:proofErr w:type="spellStart"/>
      <w:r w:rsidR="00BB7B1F" w:rsidRPr="00BB7B1F">
        <w:rPr>
          <w:rFonts w:asciiTheme="minorHAnsi" w:hAnsiTheme="minorHAnsi"/>
          <w:lang w:val="ru-RU"/>
        </w:rPr>
        <w:t>Opportunity</w:t>
      </w:r>
      <w:proofErr w:type="spellEnd"/>
      <w:r w:rsidR="00BB7B1F" w:rsidRPr="00BB7B1F">
        <w:rPr>
          <w:rFonts w:asciiTheme="minorHAnsi" w:hAnsiTheme="minorHAnsi"/>
          <w:lang w:val="ru-RU"/>
        </w:rPr>
        <w:t xml:space="preserve"> </w:t>
      </w:r>
      <w:proofErr w:type="spellStart"/>
      <w:r w:rsidR="00BB7B1F" w:rsidRPr="00BB7B1F">
        <w:rPr>
          <w:rFonts w:asciiTheme="minorHAnsi" w:hAnsiTheme="minorHAnsi"/>
          <w:lang w:val="ru-RU"/>
        </w:rPr>
        <w:t>Attacks</w:t>
      </w:r>
      <w:proofErr w:type="spellEnd"/>
      <w:r w:rsidR="00BB7B1F">
        <w:rPr>
          <w:rFonts w:asciiTheme="minorHAnsi" w:hAnsiTheme="minorHAnsi"/>
          <w:lang w:val="ru-RU"/>
        </w:rPr>
        <w:t>)</w:t>
      </w:r>
    </w:p>
    <w:p w14:paraId="6E63B695" w14:textId="4EBAB79C" w:rsidR="00B159FD" w:rsidRDefault="004D47AA" w:rsidP="00F43D47">
      <w:pPr>
        <w:pStyle w:val="31"/>
        <w:rPr>
          <w:lang w:val="ru-RU"/>
        </w:rPr>
      </w:pPr>
      <w:r w:rsidRPr="004D47AA">
        <w:rPr>
          <w:lang w:val="ru-RU"/>
        </w:rPr>
        <w:t>Мифическое создание</w:t>
      </w:r>
      <w:r>
        <w:rPr>
          <w:lang w:val="ru-RU"/>
        </w:rPr>
        <w:t xml:space="preserve"> (</w:t>
      </w:r>
      <w:proofErr w:type="spellStart"/>
      <w:r w:rsidRPr="004D47AA">
        <w:rPr>
          <w:lang w:val="ru-RU"/>
        </w:rPr>
        <w:t>Mythic</w:t>
      </w:r>
      <w:proofErr w:type="spellEnd"/>
      <w:r w:rsidRPr="004D47AA">
        <w:rPr>
          <w:lang w:val="ru-RU"/>
        </w:rPr>
        <w:t xml:space="preserve"> </w:t>
      </w:r>
      <w:proofErr w:type="spellStart"/>
      <w:r w:rsidRPr="004D47AA">
        <w:rPr>
          <w:lang w:val="ru-RU"/>
        </w:rPr>
        <w:t>Units</w:t>
      </w:r>
      <w:proofErr w:type="spellEnd"/>
      <w:r>
        <w:rPr>
          <w:lang w:val="ru-RU"/>
        </w:rPr>
        <w:t>)</w:t>
      </w:r>
    </w:p>
    <w:p w14:paraId="5568A66F" w14:textId="77777777" w:rsidR="005F0C27" w:rsidRPr="009A2F2D" w:rsidRDefault="005F0C27" w:rsidP="00E25C24">
      <w:pPr>
        <w:pStyle w:val="ae"/>
        <w:numPr>
          <w:ilvl w:val="0"/>
          <w:numId w:val="116"/>
        </w:numPr>
        <w:rPr>
          <w:rFonts w:asciiTheme="minorHAnsi" w:hAnsiTheme="minorHAnsi"/>
          <w:lang w:val="ru-RU"/>
        </w:rPr>
      </w:pPr>
      <w:r w:rsidRPr="009A2F2D">
        <w:rPr>
          <w:lang w:val="ru-RU"/>
        </w:rPr>
        <w:t xml:space="preserve">Создана и добавлена пассивная способность - </w:t>
      </w:r>
      <w:r w:rsidRPr="009A2F2D">
        <w:rPr>
          <w:rFonts w:asciiTheme="minorHAnsi" w:hAnsiTheme="minorHAnsi"/>
          <w:lang w:val="ru-RU"/>
        </w:rPr>
        <w:t>Натиск: Ослабленный ответный удар (</w:t>
      </w:r>
      <w:proofErr w:type="spellStart"/>
      <w:r w:rsidRPr="009A2F2D">
        <w:rPr>
          <w:rFonts w:asciiTheme="minorHAnsi" w:hAnsiTheme="minorHAnsi"/>
          <w:lang w:val="ru-RU"/>
        </w:rPr>
        <w:t>Charge</w:t>
      </w:r>
      <w:proofErr w:type="spellEnd"/>
      <w:r w:rsidRPr="009A2F2D">
        <w:rPr>
          <w:rFonts w:asciiTheme="minorHAnsi" w:hAnsiTheme="minorHAnsi"/>
          <w:lang w:val="ru-RU"/>
        </w:rPr>
        <w:t xml:space="preserve">: </w:t>
      </w:r>
      <w:proofErr w:type="spellStart"/>
      <w:r w:rsidRPr="009A2F2D">
        <w:rPr>
          <w:rFonts w:asciiTheme="minorHAnsi" w:hAnsiTheme="minorHAnsi"/>
          <w:lang w:val="ru-RU"/>
        </w:rPr>
        <w:t>Weakened</w:t>
      </w:r>
      <w:proofErr w:type="spellEnd"/>
      <w:r w:rsidRPr="009A2F2D">
        <w:rPr>
          <w:rFonts w:asciiTheme="minorHAnsi" w:hAnsiTheme="minorHAnsi"/>
          <w:lang w:val="ru-RU"/>
        </w:rPr>
        <w:t xml:space="preserve"> </w:t>
      </w:r>
      <w:proofErr w:type="spellStart"/>
      <w:r w:rsidRPr="009A2F2D">
        <w:rPr>
          <w:rFonts w:asciiTheme="minorHAnsi" w:hAnsiTheme="minorHAnsi"/>
          <w:lang w:val="ru-RU"/>
        </w:rPr>
        <w:t>Retaliation</w:t>
      </w:r>
      <w:proofErr w:type="spellEnd"/>
      <w:r w:rsidRPr="009A2F2D">
        <w:rPr>
          <w:rFonts w:asciiTheme="minorHAnsi" w:hAnsiTheme="minorHAnsi"/>
          <w:lang w:val="ru-RU"/>
        </w:rPr>
        <w:t xml:space="preserve"> Strike)</w:t>
      </w:r>
    </w:p>
    <w:p w14:paraId="7D8E4136" w14:textId="32ECAF94" w:rsidR="005F0C27" w:rsidRDefault="005F0C27" w:rsidP="00E25C24">
      <w:pPr>
        <w:pStyle w:val="ae"/>
        <w:numPr>
          <w:ilvl w:val="1"/>
          <w:numId w:val="116"/>
        </w:numPr>
        <w:rPr>
          <w:rFonts w:asciiTheme="minorHAnsi" w:hAnsiTheme="minorHAnsi"/>
          <w:lang w:val="ru-RU"/>
        </w:rPr>
      </w:pPr>
      <w:r w:rsidRPr="00E46AAE">
        <w:rPr>
          <w:rFonts w:asciiTheme="minorHAnsi" w:hAnsiTheme="minorHAnsi"/>
          <w:lang w:val="ru-RU"/>
        </w:rPr>
        <w:t>Способности Натиск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9A2F2D">
        <w:rPr>
          <w:rFonts w:asciiTheme="minorHAnsi" w:hAnsiTheme="minorHAnsi"/>
          <w:lang w:val="ru-RU"/>
        </w:rPr>
        <w:t>Charge</w:t>
      </w:r>
      <w:proofErr w:type="spellEnd"/>
      <w:r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наносят [-50%] урона при Ответных ударах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B7B1F">
        <w:rPr>
          <w:rFonts w:asciiTheme="minorHAnsi" w:hAnsiTheme="minorHAnsi"/>
          <w:lang w:val="ru-RU"/>
        </w:rPr>
        <w:t>Retaliation</w:t>
      </w:r>
      <w:proofErr w:type="spellEnd"/>
      <w:r w:rsidRPr="00BB7B1F">
        <w:rPr>
          <w:rFonts w:asciiTheme="minorHAnsi" w:hAnsiTheme="minorHAnsi"/>
          <w:lang w:val="ru-RU"/>
        </w:rPr>
        <w:t xml:space="preserve"> </w:t>
      </w:r>
      <w:proofErr w:type="spellStart"/>
      <w:r w:rsidRPr="00BB7B1F">
        <w:rPr>
          <w:rFonts w:asciiTheme="minorHAnsi" w:hAnsiTheme="minorHAnsi"/>
          <w:lang w:val="ru-RU"/>
        </w:rPr>
        <w:t>Attacks</w:t>
      </w:r>
      <w:proofErr w:type="spellEnd"/>
      <w:r>
        <w:rPr>
          <w:rFonts w:asciiTheme="minorHAnsi" w:hAnsiTheme="minorHAnsi"/>
          <w:lang w:val="ru-RU"/>
        </w:rPr>
        <w:t>)</w:t>
      </w:r>
      <w:r w:rsidRPr="00E46AAE">
        <w:rPr>
          <w:rFonts w:asciiTheme="minorHAnsi" w:hAnsiTheme="minorHAnsi"/>
          <w:lang w:val="ru-RU"/>
        </w:rPr>
        <w:t xml:space="preserve"> и Неплановых атаках</w:t>
      </w:r>
      <w:r>
        <w:rPr>
          <w:rFonts w:asciiTheme="minorHAnsi" w:hAnsiTheme="minorHAnsi"/>
          <w:lang w:val="ru-RU"/>
        </w:rPr>
        <w:t xml:space="preserve"> (</w:t>
      </w:r>
      <w:proofErr w:type="spellStart"/>
      <w:r w:rsidRPr="00BB7B1F">
        <w:rPr>
          <w:rFonts w:asciiTheme="minorHAnsi" w:hAnsiTheme="minorHAnsi"/>
          <w:lang w:val="ru-RU"/>
        </w:rPr>
        <w:t>Opportunity</w:t>
      </w:r>
      <w:proofErr w:type="spellEnd"/>
      <w:r w:rsidRPr="00BB7B1F">
        <w:rPr>
          <w:rFonts w:asciiTheme="minorHAnsi" w:hAnsiTheme="minorHAnsi"/>
          <w:lang w:val="ru-RU"/>
        </w:rPr>
        <w:t xml:space="preserve"> </w:t>
      </w:r>
      <w:proofErr w:type="spellStart"/>
      <w:r w:rsidRPr="00BB7B1F">
        <w:rPr>
          <w:rFonts w:asciiTheme="minorHAnsi" w:hAnsiTheme="minorHAnsi"/>
          <w:lang w:val="ru-RU"/>
        </w:rPr>
        <w:t>Attacks</w:t>
      </w:r>
      <w:proofErr w:type="spellEnd"/>
      <w:r>
        <w:rPr>
          <w:rFonts w:asciiTheme="minorHAnsi" w:hAnsiTheme="minorHAnsi"/>
          <w:lang w:val="ru-RU"/>
        </w:rPr>
        <w:t>)</w:t>
      </w:r>
    </w:p>
    <w:p w14:paraId="40C490AE" w14:textId="3C4775B4" w:rsidR="00821DFD" w:rsidRDefault="00821DFD" w:rsidP="00EE7186">
      <w:pPr>
        <w:pStyle w:val="21"/>
        <w:rPr>
          <w:lang w:val="ru-RU"/>
        </w:rPr>
      </w:pPr>
      <w:r>
        <w:rPr>
          <w:lang w:val="ru-RU"/>
        </w:rPr>
        <w:t>Типы юнитов (</w:t>
      </w:r>
      <w:r w:rsidR="00EE7186" w:rsidRPr="00886EE1">
        <w:t>Unit</w:t>
      </w:r>
      <w:r w:rsidR="00EE7186">
        <w:rPr>
          <w:lang w:val="ru-RU"/>
        </w:rPr>
        <w:t xml:space="preserve"> </w:t>
      </w:r>
      <w:r w:rsidR="00EE7186">
        <w:t>Types</w:t>
      </w:r>
      <w:r>
        <w:rPr>
          <w:lang w:val="ru-RU"/>
        </w:rPr>
        <w:t>)</w:t>
      </w:r>
    </w:p>
    <w:p w14:paraId="1084C258" w14:textId="59C36C57" w:rsidR="00A27D0D" w:rsidRDefault="00A27D0D" w:rsidP="00A27D0D">
      <w:pPr>
        <w:pStyle w:val="31"/>
        <w:rPr>
          <w:lang w:val="ru-RU"/>
        </w:rPr>
      </w:pPr>
      <w:r w:rsidRPr="00A27D0D">
        <w:rPr>
          <w:lang w:val="ru-RU"/>
        </w:rPr>
        <w:t>Призванный в бою (</w:t>
      </w:r>
      <w:proofErr w:type="spellStart"/>
      <w:r w:rsidRPr="00A27D0D">
        <w:rPr>
          <w:lang w:val="ru-RU"/>
        </w:rPr>
        <w:t>Combat</w:t>
      </w:r>
      <w:proofErr w:type="spellEnd"/>
      <w:r w:rsidRPr="00A27D0D">
        <w:rPr>
          <w:lang w:val="ru-RU"/>
        </w:rPr>
        <w:t xml:space="preserve"> </w:t>
      </w:r>
      <w:proofErr w:type="spellStart"/>
      <w:r w:rsidRPr="00A27D0D">
        <w:rPr>
          <w:lang w:val="ru-RU"/>
        </w:rPr>
        <w:t>Summons</w:t>
      </w:r>
      <w:proofErr w:type="spellEnd"/>
      <w:r w:rsidRPr="00A27D0D">
        <w:rPr>
          <w:lang w:val="ru-RU"/>
        </w:rPr>
        <w:t>)</w:t>
      </w:r>
    </w:p>
    <w:p w14:paraId="11B87DBC" w14:textId="77777777" w:rsidR="00A27D0D" w:rsidRDefault="00A27D0D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 xml:space="preserve">Добавлена пассивная способность – </w:t>
      </w:r>
      <w:r w:rsidRPr="007639E7">
        <w:rPr>
          <w:lang w:val="ru-RU"/>
        </w:rPr>
        <w:t xml:space="preserve">Невосприимчивость к эффекту: пленённая душа </w:t>
      </w:r>
      <w:r>
        <w:rPr>
          <w:lang w:val="ru-RU"/>
        </w:rPr>
        <w:t>(</w:t>
      </w:r>
      <w:r w:rsidRPr="00747774">
        <w:t>Status</w:t>
      </w:r>
      <w:r w:rsidRPr="007639E7">
        <w:rPr>
          <w:lang w:val="ru-RU"/>
        </w:rPr>
        <w:t xml:space="preserve"> </w:t>
      </w:r>
      <w:r w:rsidRPr="00747774">
        <w:t>Effect</w:t>
      </w:r>
      <w:r w:rsidRPr="007639E7">
        <w:rPr>
          <w:lang w:val="ru-RU"/>
        </w:rPr>
        <w:t xml:space="preserve"> </w:t>
      </w:r>
      <w:r w:rsidRPr="00747774">
        <w:t>Immunity</w:t>
      </w:r>
      <w:r w:rsidRPr="007639E7">
        <w:rPr>
          <w:lang w:val="ru-RU"/>
        </w:rPr>
        <w:t xml:space="preserve">: </w:t>
      </w:r>
      <w:r w:rsidRPr="00747774">
        <w:t>Soulbound</w:t>
      </w:r>
      <w:r>
        <w:rPr>
          <w:lang w:val="ru-RU"/>
        </w:rPr>
        <w:t>)</w:t>
      </w:r>
    </w:p>
    <w:p w14:paraId="6D6A907F" w14:textId="2680E54A" w:rsidR="00EE7186" w:rsidRDefault="002B66C8" w:rsidP="00EA089E">
      <w:pPr>
        <w:pStyle w:val="31"/>
        <w:rPr>
          <w:lang w:val="ru-RU"/>
        </w:rPr>
      </w:pPr>
      <w:r w:rsidRPr="002B66C8">
        <w:rPr>
          <w:lang w:val="ru-RU"/>
        </w:rPr>
        <w:t>Конструкция</w:t>
      </w:r>
      <w:r>
        <w:t xml:space="preserve"> (</w:t>
      </w:r>
      <w:r w:rsidR="00DA4252" w:rsidRPr="00DA4252">
        <w:t>Construct</w:t>
      </w:r>
      <w:r>
        <w:t>)</w:t>
      </w:r>
    </w:p>
    <w:p w14:paraId="20526386" w14:textId="558954E0" w:rsidR="00EA089E" w:rsidRDefault="000436BB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>Добавлена па</w:t>
      </w:r>
      <w:r w:rsidR="00747774">
        <w:rPr>
          <w:lang w:val="ru-RU"/>
        </w:rPr>
        <w:t xml:space="preserve">ссивная способность – </w:t>
      </w:r>
      <w:r w:rsidR="007639E7" w:rsidRPr="007639E7">
        <w:rPr>
          <w:lang w:val="ru-RU"/>
        </w:rPr>
        <w:t xml:space="preserve">Невосприимчивость к эффекту: пленённая душа </w:t>
      </w:r>
      <w:r w:rsidR="00747774">
        <w:rPr>
          <w:lang w:val="ru-RU"/>
        </w:rPr>
        <w:t>(</w:t>
      </w:r>
      <w:r w:rsidR="00747774" w:rsidRPr="00747774">
        <w:t>Status</w:t>
      </w:r>
      <w:r w:rsidR="00747774" w:rsidRPr="007639E7">
        <w:rPr>
          <w:lang w:val="ru-RU"/>
        </w:rPr>
        <w:t xml:space="preserve"> </w:t>
      </w:r>
      <w:r w:rsidR="00747774" w:rsidRPr="00747774">
        <w:t>Effect</w:t>
      </w:r>
      <w:r w:rsidR="00747774" w:rsidRPr="007639E7">
        <w:rPr>
          <w:lang w:val="ru-RU"/>
        </w:rPr>
        <w:t xml:space="preserve"> </w:t>
      </w:r>
      <w:r w:rsidR="00747774" w:rsidRPr="00747774">
        <w:t>Immunity</w:t>
      </w:r>
      <w:r w:rsidR="00747774" w:rsidRPr="007639E7">
        <w:rPr>
          <w:lang w:val="ru-RU"/>
        </w:rPr>
        <w:t xml:space="preserve">: </w:t>
      </w:r>
      <w:r w:rsidR="00747774" w:rsidRPr="00747774">
        <w:t>Soulbound</w:t>
      </w:r>
      <w:r w:rsidR="00747774">
        <w:rPr>
          <w:lang w:val="ru-RU"/>
        </w:rPr>
        <w:t>)</w:t>
      </w:r>
    </w:p>
    <w:p w14:paraId="1A9335A6" w14:textId="227D1DBD" w:rsidR="007639E7" w:rsidRDefault="009F1FD2" w:rsidP="00E25C24">
      <w:pPr>
        <w:pStyle w:val="a9"/>
        <w:numPr>
          <w:ilvl w:val="0"/>
          <w:numId w:val="116"/>
        </w:numPr>
        <w:rPr>
          <w:lang w:val="ru-RU"/>
        </w:rPr>
      </w:pPr>
      <w:r>
        <w:rPr>
          <w:lang w:val="ru-RU"/>
        </w:rPr>
        <w:t>Изменено сопротивлени</w:t>
      </w:r>
      <w:r w:rsidR="00E06A0D">
        <w:rPr>
          <w:lang w:val="ru-RU"/>
        </w:rPr>
        <w:t>е</w:t>
      </w:r>
      <w:r>
        <w:rPr>
          <w:lang w:val="ru-RU"/>
        </w:rPr>
        <w:t xml:space="preserve"> </w:t>
      </w:r>
      <w:r w:rsidR="00E06A0D">
        <w:rPr>
          <w:lang w:val="ru-RU"/>
        </w:rPr>
        <w:t>к</w:t>
      </w:r>
      <w:r>
        <w:rPr>
          <w:lang w:val="ru-RU"/>
        </w:rPr>
        <w:t xml:space="preserve"> типу урона</w:t>
      </w:r>
    </w:p>
    <w:p w14:paraId="2708F1CD" w14:textId="76CEB50F" w:rsidR="00E06A0D" w:rsidRDefault="00E06A0D" w:rsidP="00E25C24">
      <w:pPr>
        <w:pStyle w:val="a9"/>
        <w:numPr>
          <w:ilvl w:val="1"/>
          <w:numId w:val="116"/>
        </w:numPr>
        <w:rPr>
          <w:lang w:val="ru-RU"/>
        </w:rPr>
      </w:pPr>
      <w:r w:rsidRPr="00E06A0D">
        <w:rPr>
          <w:lang w:val="ru-RU"/>
        </w:rPr>
        <w:t xml:space="preserve">+2 </w:t>
      </w:r>
      <w:r w:rsidR="00B830D7" w:rsidRPr="00B830D7">
        <w:rPr>
          <w:lang w:val="ru-RU"/>
        </w:rPr>
        <w:t>[</w:t>
      </w:r>
      <w:proofErr w:type="spellStart"/>
      <w:r w:rsidR="00B830D7" w:rsidRPr="00B830D7">
        <w:rPr>
          <w:lang w:val="ru-RU"/>
        </w:rPr>
        <w:t>spirit</w:t>
      </w:r>
      <w:proofErr w:type="spellEnd"/>
      <w:r w:rsidR="00B830D7" w:rsidRPr="00B830D7">
        <w:rPr>
          <w:lang w:val="ru-RU"/>
        </w:rPr>
        <w:t>]</w:t>
      </w:r>
      <w:r w:rsidR="00B830D7">
        <w:rPr>
          <w:lang w:val="ru-RU"/>
        </w:rPr>
        <w:t xml:space="preserve"> </w:t>
      </w:r>
      <w:r w:rsidRPr="00E06A0D">
        <w:rPr>
          <w:lang w:val="ru-RU"/>
        </w:rPr>
        <w:t xml:space="preserve">-4 </w:t>
      </w:r>
      <w:r w:rsidR="00570507" w:rsidRPr="00570507">
        <w:rPr>
          <w:lang w:val="ru-RU"/>
        </w:rPr>
        <w:t>[</w:t>
      </w:r>
      <w:proofErr w:type="spellStart"/>
      <w:r w:rsidR="00570507" w:rsidRPr="00570507">
        <w:rPr>
          <w:lang w:val="ru-RU"/>
        </w:rPr>
        <w:t>lightning</w:t>
      </w:r>
      <w:proofErr w:type="spellEnd"/>
      <w:r w:rsidR="00570507" w:rsidRPr="00570507">
        <w:rPr>
          <w:lang w:val="ru-RU"/>
        </w:rPr>
        <w:t>]</w:t>
      </w:r>
      <w:r w:rsidR="00570507">
        <w:rPr>
          <w:lang w:val="ru-RU"/>
        </w:rPr>
        <w:t xml:space="preserve"> -</w:t>
      </w:r>
      <w:r w:rsidR="00570507">
        <w:t>&gt;</w:t>
      </w:r>
      <w:r w:rsidRPr="00E06A0D">
        <w:rPr>
          <w:lang w:val="ru-RU"/>
        </w:rPr>
        <w:t xml:space="preserve"> +2</w:t>
      </w:r>
      <w:r w:rsidR="00570507">
        <w:rPr>
          <w:lang w:val="ru-RU"/>
        </w:rPr>
        <w:t xml:space="preserve"> </w:t>
      </w:r>
      <w:r w:rsidR="00570507" w:rsidRPr="00570507">
        <w:rPr>
          <w:lang w:val="ru-RU"/>
        </w:rPr>
        <w:t>[</w:t>
      </w:r>
      <w:proofErr w:type="spellStart"/>
      <w:r w:rsidR="00570507" w:rsidRPr="00570507">
        <w:rPr>
          <w:lang w:val="ru-RU"/>
        </w:rPr>
        <w:t>spirit</w:t>
      </w:r>
      <w:proofErr w:type="spellEnd"/>
      <w:r w:rsidR="00570507" w:rsidRPr="00570507">
        <w:rPr>
          <w:lang w:val="ru-RU"/>
        </w:rPr>
        <w:t xml:space="preserve">] </w:t>
      </w:r>
      <w:r w:rsidRPr="00E06A0D">
        <w:rPr>
          <w:lang w:val="ru-RU"/>
        </w:rPr>
        <w:t xml:space="preserve">-2 </w:t>
      </w:r>
      <w:r w:rsidR="00570507" w:rsidRPr="00570507">
        <w:rPr>
          <w:lang w:val="ru-RU"/>
        </w:rPr>
        <w:t>[</w:t>
      </w:r>
      <w:proofErr w:type="spellStart"/>
      <w:r w:rsidR="00570507" w:rsidRPr="00570507">
        <w:rPr>
          <w:lang w:val="ru-RU"/>
        </w:rPr>
        <w:t>lightning</w:t>
      </w:r>
      <w:proofErr w:type="spellEnd"/>
      <w:r w:rsidR="00570507" w:rsidRPr="00570507">
        <w:rPr>
          <w:lang w:val="ru-RU"/>
        </w:rPr>
        <w:t>]</w:t>
      </w:r>
    </w:p>
    <w:p w14:paraId="35FA7ACA" w14:textId="32A4D92A" w:rsidR="008E2E85" w:rsidRDefault="000315BD" w:rsidP="000315BD">
      <w:pPr>
        <w:pStyle w:val="31"/>
        <w:rPr>
          <w:lang w:val="ru-RU"/>
        </w:rPr>
      </w:pPr>
      <w:r w:rsidRPr="000315BD">
        <w:rPr>
          <w:lang w:val="ru-RU"/>
        </w:rPr>
        <w:t>Чудовищный демон</w:t>
      </w:r>
      <w:r>
        <w:rPr>
          <w:lang w:val="ru-RU"/>
        </w:rPr>
        <w:t xml:space="preserve"> </w:t>
      </w:r>
      <w:r w:rsidR="008E2E85">
        <w:rPr>
          <w:lang w:val="ru-RU"/>
        </w:rPr>
        <w:t>(</w:t>
      </w:r>
      <w:proofErr w:type="spellStart"/>
      <w:r w:rsidR="008E2E85" w:rsidRPr="008E2E85">
        <w:rPr>
          <w:lang w:val="ru-RU"/>
        </w:rPr>
        <w:t>Infernal</w:t>
      </w:r>
      <w:proofErr w:type="spellEnd"/>
      <w:r w:rsidR="008E2E85" w:rsidRPr="008E2E85">
        <w:rPr>
          <w:lang w:val="ru-RU"/>
        </w:rPr>
        <w:t xml:space="preserve"> </w:t>
      </w:r>
      <w:proofErr w:type="spellStart"/>
      <w:r w:rsidR="008E2E85" w:rsidRPr="008E2E85">
        <w:rPr>
          <w:lang w:val="ru-RU"/>
        </w:rPr>
        <w:t>Fiend</w:t>
      </w:r>
      <w:proofErr w:type="spellEnd"/>
      <w:r w:rsidR="008E2E85">
        <w:rPr>
          <w:lang w:val="ru-RU"/>
        </w:rPr>
        <w:t>)</w:t>
      </w:r>
    </w:p>
    <w:p w14:paraId="7A80558F" w14:textId="6C30BE35" w:rsidR="000315BD" w:rsidRDefault="0006578D" w:rsidP="00E25C24">
      <w:pPr>
        <w:pStyle w:val="a9"/>
        <w:numPr>
          <w:ilvl w:val="0"/>
          <w:numId w:val="124"/>
        </w:numPr>
      </w:pPr>
      <w:r w:rsidRPr="00DC2818">
        <w:t xml:space="preserve">+2 </w:t>
      </w:r>
      <w:r w:rsidR="00F929B4" w:rsidRPr="00DC2818">
        <w:t xml:space="preserve">[fire] </w:t>
      </w:r>
      <w:r w:rsidRPr="00DC2818">
        <w:t xml:space="preserve">-4 </w:t>
      </w:r>
      <w:r w:rsidR="00DC2818" w:rsidRPr="00DC2818">
        <w:t xml:space="preserve">[cold] </w:t>
      </w:r>
      <w:r w:rsidRPr="00DC2818">
        <w:t xml:space="preserve">-4 </w:t>
      </w:r>
      <w:r w:rsidR="00DC2818" w:rsidRPr="00DC2818">
        <w:t>[spirit] -</w:t>
      </w:r>
      <w:r w:rsidR="00DC2818">
        <w:t>&gt;</w:t>
      </w:r>
      <w:r w:rsidRPr="00DC2818">
        <w:t xml:space="preserve"> </w:t>
      </w:r>
      <w:r w:rsidR="00644D25" w:rsidRPr="00DC2818">
        <w:t>+</w:t>
      </w:r>
      <w:r w:rsidR="00644D25">
        <w:t>4</w:t>
      </w:r>
      <w:r w:rsidR="00644D25" w:rsidRPr="00DC2818">
        <w:t xml:space="preserve"> [fire] -</w:t>
      </w:r>
      <w:r w:rsidR="00644D25">
        <w:t>2</w:t>
      </w:r>
      <w:r w:rsidR="00644D25" w:rsidRPr="00DC2818">
        <w:t xml:space="preserve"> [cold] -</w:t>
      </w:r>
      <w:r w:rsidR="00644D25">
        <w:t>2</w:t>
      </w:r>
      <w:r w:rsidR="00644D25" w:rsidRPr="00DC2818">
        <w:t xml:space="preserve"> [spirit]</w:t>
      </w:r>
    </w:p>
    <w:p w14:paraId="22322962" w14:textId="4C6CE8DF" w:rsidR="002D19AC" w:rsidRDefault="004407DA" w:rsidP="002520BA">
      <w:pPr>
        <w:pStyle w:val="31"/>
      </w:pPr>
      <w:proofErr w:type="spellStart"/>
      <w:r w:rsidRPr="004407DA">
        <w:t>Нежить</w:t>
      </w:r>
      <w:proofErr w:type="spellEnd"/>
      <w:r>
        <w:t xml:space="preserve"> (</w:t>
      </w:r>
      <w:r w:rsidR="002D19AC" w:rsidRPr="002D19AC">
        <w:t>Undead</w:t>
      </w:r>
      <w:r>
        <w:t>)</w:t>
      </w:r>
    </w:p>
    <w:p w14:paraId="45518D49" w14:textId="64CD7356" w:rsidR="002520BA" w:rsidRPr="002520BA" w:rsidRDefault="001371DD" w:rsidP="00E25C24">
      <w:pPr>
        <w:pStyle w:val="a9"/>
        <w:numPr>
          <w:ilvl w:val="0"/>
          <w:numId w:val="124"/>
        </w:numPr>
      </w:pPr>
      <w:r>
        <w:t xml:space="preserve">+2 </w:t>
      </w:r>
      <w:r w:rsidR="008D0FC6" w:rsidRPr="008D0FC6">
        <w:t>[poison]</w:t>
      </w:r>
      <w:r w:rsidR="00A20934" w:rsidRPr="00A20934">
        <w:t xml:space="preserve"> </w:t>
      </w:r>
      <w:r w:rsidR="00A20934">
        <w:t>+2</w:t>
      </w:r>
      <w:r w:rsidR="00A20934" w:rsidRPr="00DC2818">
        <w:t xml:space="preserve"> [cold]</w:t>
      </w:r>
      <w:r w:rsidR="00A20934">
        <w:t xml:space="preserve"> </w:t>
      </w:r>
      <w:r w:rsidR="00A20934" w:rsidRPr="00DC2818">
        <w:t>-4 [spirit]</w:t>
      </w:r>
      <w:r w:rsidR="00A20934">
        <w:t xml:space="preserve"> -4</w:t>
      </w:r>
      <w:r w:rsidR="00A20934" w:rsidRPr="00DC2818">
        <w:t xml:space="preserve"> [fire] -</w:t>
      </w:r>
      <w:r w:rsidR="00A20934">
        <w:t>&gt; +</w:t>
      </w:r>
      <w:r w:rsidR="000B223B">
        <w:t>4</w:t>
      </w:r>
      <w:r w:rsidR="00A20934">
        <w:t xml:space="preserve"> </w:t>
      </w:r>
      <w:r w:rsidR="00A20934" w:rsidRPr="008D0FC6">
        <w:t>[poison]</w:t>
      </w:r>
      <w:r w:rsidR="00A20934" w:rsidRPr="00A20934">
        <w:t xml:space="preserve"> </w:t>
      </w:r>
      <w:r w:rsidR="00A20934">
        <w:t>+</w:t>
      </w:r>
      <w:r w:rsidR="000B223B">
        <w:t>4</w:t>
      </w:r>
      <w:r w:rsidR="00A20934" w:rsidRPr="00DC2818">
        <w:t xml:space="preserve"> [cold]</w:t>
      </w:r>
      <w:r w:rsidR="00A20934">
        <w:t xml:space="preserve"> </w:t>
      </w:r>
      <w:r w:rsidR="00A20934" w:rsidRPr="00DC2818">
        <w:t>-4 [spirit]</w:t>
      </w:r>
      <w:r w:rsidR="00A20934">
        <w:t xml:space="preserve"> -4</w:t>
      </w:r>
      <w:r w:rsidR="00A20934" w:rsidRPr="00DC2818">
        <w:t xml:space="preserve"> [fire]</w:t>
      </w:r>
    </w:p>
    <w:p w14:paraId="6C59FAC7" w14:textId="479B0F4D" w:rsidR="002D19AC" w:rsidRDefault="00CF03BC" w:rsidP="002520BA">
      <w:pPr>
        <w:pStyle w:val="31"/>
      </w:pPr>
      <w:proofErr w:type="spellStart"/>
      <w:r w:rsidRPr="00CF03BC">
        <w:t>Ангел</w:t>
      </w:r>
      <w:proofErr w:type="spellEnd"/>
      <w:r>
        <w:t xml:space="preserve"> (</w:t>
      </w:r>
      <w:r w:rsidR="002D19AC" w:rsidRPr="002D19AC">
        <w:t>Celestial</w:t>
      </w:r>
      <w:r>
        <w:t>)</w:t>
      </w:r>
    </w:p>
    <w:p w14:paraId="66ADBFCA" w14:textId="5085C605" w:rsidR="000B223B" w:rsidRPr="000B223B" w:rsidRDefault="0087491E" w:rsidP="00E25C24">
      <w:pPr>
        <w:pStyle w:val="a9"/>
        <w:numPr>
          <w:ilvl w:val="0"/>
          <w:numId w:val="124"/>
        </w:numPr>
      </w:pPr>
      <w:r>
        <w:t>+2</w:t>
      </w:r>
      <w:r w:rsidRPr="00DC2818">
        <w:t xml:space="preserve"> [spirit]</w:t>
      </w:r>
      <w:r w:rsidRPr="0087491E">
        <w:t xml:space="preserve"> </w:t>
      </w:r>
      <w:r>
        <w:t xml:space="preserve">-4 </w:t>
      </w:r>
      <w:r w:rsidRPr="008D0FC6">
        <w:t>[poison]</w:t>
      </w:r>
      <w:r w:rsidRPr="00A20934">
        <w:t xml:space="preserve"> </w:t>
      </w:r>
      <w:r w:rsidR="005D1ACA">
        <w:t>-4</w:t>
      </w:r>
      <w:r w:rsidRPr="00DC2818">
        <w:t xml:space="preserve"> [cold]</w:t>
      </w:r>
      <w:r w:rsidR="005D1ACA" w:rsidRPr="00DC2818">
        <w:t xml:space="preserve"> -</w:t>
      </w:r>
      <w:r w:rsidR="005D1ACA">
        <w:t>&gt; +4</w:t>
      </w:r>
      <w:r w:rsidR="005D1ACA" w:rsidRPr="00DC2818">
        <w:t xml:space="preserve"> [spirit]</w:t>
      </w:r>
      <w:r w:rsidR="005D1ACA" w:rsidRPr="0087491E">
        <w:t xml:space="preserve"> </w:t>
      </w:r>
      <w:r w:rsidR="005D1ACA">
        <w:t xml:space="preserve">-2 </w:t>
      </w:r>
      <w:r w:rsidR="005D1ACA" w:rsidRPr="008D0FC6">
        <w:t>[poison]</w:t>
      </w:r>
      <w:r w:rsidR="005D1ACA" w:rsidRPr="00A20934">
        <w:t xml:space="preserve"> </w:t>
      </w:r>
      <w:r w:rsidR="005D1ACA">
        <w:t>-2</w:t>
      </w:r>
      <w:r w:rsidR="005D1ACA" w:rsidRPr="00DC2818">
        <w:t xml:space="preserve"> [cold]</w:t>
      </w:r>
    </w:p>
    <w:p w14:paraId="4607D80A" w14:textId="62D0DF7D" w:rsidR="002D19AC" w:rsidRDefault="00CF03BC" w:rsidP="002520BA">
      <w:pPr>
        <w:pStyle w:val="31"/>
      </w:pPr>
      <w:proofErr w:type="spellStart"/>
      <w:r w:rsidRPr="00CF03BC">
        <w:t>Демон</w:t>
      </w:r>
      <w:proofErr w:type="spellEnd"/>
      <w:r w:rsidRPr="00CF03BC">
        <w:t xml:space="preserve"> </w:t>
      </w:r>
      <w:proofErr w:type="spellStart"/>
      <w:r w:rsidRPr="00CF03BC">
        <w:t>мрака</w:t>
      </w:r>
      <w:proofErr w:type="spellEnd"/>
      <w:r>
        <w:t xml:space="preserve"> (</w:t>
      </w:r>
      <w:r w:rsidR="002D19AC" w:rsidRPr="002D19AC">
        <w:t>Umbral Demon</w:t>
      </w:r>
      <w:r>
        <w:t>)</w:t>
      </w:r>
    </w:p>
    <w:p w14:paraId="1945B5F5" w14:textId="315F7BE8" w:rsidR="00374944" w:rsidRPr="00374944" w:rsidRDefault="0023510B" w:rsidP="00E25C24">
      <w:pPr>
        <w:pStyle w:val="a9"/>
        <w:numPr>
          <w:ilvl w:val="0"/>
          <w:numId w:val="124"/>
        </w:numPr>
      </w:pPr>
      <w:r>
        <w:t>-</w:t>
      </w:r>
      <w:r w:rsidR="00374944" w:rsidRPr="00DC2818">
        <w:t>2 [fire]</w:t>
      </w:r>
      <w:r w:rsidR="00374944" w:rsidRPr="00374944">
        <w:t xml:space="preserve"> </w:t>
      </w:r>
      <w:r>
        <w:t>-</w:t>
      </w:r>
      <w:r w:rsidR="00374944">
        <w:t>2</w:t>
      </w:r>
      <w:r w:rsidR="00374944" w:rsidRPr="00DC2818">
        <w:t xml:space="preserve"> [spirit]</w:t>
      </w:r>
      <w:r w:rsidRPr="00DC2818">
        <w:t xml:space="preserve"> -</w:t>
      </w:r>
      <w:r>
        <w:t>&gt; +2</w:t>
      </w:r>
      <w:r w:rsidRPr="004B3F82">
        <w:t xml:space="preserve"> [lightning]</w:t>
      </w:r>
      <w:r w:rsidR="004B3F82">
        <w:t xml:space="preserve"> +2</w:t>
      </w:r>
      <w:r w:rsidR="004B3F82" w:rsidRPr="00DC2818">
        <w:t xml:space="preserve"> [cold]</w:t>
      </w:r>
      <w:r w:rsidR="004B3F82">
        <w:t xml:space="preserve"> -</w:t>
      </w:r>
      <w:r w:rsidR="004B3F82" w:rsidRPr="00DC2818">
        <w:t>2 [fire]</w:t>
      </w:r>
      <w:r w:rsidR="004B3F82" w:rsidRPr="00374944">
        <w:t xml:space="preserve"> </w:t>
      </w:r>
      <w:r w:rsidR="004B3F82">
        <w:t>-2</w:t>
      </w:r>
      <w:r w:rsidR="004B3F82" w:rsidRPr="00DC2818">
        <w:t xml:space="preserve"> [spirit]</w:t>
      </w:r>
    </w:p>
    <w:p w14:paraId="531BA833" w14:textId="307AE67B" w:rsidR="008A4056" w:rsidRDefault="002520BA" w:rsidP="002520BA">
      <w:pPr>
        <w:pStyle w:val="31"/>
      </w:pPr>
      <w:proofErr w:type="spellStart"/>
      <w:r w:rsidRPr="002520BA">
        <w:t>Бесплотный</w:t>
      </w:r>
      <w:proofErr w:type="spellEnd"/>
      <w:r>
        <w:t xml:space="preserve"> (</w:t>
      </w:r>
      <w:r w:rsidR="008A4056" w:rsidRPr="008A4056">
        <w:t>Ethereal</w:t>
      </w:r>
      <w:r w:rsidR="00CF03BC">
        <w:t>)</w:t>
      </w:r>
    </w:p>
    <w:p w14:paraId="4CDB7C76" w14:textId="186E9B2D" w:rsidR="00461E19" w:rsidRPr="003B0C8C" w:rsidRDefault="00E22F08" w:rsidP="00E25C24">
      <w:pPr>
        <w:pStyle w:val="a9"/>
        <w:numPr>
          <w:ilvl w:val="0"/>
          <w:numId w:val="124"/>
        </w:numPr>
      </w:pPr>
      <w:r>
        <w:t xml:space="preserve">+2 </w:t>
      </w:r>
      <w:r w:rsidRPr="00E22F08">
        <w:t>[physical]</w:t>
      </w:r>
      <w:r>
        <w:t xml:space="preserve"> -4 </w:t>
      </w:r>
      <w:r w:rsidRPr="00DC2818">
        <w:t>[spirit]</w:t>
      </w:r>
      <w:r>
        <w:t xml:space="preserve"> -&gt; +2 </w:t>
      </w:r>
      <w:r w:rsidRPr="00E22F08">
        <w:t>[physical]</w:t>
      </w:r>
      <w:r>
        <w:t xml:space="preserve"> -2 </w:t>
      </w:r>
      <w:r w:rsidRPr="00DC2818">
        <w:t>[spirit]</w:t>
      </w:r>
    </w:p>
    <w:p w14:paraId="0A3A5A3E" w14:textId="4A5B774E" w:rsidR="003B0C8C" w:rsidRDefault="003B0C8C" w:rsidP="00D423B6">
      <w:pPr>
        <w:pStyle w:val="21"/>
        <w:rPr>
          <w:lang w:val="ru-RU"/>
        </w:rPr>
      </w:pPr>
      <w:r>
        <w:rPr>
          <w:lang w:val="ru-RU"/>
        </w:rPr>
        <w:t>Подтипы</w:t>
      </w:r>
      <w:r w:rsidR="00D423B6">
        <w:rPr>
          <w:lang w:val="ru-RU"/>
        </w:rPr>
        <w:t xml:space="preserve"> юнитов (</w:t>
      </w:r>
      <w:r w:rsidR="00D423B6" w:rsidRPr="00D423B6">
        <w:rPr>
          <w:lang w:val="ru-RU"/>
        </w:rPr>
        <w:t xml:space="preserve">Unit </w:t>
      </w:r>
      <w:proofErr w:type="spellStart"/>
      <w:r w:rsidR="00D423B6" w:rsidRPr="00D423B6">
        <w:rPr>
          <w:lang w:val="ru-RU"/>
        </w:rPr>
        <w:t>subtypes</w:t>
      </w:r>
      <w:proofErr w:type="spellEnd"/>
      <w:r w:rsidR="00D423B6">
        <w:rPr>
          <w:lang w:val="ru-RU"/>
        </w:rPr>
        <w:t>)</w:t>
      </w:r>
    </w:p>
    <w:p w14:paraId="3B507A43" w14:textId="69FD87DB" w:rsidR="00D940E9" w:rsidRDefault="00D940E9" w:rsidP="00D940E9">
      <w:pPr>
        <w:pStyle w:val="31"/>
        <w:rPr>
          <w:lang w:val="ru-RU"/>
        </w:rPr>
      </w:pPr>
      <w:r w:rsidRPr="00D940E9">
        <w:rPr>
          <w:lang w:val="ru-RU"/>
        </w:rPr>
        <w:t>Летающий</w:t>
      </w:r>
      <w:r>
        <w:rPr>
          <w:lang w:val="ru-RU"/>
        </w:rPr>
        <w:t xml:space="preserve"> (</w:t>
      </w:r>
      <w:proofErr w:type="spellStart"/>
      <w:r w:rsidR="009E060A" w:rsidRPr="009E060A">
        <w:rPr>
          <w:lang w:val="ru-RU"/>
        </w:rPr>
        <w:t>Flying</w:t>
      </w:r>
      <w:proofErr w:type="spellEnd"/>
      <w:r>
        <w:rPr>
          <w:lang w:val="ru-RU"/>
        </w:rPr>
        <w:t>)</w:t>
      </w:r>
    </w:p>
    <w:p w14:paraId="523EF3FE" w14:textId="3417EC92" w:rsidR="0088794D" w:rsidRPr="00E74EE1" w:rsidRDefault="0088794D" w:rsidP="00E25C24">
      <w:pPr>
        <w:pStyle w:val="a9"/>
        <w:numPr>
          <w:ilvl w:val="0"/>
          <w:numId w:val="124"/>
        </w:numPr>
        <w:rPr>
          <w:lang w:val="ru-RU"/>
        </w:rPr>
      </w:pPr>
      <w:r>
        <w:rPr>
          <w:lang w:val="ru-RU"/>
        </w:rPr>
        <w:t xml:space="preserve">Уменьшен бонус к дальности обзора: </w:t>
      </w:r>
      <w:r w:rsidR="00047299">
        <w:rPr>
          <w:lang w:val="ru-RU"/>
        </w:rPr>
        <w:t>+</w:t>
      </w:r>
      <w:r w:rsidR="00E74EE1">
        <w:rPr>
          <w:lang w:val="ru-RU"/>
        </w:rPr>
        <w:t>2 -</w:t>
      </w:r>
      <w:r w:rsidR="00E74EE1" w:rsidRPr="00E74EE1">
        <w:rPr>
          <w:lang w:val="ru-RU"/>
        </w:rPr>
        <w:t xml:space="preserve">&gt; </w:t>
      </w:r>
      <w:r w:rsidR="00047299">
        <w:rPr>
          <w:lang w:val="ru-RU"/>
        </w:rPr>
        <w:t>+</w:t>
      </w:r>
      <w:r w:rsidR="00E74EE1" w:rsidRPr="00E74EE1">
        <w:rPr>
          <w:lang w:val="ru-RU"/>
        </w:rPr>
        <w:t>1</w:t>
      </w:r>
    </w:p>
    <w:p w14:paraId="639B899F" w14:textId="14DB73E2" w:rsidR="00E74EE1" w:rsidRPr="0088794D" w:rsidRDefault="00E74EE1" w:rsidP="00E25C24">
      <w:pPr>
        <w:pStyle w:val="a9"/>
        <w:numPr>
          <w:ilvl w:val="0"/>
          <w:numId w:val="124"/>
        </w:numPr>
        <w:rPr>
          <w:lang w:val="ru-RU"/>
        </w:rPr>
      </w:pPr>
      <w:r>
        <w:rPr>
          <w:lang w:val="ru-RU"/>
        </w:rPr>
        <w:t xml:space="preserve">Уменьшен бонус к дальности обнаружения: </w:t>
      </w:r>
      <w:r w:rsidR="00047299">
        <w:rPr>
          <w:lang w:val="ru-RU"/>
        </w:rPr>
        <w:t>+</w:t>
      </w:r>
      <w:r>
        <w:rPr>
          <w:lang w:val="ru-RU"/>
        </w:rPr>
        <w:t>2 -</w:t>
      </w:r>
      <w:r w:rsidRPr="00E74EE1">
        <w:rPr>
          <w:lang w:val="ru-RU"/>
        </w:rPr>
        <w:t xml:space="preserve">&gt; </w:t>
      </w:r>
      <w:r w:rsidR="00047299">
        <w:rPr>
          <w:lang w:val="ru-RU"/>
        </w:rPr>
        <w:t>+</w:t>
      </w:r>
      <w:r w:rsidRPr="00E74EE1">
        <w:rPr>
          <w:lang w:val="ru-RU"/>
        </w:rPr>
        <w:t>1</w:t>
      </w:r>
    </w:p>
    <w:p w14:paraId="5190438B" w14:textId="77777777" w:rsidR="00F05BCE" w:rsidRPr="00B61587" w:rsidRDefault="00F05BCE" w:rsidP="00F05BCE">
      <w:pPr>
        <w:pStyle w:val="1"/>
      </w:pPr>
      <w:r>
        <w:rPr>
          <w:lang w:val="ru-RU"/>
        </w:rPr>
        <w:lastRenderedPageBreak/>
        <w:t>Эффекты</w:t>
      </w:r>
      <w:r w:rsidRPr="00CC71DF">
        <w:t xml:space="preserve"> </w:t>
      </w:r>
      <w:r>
        <w:rPr>
          <w:lang w:val="ru-RU"/>
        </w:rPr>
        <w:t>в</w:t>
      </w:r>
      <w:r w:rsidRPr="00CC71DF">
        <w:t xml:space="preserve"> </w:t>
      </w:r>
      <w:r>
        <w:rPr>
          <w:lang w:val="ru-RU"/>
        </w:rPr>
        <w:t>бою</w:t>
      </w:r>
      <w:r w:rsidRPr="00CC71DF">
        <w:t xml:space="preserve"> </w:t>
      </w:r>
      <w:r w:rsidRPr="007614B6">
        <w:t>(</w:t>
      </w:r>
      <w:r w:rsidRPr="00B10020">
        <w:t>Status</w:t>
      </w:r>
      <w:r w:rsidRPr="007614B6">
        <w:t xml:space="preserve"> </w:t>
      </w:r>
      <w:r w:rsidRPr="00B10020">
        <w:t>Effects</w:t>
      </w:r>
      <w:r w:rsidRPr="007614B6">
        <w:t>)</w:t>
      </w:r>
    </w:p>
    <w:p w14:paraId="25C3A060" w14:textId="197CD24C" w:rsidR="00391116" w:rsidRDefault="006F6B2B" w:rsidP="00300247">
      <w:pPr>
        <w:pStyle w:val="21"/>
        <w:rPr>
          <w:lang w:val="ru-RU"/>
        </w:rPr>
      </w:pPr>
      <w:r w:rsidRPr="006F6B2B">
        <w:rPr>
          <w:lang w:val="ru-RU"/>
        </w:rPr>
        <w:t>[</w:t>
      </w:r>
      <w:proofErr w:type="spellStart"/>
      <w:r w:rsidRPr="006F6B2B">
        <w:rPr>
          <w:lang w:val="ru-RU"/>
        </w:rPr>
        <w:t>happiness</w:t>
      </w:r>
      <w:proofErr w:type="spellEnd"/>
      <w:r w:rsidRPr="006F6B2B">
        <w:rPr>
          <w:lang w:val="ru-RU"/>
        </w:rPr>
        <w:t>]</w:t>
      </w:r>
      <w:r>
        <w:rPr>
          <w:lang w:val="ru-RU"/>
        </w:rPr>
        <w:t xml:space="preserve"> </w:t>
      </w:r>
      <w:r w:rsidR="00AF6999">
        <w:rPr>
          <w:lang w:val="ru-RU"/>
        </w:rPr>
        <w:t>Боевой дух (</w:t>
      </w:r>
      <w:proofErr w:type="spellStart"/>
      <w:r w:rsidR="00300247" w:rsidRPr="00300247">
        <w:rPr>
          <w:lang w:val="ru-RU"/>
        </w:rPr>
        <w:t>Morale</w:t>
      </w:r>
      <w:proofErr w:type="spellEnd"/>
      <w:r w:rsidR="00AF6999">
        <w:rPr>
          <w:lang w:val="ru-RU"/>
        </w:rPr>
        <w:t>)</w:t>
      </w:r>
    </w:p>
    <w:p w14:paraId="558B0D2D" w14:textId="3D1F1C93" w:rsidR="00300247" w:rsidRDefault="00300247" w:rsidP="00E25C24">
      <w:pPr>
        <w:pStyle w:val="a9"/>
        <w:numPr>
          <w:ilvl w:val="0"/>
          <w:numId w:val="124"/>
        </w:numPr>
        <w:rPr>
          <w:lang w:val="ru-RU"/>
        </w:rPr>
      </w:pPr>
      <w:r>
        <w:rPr>
          <w:lang w:val="ru-RU"/>
        </w:rPr>
        <w:t>Изме</w:t>
      </w:r>
      <w:r w:rsidR="005938A3">
        <w:rPr>
          <w:lang w:val="ru-RU"/>
        </w:rPr>
        <w:t xml:space="preserve">нены эффекты </w:t>
      </w:r>
      <w:r w:rsidR="003600B3">
        <w:rPr>
          <w:lang w:val="ru-RU"/>
        </w:rPr>
        <w:t xml:space="preserve">Боевого духа </w:t>
      </w:r>
      <w:r w:rsidR="003600B3" w:rsidRPr="003600B3">
        <w:rPr>
          <w:lang w:val="ru-RU"/>
        </w:rPr>
        <w:t>(</w:t>
      </w:r>
      <w:proofErr w:type="spellStart"/>
      <w:r w:rsidR="003600B3" w:rsidRPr="003600B3">
        <w:rPr>
          <w:lang w:val="ru-RU"/>
        </w:rPr>
        <w:t>Morale</w:t>
      </w:r>
      <w:proofErr w:type="spellEnd"/>
      <w:r w:rsidR="003600B3" w:rsidRPr="003600B3">
        <w:rPr>
          <w:lang w:val="ru-RU"/>
        </w:rPr>
        <w:t>)</w:t>
      </w:r>
    </w:p>
    <w:p w14:paraId="5AA925D9" w14:textId="799469C1" w:rsidR="003600B3" w:rsidRDefault="004653FE" w:rsidP="00E25C24">
      <w:pPr>
        <w:pStyle w:val="a9"/>
        <w:numPr>
          <w:ilvl w:val="1"/>
          <w:numId w:val="124"/>
        </w:numPr>
        <w:rPr>
          <w:lang w:val="ru-RU"/>
        </w:rPr>
      </w:pPr>
      <w:r w:rsidRPr="004653FE">
        <w:rPr>
          <w:lang w:val="ru-RU"/>
        </w:rPr>
        <w:t>Союзник обратился в бегство</w:t>
      </w:r>
      <w:r>
        <w:rPr>
          <w:lang w:val="ru-RU"/>
        </w:rPr>
        <w:t xml:space="preserve"> (</w:t>
      </w:r>
      <w:proofErr w:type="spellStart"/>
      <w:r w:rsidR="00094DB2" w:rsidRPr="00094DB2">
        <w:rPr>
          <w:lang w:val="ru-RU"/>
        </w:rPr>
        <w:t>Ally</w:t>
      </w:r>
      <w:proofErr w:type="spellEnd"/>
      <w:r w:rsidR="00094DB2" w:rsidRPr="00094DB2">
        <w:rPr>
          <w:lang w:val="ru-RU"/>
        </w:rPr>
        <w:t xml:space="preserve"> </w:t>
      </w:r>
      <w:proofErr w:type="spellStart"/>
      <w:r w:rsidR="00094DB2" w:rsidRPr="00094DB2">
        <w:rPr>
          <w:lang w:val="ru-RU"/>
        </w:rPr>
        <w:t>Routed</w:t>
      </w:r>
      <w:proofErr w:type="spellEnd"/>
      <w:r>
        <w:rPr>
          <w:lang w:val="ru-RU"/>
        </w:rPr>
        <w:t>)</w:t>
      </w:r>
    </w:p>
    <w:p w14:paraId="111C3A1A" w14:textId="2F37BF7C" w:rsidR="00094DB2" w:rsidRPr="00FA4F56" w:rsidRDefault="00225CF3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 w:rsidR="00FA4F56">
        <w:rPr>
          <w:lang w:val="ru-RU"/>
        </w:rPr>
        <w:t>: -</w:t>
      </w:r>
      <w:r w:rsidR="00612BE2">
        <w:t>12</w:t>
      </w:r>
      <w:r w:rsidR="00FA4F56">
        <w:rPr>
          <w:lang w:val="ru-RU"/>
        </w:rPr>
        <w:t xml:space="preserve"> -</w:t>
      </w:r>
      <w:r w:rsidR="00FA4F56">
        <w:t>&gt; -6</w:t>
      </w:r>
    </w:p>
    <w:p w14:paraId="646734CA" w14:textId="7D939FB1" w:rsidR="00FA4F56" w:rsidRPr="00CF0E2F" w:rsidRDefault="00CF0E2F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>
        <w:t xml:space="preserve">: </w:t>
      </w:r>
      <w:r w:rsidR="003A1C3D">
        <w:t xml:space="preserve">-2 </w:t>
      </w:r>
      <w:r>
        <w:t>-&gt; -1</w:t>
      </w:r>
    </w:p>
    <w:p w14:paraId="38D6F9D1" w14:textId="41B92387" w:rsidR="00CF0E2F" w:rsidRPr="00273698" w:rsidRDefault="00CF0E2F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Floor</w:t>
      </w:r>
      <w:proofErr w:type="spellEnd"/>
      <w:r>
        <w:t>:</w:t>
      </w:r>
      <w:r w:rsidR="003A1C3D">
        <w:t xml:space="preserve"> -6</w:t>
      </w:r>
      <w:r>
        <w:t xml:space="preserve"> -&gt; -3</w:t>
      </w:r>
    </w:p>
    <w:p w14:paraId="246518C6" w14:textId="7DDB37CA" w:rsidR="00273698" w:rsidRDefault="00273698" w:rsidP="00E25C24">
      <w:pPr>
        <w:pStyle w:val="a9"/>
        <w:numPr>
          <w:ilvl w:val="2"/>
          <w:numId w:val="124"/>
        </w:numPr>
      </w:pPr>
      <w:r w:rsidRPr="00273698">
        <w:t>Lower Tier Unit Morale Falloff</w:t>
      </w:r>
      <w:r>
        <w:t>:</w:t>
      </w:r>
      <w:r w:rsidR="003A1C3D">
        <w:t xml:space="preserve"> -1</w:t>
      </w:r>
      <w:r>
        <w:t xml:space="preserve"> -&gt; -0.5</w:t>
      </w:r>
    </w:p>
    <w:p w14:paraId="35A12C76" w14:textId="1D462371" w:rsidR="00C20F2E" w:rsidRPr="00BA7411" w:rsidRDefault="00BA7411" w:rsidP="00E25C24">
      <w:pPr>
        <w:pStyle w:val="a9"/>
        <w:numPr>
          <w:ilvl w:val="1"/>
          <w:numId w:val="124"/>
        </w:numPr>
        <w:rPr>
          <w:lang w:val="ru-RU"/>
        </w:rPr>
      </w:pPr>
      <w:r w:rsidRPr="00BA7411">
        <w:rPr>
          <w:lang w:val="ru-RU"/>
        </w:rPr>
        <w:t xml:space="preserve">Враг обратился в бегство </w:t>
      </w:r>
      <w:r w:rsidR="005E609B" w:rsidRPr="00BA7411">
        <w:rPr>
          <w:lang w:val="ru-RU"/>
        </w:rPr>
        <w:t>(</w:t>
      </w:r>
      <w:r w:rsidRPr="00BA7411">
        <w:t>Enemy</w:t>
      </w:r>
      <w:r w:rsidRPr="00BA7411">
        <w:rPr>
          <w:lang w:val="ru-RU"/>
        </w:rPr>
        <w:t xml:space="preserve"> </w:t>
      </w:r>
      <w:r w:rsidRPr="00BA7411">
        <w:t>Routed</w:t>
      </w:r>
      <w:r w:rsidR="005E609B" w:rsidRPr="00BA7411">
        <w:rPr>
          <w:lang w:val="ru-RU"/>
        </w:rPr>
        <w:t>)</w:t>
      </w:r>
    </w:p>
    <w:p w14:paraId="72B4F5DE" w14:textId="3840DD63" w:rsidR="00BA7411" w:rsidRPr="00FA4F56" w:rsidRDefault="00BA7411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>
        <w:rPr>
          <w:lang w:val="ru-RU"/>
        </w:rPr>
        <w:t xml:space="preserve">: </w:t>
      </w:r>
      <w:r>
        <w:t>12</w:t>
      </w:r>
      <w:r>
        <w:rPr>
          <w:lang w:val="ru-RU"/>
        </w:rPr>
        <w:t xml:space="preserve"> -</w:t>
      </w:r>
      <w:r>
        <w:t>&gt; 6</w:t>
      </w:r>
    </w:p>
    <w:p w14:paraId="2349312C" w14:textId="2B79F535" w:rsidR="00BA7411" w:rsidRPr="00CF0E2F" w:rsidRDefault="00BA7411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>
        <w:t>: 2 -&gt; 1</w:t>
      </w:r>
    </w:p>
    <w:p w14:paraId="49F031A3" w14:textId="00C0CEB8" w:rsidR="00BA7411" w:rsidRPr="00273698" w:rsidRDefault="00BA7411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Floor</w:t>
      </w:r>
      <w:proofErr w:type="spellEnd"/>
      <w:r>
        <w:t>: 6 -&gt; 3</w:t>
      </w:r>
    </w:p>
    <w:p w14:paraId="1EAD0D17" w14:textId="7FC721DC" w:rsidR="00BA7411" w:rsidRDefault="00BA7411" w:rsidP="00E25C24">
      <w:pPr>
        <w:pStyle w:val="a9"/>
        <w:numPr>
          <w:ilvl w:val="2"/>
          <w:numId w:val="124"/>
        </w:numPr>
      </w:pPr>
      <w:r w:rsidRPr="00273698">
        <w:t>Lower Tier Unit Morale Falloff</w:t>
      </w:r>
      <w:r>
        <w:t>: 1 -&gt; 0.5</w:t>
      </w:r>
    </w:p>
    <w:p w14:paraId="669C3347" w14:textId="11B3D3FA" w:rsidR="00865EFF" w:rsidRDefault="002A5F17" w:rsidP="00E25C24">
      <w:pPr>
        <w:pStyle w:val="a9"/>
        <w:numPr>
          <w:ilvl w:val="1"/>
          <w:numId w:val="124"/>
        </w:numPr>
      </w:pPr>
      <w:proofErr w:type="spellStart"/>
      <w:r w:rsidRPr="002A5F17">
        <w:t>Воин</w:t>
      </w:r>
      <w:proofErr w:type="spellEnd"/>
      <w:r w:rsidRPr="002A5F17">
        <w:t xml:space="preserve"> </w:t>
      </w:r>
      <w:proofErr w:type="spellStart"/>
      <w:r w:rsidRPr="002A5F17">
        <w:t>получил</w:t>
      </w:r>
      <w:proofErr w:type="spellEnd"/>
      <w:r w:rsidRPr="002A5F17">
        <w:t xml:space="preserve"> </w:t>
      </w:r>
      <w:proofErr w:type="spellStart"/>
      <w:r w:rsidRPr="002A5F17">
        <w:t>критический</w:t>
      </w:r>
      <w:proofErr w:type="spellEnd"/>
      <w:r w:rsidRPr="002A5F17">
        <w:t xml:space="preserve"> </w:t>
      </w:r>
      <w:proofErr w:type="spellStart"/>
      <w:r w:rsidRPr="002A5F17">
        <w:t>удар</w:t>
      </w:r>
      <w:proofErr w:type="spellEnd"/>
      <w:r>
        <w:t xml:space="preserve"> (</w:t>
      </w:r>
      <w:r w:rsidRPr="002A5F17">
        <w:t>Hit by a Critical Attack</w:t>
      </w:r>
      <w:r>
        <w:t>)</w:t>
      </w:r>
    </w:p>
    <w:p w14:paraId="65EB962B" w14:textId="05297433" w:rsidR="002A5F17" w:rsidRPr="00ED10A7" w:rsidRDefault="002A5F17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>
        <w:rPr>
          <w:lang w:val="ru-RU"/>
        </w:rPr>
        <w:t>: -</w:t>
      </w:r>
      <w:r w:rsidR="00AC69D0">
        <w:t>5</w:t>
      </w:r>
      <w:r>
        <w:rPr>
          <w:lang w:val="ru-RU"/>
        </w:rPr>
        <w:t xml:space="preserve"> -</w:t>
      </w:r>
      <w:r>
        <w:t>&gt; -</w:t>
      </w:r>
      <w:r w:rsidR="00AC69D0">
        <w:t>3</w:t>
      </w:r>
    </w:p>
    <w:p w14:paraId="2D3D86AE" w14:textId="05B29A15" w:rsidR="00ED10A7" w:rsidRPr="00ED10A7" w:rsidRDefault="00ED10A7" w:rsidP="00E25C24">
      <w:pPr>
        <w:pStyle w:val="a9"/>
        <w:numPr>
          <w:ilvl w:val="1"/>
          <w:numId w:val="124"/>
        </w:numPr>
      </w:pPr>
      <w:r w:rsidRPr="00ED10A7">
        <w:rPr>
          <w:lang w:val="ru-RU"/>
        </w:rPr>
        <w:t>Воин</w:t>
      </w:r>
      <w:r w:rsidRPr="00ED10A7">
        <w:t xml:space="preserve"> </w:t>
      </w:r>
      <w:r w:rsidRPr="00ED10A7">
        <w:rPr>
          <w:lang w:val="ru-RU"/>
        </w:rPr>
        <w:t>атакован</w:t>
      </w:r>
      <w:r w:rsidRPr="00ED10A7">
        <w:t xml:space="preserve"> </w:t>
      </w:r>
      <w:r w:rsidRPr="00ED10A7">
        <w:rPr>
          <w:lang w:val="ru-RU"/>
        </w:rPr>
        <w:t>с</w:t>
      </w:r>
      <w:r w:rsidRPr="00ED10A7">
        <w:t xml:space="preserve"> </w:t>
      </w:r>
      <w:r w:rsidRPr="00ED10A7">
        <w:rPr>
          <w:lang w:val="ru-RU"/>
        </w:rPr>
        <w:t>фланга</w:t>
      </w:r>
      <w:r>
        <w:t xml:space="preserve"> (</w:t>
      </w:r>
      <w:r w:rsidRPr="00ED10A7">
        <w:t>Hit by a Flanking Attack</w:t>
      </w:r>
      <w:r>
        <w:t>)</w:t>
      </w:r>
    </w:p>
    <w:p w14:paraId="16C56103" w14:textId="2319193D" w:rsidR="00ED10A7" w:rsidRPr="0031581D" w:rsidRDefault="00ED10A7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>
        <w:rPr>
          <w:lang w:val="ru-RU"/>
        </w:rPr>
        <w:t>: -</w:t>
      </w:r>
      <w:r w:rsidR="00CB6BF4">
        <w:t>3</w:t>
      </w:r>
      <w:r>
        <w:rPr>
          <w:lang w:val="ru-RU"/>
        </w:rPr>
        <w:t xml:space="preserve"> -</w:t>
      </w:r>
      <w:r>
        <w:t>&gt; -</w:t>
      </w:r>
      <w:r w:rsidR="00CB6BF4">
        <w:t>2</w:t>
      </w:r>
    </w:p>
    <w:p w14:paraId="540D5E66" w14:textId="4D153A9C" w:rsidR="0031581D" w:rsidRPr="001F7468" w:rsidRDefault="002B23E7" w:rsidP="00E25C24">
      <w:pPr>
        <w:pStyle w:val="a9"/>
        <w:numPr>
          <w:ilvl w:val="1"/>
          <w:numId w:val="124"/>
        </w:numPr>
        <w:rPr>
          <w:lang w:val="ru-RU"/>
        </w:rPr>
      </w:pPr>
      <w:r w:rsidRPr="002B23E7">
        <w:rPr>
          <w:lang w:val="ru-RU"/>
        </w:rPr>
        <w:t>Вдохновляющий убийца</w:t>
      </w:r>
      <w:r>
        <w:t xml:space="preserve"> (</w:t>
      </w:r>
      <w:r w:rsidR="00440134" w:rsidRPr="00440134">
        <w:t>Inspiring Killer</w:t>
      </w:r>
      <w:r>
        <w:t>)</w:t>
      </w:r>
    </w:p>
    <w:p w14:paraId="67349172" w14:textId="77777777" w:rsidR="001F7468" w:rsidRPr="00FA4F56" w:rsidRDefault="001F7468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>
        <w:rPr>
          <w:lang w:val="ru-RU"/>
        </w:rPr>
        <w:t xml:space="preserve">: </w:t>
      </w:r>
      <w:r>
        <w:t>12</w:t>
      </w:r>
      <w:r>
        <w:rPr>
          <w:lang w:val="ru-RU"/>
        </w:rPr>
        <w:t xml:space="preserve"> -</w:t>
      </w:r>
      <w:r>
        <w:t>&gt; 6</w:t>
      </w:r>
    </w:p>
    <w:p w14:paraId="12DC6184" w14:textId="03B23D9E" w:rsidR="00440134" w:rsidRPr="00CF0E2F" w:rsidRDefault="00440134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>
        <w:t>: 2 -&gt; 1</w:t>
      </w:r>
    </w:p>
    <w:p w14:paraId="2B95BCDA" w14:textId="20E8274D" w:rsidR="00440134" w:rsidRPr="00273698" w:rsidRDefault="00440134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CF0E2F">
        <w:rPr>
          <w:lang w:val="ru-RU"/>
        </w:rPr>
        <w:t>Morale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Falloff</w:t>
      </w:r>
      <w:proofErr w:type="spellEnd"/>
      <w:r w:rsidRPr="00CF0E2F">
        <w:rPr>
          <w:lang w:val="ru-RU"/>
        </w:rPr>
        <w:t xml:space="preserve"> </w:t>
      </w:r>
      <w:proofErr w:type="spellStart"/>
      <w:r w:rsidRPr="00CF0E2F">
        <w:rPr>
          <w:lang w:val="ru-RU"/>
        </w:rPr>
        <w:t>Floor</w:t>
      </w:r>
      <w:proofErr w:type="spellEnd"/>
      <w:r>
        <w:t>:</w:t>
      </w:r>
      <w:r w:rsidR="001F7468">
        <w:t xml:space="preserve"> </w:t>
      </w:r>
      <w:r>
        <w:t>6 -&gt; 3</w:t>
      </w:r>
    </w:p>
    <w:p w14:paraId="2A7ABE01" w14:textId="6136C7FF" w:rsidR="00440134" w:rsidRDefault="00440134" w:rsidP="00E25C24">
      <w:pPr>
        <w:pStyle w:val="a9"/>
        <w:numPr>
          <w:ilvl w:val="2"/>
          <w:numId w:val="124"/>
        </w:numPr>
      </w:pPr>
      <w:r w:rsidRPr="00273698">
        <w:t>Lower Tier Unit Morale Falloff</w:t>
      </w:r>
      <w:r>
        <w:t>: 1 -&gt; 0.5</w:t>
      </w:r>
    </w:p>
    <w:p w14:paraId="1E2D2615" w14:textId="57E6ECF8" w:rsidR="00B336E3" w:rsidRDefault="009970DD" w:rsidP="00E25C24">
      <w:pPr>
        <w:pStyle w:val="a9"/>
        <w:numPr>
          <w:ilvl w:val="1"/>
          <w:numId w:val="124"/>
        </w:numPr>
      </w:pPr>
      <w:proofErr w:type="spellStart"/>
      <w:r w:rsidRPr="009970DD">
        <w:t>Жестокий</w:t>
      </w:r>
      <w:proofErr w:type="spellEnd"/>
      <w:r w:rsidRPr="009970DD">
        <w:t xml:space="preserve"> </w:t>
      </w:r>
      <w:proofErr w:type="spellStart"/>
      <w:r w:rsidRPr="009970DD">
        <w:t>убийца</w:t>
      </w:r>
      <w:proofErr w:type="spellEnd"/>
      <w:r>
        <w:t xml:space="preserve"> (</w:t>
      </w:r>
      <w:r w:rsidRPr="009970DD">
        <w:t>Vicious Killer</w:t>
      </w:r>
      <w:r>
        <w:t>)</w:t>
      </w:r>
    </w:p>
    <w:p w14:paraId="15846384" w14:textId="5A4A5755" w:rsidR="009970DD" w:rsidRPr="00E97B6D" w:rsidRDefault="009970DD" w:rsidP="00E25C24">
      <w:pPr>
        <w:pStyle w:val="a9"/>
        <w:numPr>
          <w:ilvl w:val="2"/>
          <w:numId w:val="124"/>
        </w:numPr>
        <w:rPr>
          <w:lang w:val="ru-RU"/>
        </w:rPr>
      </w:pPr>
      <w:proofErr w:type="spellStart"/>
      <w:r w:rsidRPr="00225CF3">
        <w:rPr>
          <w:lang w:val="ru-RU"/>
        </w:rPr>
        <w:t>Morale</w:t>
      </w:r>
      <w:proofErr w:type="spellEnd"/>
      <w:r w:rsidRPr="00225CF3">
        <w:rPr>
          <w:lang w:val="ru-RU"/>
        </w:rPr>
        <w:t xml:space="preserve"> Change</w:t>
      </w:r>
      <w:r>
        <w:rPr>
          <w:lang w:val="ru-RU"/>
        </w:rPr>
        <w:t>: -</w:t>
      </w:r>
      <w:r>
        <w:t>1</w:t>
      </w:r>
      <w:r w:rsidR="005906B2">
        <w:t>6</w:t>
      </w:r>
      <w:r>
        <w:rPr>
          <w:lang w:val="ru-RU"/>
        </w:rPr>
        <w:t xml:space="preserve"> -</w:t>
      </w:r>
      <w:r>
        <w:t>&gt; -</w:t>
      </w:r>
      <w:r w:rsidR="00D04456">
        <w:t>8</w:t>
      </w:r>
    </w:p>
    <w:p w14:paraId="2DA6BF11" w14:textId="7761F364" w:rsidR="00E97B6D" w:rsidRPr="00CB363C" w:rsidRDefault="00BB3093" w:rsidP="00E25C24">
      <w:pPr>
        <w:pStyle w:val="a9"/>
        <w:numPr>
          <w:ilvl w:val="0"/>
          <w:numId w:val="124"/>
        </w:numPr>
        <w:rPr>
          <w:lang w:val="ru-RU"/>
        </w:rPr>
      </w:pPr>
      <w:r>
        <w:rPr>
          <w:lang w:val="ru-RU"/>
        </w:rPr>
        <w:t xml:space="preserve">Свойство - </w:t>
      </w:r>
      <w:r w:rsidR="008012C2">
        <w:rPr>
          <w:lang w:val="ru-RU"/>
        </w:rPr>
        <w:t>Б</w:t>
      </w:r>
      <w:r w:rsidR="000B575C" w:rsidRPr="00CB363C">
        <w:rPr>
          <w:lang w:val="ru-RU"/>
        </w:rPr>
        <w:t>ежит</w:t>
      </w:r>
      <w:r w:rsidR="00CB363C" w:rsidRPr="00CB363C">
        <w:rPr>
          <w:lang w:val="ru-RU"/>
        </w:rPr>
        <w:t xml:space="preserve"> (</w:t>
      </w:r>
      <w:proofErr w:type="spellStart"/>
      <w:r w:rsidR="00CB363C" w:rsidRPr="00CB363C">
        <w:rPr>
          <w:lang w:val="ru-RU"/>
        </w:rPr>
        <w:t>Routing</w:t>
      </w:r>
      <w:proofErr w:type="spellEnd"/>
      <w:r w:rsidR="00CB363C" w:rsidRPr="00CB363C">
        <w:rPr>
          <w:lang w:val="ru-RU"/>
        </w:rPr>
        <w:t>)</w:t>
      </w:r>
    </w:p>
    <w:p w14:paraId="24DC9D1F" w14:textId="5553051D" w:rsidR="00A928AB" w:rsidRPr="00A928AB" w:rsidRDefault="00CB363C" w:rsidP="00E25C24">
      <w:pPr>
        <w:pStyle w:val="a9"/>
        <w:numPr>
          <w:ilvl w:val="1"/>
          <w:numId w:val="124"/>
        </w:numPr>
        <w:rPr>
          <w:lang w:val="ru-RU"/>
        </w:rPr>
      </w:pPr>
      <w:r>
        <w:rPr>
          <w:lang w:val="ru-RU"/>
        </w:rPr>
        <w:t>Добавлено</w:t>
      </w:r>
      <w:r w:rsidR="000B575C">
        <w:rPr>
          <w:lang w:val="ru-RU"/>
        </w:rPr>
        <w:t xml:space="preserve"> </w:t>
      </w:r>
      <w:r>
        <w:rPr>
          <w:lang w:val="ru-RU"/>
        </w:rPr>
        <w:t>прохо</w:t>
      </w:r>
      <w:r w:rsidR="00FC144C">
        <w:rPr>
          <w:lang w:val="ru-RU"/>
        </w:rPr>
        <w:t>ждение свозь юниты и препятствия</w:t>
      </w:r>
    </w:p>
    <w:p w14:paraId="267C06D6" w14:textId="1C295E6B" w:rsidR="00F05BCE" w:rsidRPr="00AF6999" w:rsidRDefault="00F05BCE" w:rsidP="00F05BCE">
      <w:pPr>
        <w:pStyle w:val="21"/>
        <w:rPr>
          <w:lang w:val="ru-RU"/>
        </w:rPr>
      </w:pPr>
      <w:r w:rsidRPr="00F05BCE">
        <w:rPr>
          <w:lang w:val="ru-RU"/>
        </w:rPr>
        <w:t>Верный</w:t>
      </w:r>
      <w:r w:rsidRPr="00AF6999">
        <w:rPr>
          <w:lang w:val="ru-RU"/>
        </w:rPr>
        <w:t xml:space="preserve"> </w:t>
      </w:r>
      <w:r w:rsidRPr="00F05BCE">
        <w:rPr>
          <w:lang w:val="ru-RU"/>
        </w:rPr>
        <w:t>удар</w:t>
      </w:r>
      <w:r w:rsidRPr="00AF6999">
        <w:rPr>
          <w:lang w:val="ru-RU"/>
        </w:rPr>
        <w:t xml:space="preserve"> (</w:t>
      </w:r>
      <w:r w:rsidRPr="002A11C0">
        <w:t>True</w:t>
      </w:r>
      <w:r w:rsidRPr="00AF6999">
        <w:rPr>
          <w:lang w:val="ru-RU"/>
        </w:rPr>
        <w:t xml:space="preserve"> </w:t>
      </w:r>
      <w:r w:rsidRPr="002A11C0">
        <w:t>Strike</w:t>
      </w:r>
      <w:r w:rsidRPr="00AF6999">
        <w:rPr>
          <w:lang w:val="ru-RU"/>
        </w:rPr>
        <w:t>)</w:t>
      </w:r>
    </w:p>
    <w:p w14:paraId="7F1F0353" w14:textId="77777777" w:rsidR="00F05BCE" w:rsidRPr="00B10020" w:rsidRDefault="00F05BCE" w:rsidP="00F05BCE">
      <w:pPr>
        <w:pStyle w:val="a9"/>
        <w:numPr>
          <w:ilvl w:val="0"/>
          <w:numId w:val="48"/>
        </w:numPr>
        <w:rPr>
          <w:lang w:val="ru-RU"/>
        </w:rPr>
      </w:pPr>
      <w:r w:rsidRPr="00B10020">
        <w:rPr>
          <w:lang w:val="ru-RU"/>
        </w:rPr>
        <w:t>Игнорирование точности заменено на бонус к точности [</w:t>
      </w:r>
      <w:proofErr w:type="spellStart"/>
      <w:r w:rsidRPr="00B10020">
        <w:rPr>
          <w:lang w:val="ru-RU"/>
        </w:rPr>
        <w:t>accuracy</w:t>
      </w:r>
      <w:proofErr w:type="spellEnd"/>
      <w:r w:rsidRPr="00B10020">
        <w:rPr>
          <w:lang w:val="ru-RU"/>
        </w:rPr>
        <w:t>] +50%</w:t>
      </w:r>
    </w:p>
    <w:p w14:paraId="63CF8135" w14:textId="7A17FF44" w:rsidR="00F05BCE" w:rsidRPr="00F05BCE" w:rsidRDefault="00F05BCE" w:rsidP="00F05BCE">
      <w:pPr>
        <w:pStyle w:val="21"/>
        <w:rPr>
          <w:lang w:val="ru-RU"/>
        </w:rPr>
      </w:pPr>
      <w:r w:rsidRPr="00F05BCE">
        <w:rPr>
          <w:lang w:val="ru-RU"/>
        </w:rPr>
        <w:t>Прилипчивый туман (</w:t>
      </w:r>
      <w:r>
        <w:t>Clinging</w:t>
      </w:r>
      <w:r w:rsidRPr="00F05BCE">
        <w:rPr>
          <w:lang w:val="ru-RU"/>
        </w:rPr>
        <w:t xml:space="preserve"> </w:t>
      </w:r>
      <w:r>
        <w:t>Mist</w:t>
      </w:r>
      <w:r w:rsidRPr="00F05BCE">
        <w:rPr>
          <w:lang w:val="ru-RU"/>
        </w:rPr>
        <w:t>)</w:t>
      </w:r>
    </w:p>
    <w:p w14:paraId="2A9CCA69" w14:textId="3A53B045" w:rsidR="00F05BCE" w:rsidRPr="00F05BCE" w:rsidRDefault="00F05BCE" w:rsidP="00F05BCE">
      <w:pPr>
        <w:pStyle w:val="ae"/>
        <w:numPr>
          <w:ilvl w:val="0"/>
          <w:numId w:val="48"/>
        </w:numPr>
        <w:spacing w:after="160" w:line="259" w:lineRule="auto"/>
        <w:rPr>
          <w:lang w:val="ru-RU"/>
        </w:rPr>
      </w:pPr>
      <w:r w:rsidRPr="00F05BCE">
        <w:rPr>
          <w:lang w:val="ru-RU"/>
        </w:rPr>
        <w:t>Снижен штраф к точности [</w:t>
      </w:r>
      <w:r w:rsidRPr="00B10020">
        <w:t>accuracy</w:t>
      </w:r>
      <w:r w:rsidRPr="00F05BCE">
        <w:rPr>
          <w:lang w:val="ru-RU"/>
        </w:rPr>
        <w:t xml:space="preserve">] </w:t>
      </w:r>
      <w:r w:rsidR="005D39CD">
        <w:rPr>
          <w:lang w:val="ru-RU"/>
        </w:rPr>
        <w:t>-</w:t>
      </w:r>
      <w:r w:rsidRPr="00F05BCE">
        <w:rPr>
          <w:lang w:val="ru-RU"/>
        </w:rPr>
        <w:t xml:space="preserve">15% → </w:t>
      </w:r>
      <w:r w:rsidR="005D39CD">
        <w:rPr>
          <w:lang w:val="ru-RU"/>
        </w:rPr>
        <w:t>-</w:t>
      </w:r>
      <w:r w:rsidRPr="00F05BCE">
        <w:rPr>
          <w:lang w:val="ru-RU"/>
        </w:rPr>
        <w:t>10%</w:t>
      </w:r>
    </w:p>
    <w:p w14:paraId="5C0DF728" w14:textId="05A8D017" w:rsidR="00F05BCE" w:rsidRPr="00F05BCE" w:rsidRDefault="00F05BCE" w:rsidP="00F05BCE">
      <w:pPr>
        <w:pStyle w:val="21"/>
        <w:rPr>
          <w:lang w:val="ru-RU"/>
        </w:rPr>
      </w:pPr>
      <w:r w:rsidRPr="00F05BCE">
        <w:rPr>
          <w:lang w:val="ru-RU"/>
        </w:rPr>
        <w:t>Пробитое сопротивление (</w:t>
      </w:r>
      <w:r>
        <w:t>Sundered</w:t>
      </w:r>
      <w:r w:rsidRPr="00F05BCE">
        <w:rPr>
          <w:lang w:val="ru-RU"/>
        </w:rPr>
        <w:t xml:space="preserve"> </w:t>
      </w:r>
      <w:r>
        <w:t>Resistance</w:t>
      </w:r>
      <w:r w:rsidRPr="00F05BCE">
        <w:rPr>
          <w:lang w:val="ru-RU"/>
        </w:rPr>
        <w:t>)</w:t>
      </w:r>
    </w:p>
    <w:p w14:paraId="195AF5B1" w14:textId="28593EDA" w:rsidR="00F05BCE" w:rsidRPr="007B7529" w:rsidRDefault="00F05BCE" w:rsidP="00F05BCE">
      <w:pPr>
        <w:pStyle w:val="ae"/>
        <w:numPr>
          <w:ilvl w:val="0"/>
          <w:numId w:val="48"/>
        </w:numPr>
        <w:spacing w:after="160" w:line="259" w:lineRule="auto"/>
      </w:pPr>
      <w:proofErr w:type="spellStart"/>
      <w:r>
        <w:t>Уменьшено</w:t>
      </w:r>
      <w:proofErr w:type="spellEnd"/>
      <w:r>
        <w:t xml:space="preserve"> </w:t>
      </w:r>
      <w:proofErr w:type="spellStart"/>
      <w:r>
        <w:t>максимальное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эффектов</w:t>
      </w:r>
      <w:proofErr w:type="spellEnd"/>
      <w:r>
        <w:t xml:space="preserve"> 10 → 5</w:t>
      </w:r>
    </w:p>
    <w:p w14:paraId="4557DB67" w14:textId="4A3F3819" w:rsidR="007B7529" w:rsidRDefault="00CC60ED" w:rsidP="00D30BD0">
      <w:pPr>
        <w:pStyle w:val="21"/>
        <w:rPr>
          <w:lang w:val="ru-RU"/>
        </w:rPr>
      </w:pPr>
      <w:r w:rsidRPr="00CC60ED">
        <w:rPr>
          <w:lang w:val="ru-RU"/>
        </w:rPr>
        <w:t>Буйство</w:t>
      </w:r>
      <w:r w:rsidRPr="00CC60ED">
        <w:t xml:space="preserve"> </w:t>
      </w:r>
      <w:r>
        <w:rPr>
          <w:lang w:val="ru-RU"/>
        </w:rPr>
        <w:t>(</w:t>
      </w:r>
      <w:proofErr w:type="spellStart"/>
      <w:r w:rsidR="00D30BD0" w:rsidRPr="00D30BD0">
        <w:rPr>
          <w:lang w:val="ru-RU"/>
        </w:rPr>
        <w:t>Frenzy</w:t>
      </w:r>
      <w:proofErr w:type="spellEnd"/>
      <w:r>
        <w:rPr>
          <w:lang w:val="ru-RU"/>
        </w:rPr>
        <w:t>)</w:t>
      </w:r>
    </w:p>
    <w:p w14:paraId="43444F7E" w14:textId="23D7AEDA" w:rsidR="00561793" w:rsidRPr="00561793" w:rsidRDefault="006F6C7E" w:rsidP="00561793">
      <w:pPr>
        <w:pStyle w:val="a9"/>
        <w:numPr>
          <w:ilvl w:val="0"/>
          <w:numId w:val="48"/>
        </w:numPr>
        <w:rPr>
          <w:lang w:val="ru-RU"/>
        </w:rPr>
      </w:pPr>
      <w:r>
        <w:rPr>
          <w:lang w:val="ru-RU"/>
        </w:rPr>
        <w:t>Теперь эффект срабатывает только при нанесении урона по противникам</w:t>
      </w:r>
    </w:p>
    <w:p w14:paraId="07D7479B" w14:textId="079FED71" w:rsidR="00A246A6" w:rsidRPr="001E4110" w:rsidRDefault="00D66174" w:rsidP="00D66174">
      <w:pPr>
        <w:pStyle w:val="1"/>
      </w:pPr>
      <w:r>
        <w:rPr>
          <w:lang w:val="ru-RU"/>
        </w:rPr>
        <w:t>Книги</w:t>
      </w:r>
      <w:r w:rsidRPr="00CC60ED">
        <w:t xml:space="preserve"> (</w:t>
      </w:r>
      <w:r>
        <w:t>Tomes</w:t>
      </w:r>
      <w:r w:rsidRPr="00CC60ED">
        <w:t>)</w:t>
      </w:r>
    </w:p>
    <w:p w14:paraId="539430E7" w14:textId="5C060CE8" w:rsidR="00471200" w:rsidRPr="001E4110" w:rsidRDefault="0065759F" w:rsidP="0065759F">
      <w:pPr>
        <w:pStyle w:val="21"/>
      </w:pPr>
      <w:r w:rsidRPr="0065759F">
        <w:rPr>
          <w:lang w:val="ru-RU"/>
        </w:rPr>
        <w:t>Особенные</w:t>
      </w:r>
      <w:r w:rsidRPr="001E4110">
        <w:t xml:space="preserve"> </w:t>
      </w:r>
      <w:r w:rsidR="00471200" w:rsidRPr="001E4110">
        <w:t>(Special)</w:t>
      </w:r>
    </w:p>
    <w:p w14:paraId="724D42CA" w14:textId="410230DF" w:rsidR="00C86042" w:rsidRPr="00CC60ED" w:rsidRDefault="00CB5AC0" w:rsidP="0065759F">
      <w:pPr>
        <w:pStyle w:val="31"/>
      </w:pPr>
      <w:r w:rsidRPr="00CB5AC0">
        <w:rPr>
          <w:lang w:val="ru-RU"/>
        </w:rPr>
        <w:t>Тёмный</w:t>
      </w:r>
      <w:r w:rsidRPr="00CC60ED">
        <w:t xml:space="preserve"> </w:t>
      </w:r>
      <w:r w:rsidRPr="00CB5AC0">
        <w:rPr>
          <w:lang w:val="ru-RU"/>
        </w:rPr>
        <w:t>пакт</w:t>
      </w:r>
      <w:r w:rsidRPr="00CC60ED">
        <w:t xml:space="preserve"> (Eldritch Pact)</w:t>
      </w:r>
    </w:p>
    <w:p w14:paraId="247A3A15" w14:textId="25243714" w:rsidR="00CB5AC0" w:rsidRDefault="00ED5200" w:rsidP="00CB5AC0">
      <w:pPr>
        <w:pStyle w:val="a9"/>
        <w:numPr>
          <w:ilvl w:val="0"/>
          <w:numId w:val="48"/>
        </w:numPr>
        <w:rPr>
          <w:lang w:val="ru-RU"/>
        </w:rPr>
      </w:pPr>
      <w:r w:rsidRPr="00ED5200">
        <w:rPr>
          <w:lang w:val="ru-RU"/>
        </w:rPr>
        <w:t>Незначительная трансформация народа</w:t>
      </w:r>
      <w:r>
        <w:rPr>
          <w:lang w:val="ru-RU"/>
        </w:rPr>
        <w:t xml:space="preserve"> - </w:t>
      </w:r>
      <w:r w:rsidRPr="00ED5200">
        <w:rPr>
          <w:lang w:val="ru-RU"/>
        </w:rPr>
        <w:t>Мрачная плоть</w:t>
      </w:r>
      <w:r>
        <w:rPr>
          <w:lang w:val="ru-RU"/>
        </w:rPr>
        <w:t xml:space="preserve"> (</w:t>
      </w:r>
      <w:proofErr w:type="spellStart"/>
      <w:r w:rsidR="00E54B90" w:rsidRPr="00E54B90">
        <w:rPr>
          <w:lang w:val="ru-RU"/>
        </w:rPr>
        <w:t>Umbral</w:t>
      </w:r>
      <w:proofErr w:type="spellEnd"/>
      <w:r w:rsidR="00E54B90" w:rsidRPr="00E54B90">
        <w:rPr>
          <w:lang w:val="ru-RU"/>
        </w:rPr>
        <w:t xml:space="preserve"> </w:t>
      </w:r>
      <w:proofErr w:type="spellStart"/>
      <w:r w:rsidR="00E54B90" w:rsidRPr="00E54B90">
        <w:rPr>
          <w:lang w:val="ru-RU"/>
        </w:rPr>
        <w:t>Flesh</w:t>
      </w:r>
      <w:proofErr w:type="spellEnd"/>
      <w:r>
        <w:rPr>
          <w:lang w:val="ru-RU"/>
        </w:rPr>
        <w:t>)</w:t>
      </w:r>
    </w:p>
    <w:p w14:paraId="35754B20" w14:textId="273F14DD" w:rsidR="00E54B90" w:rsidRDefault="00E54B90" w:rsidP="00E54B90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lastRenderedPageBreak/>
        <w:t>Изменен бонус</w:t>
      </w:r>
      <w:r w:rsidR="00FD03F8">
        <w:rPr>
          <w:lang w:val="ru-RU"/>
        </w:rPr>
        <w:t xml:space="preserve"> города за провинции с ландшафтом Мрака (</w:t>
      </w:r>
      <w:proofErr w:type="spellStart"/>
      <w:r w:rsidR="001C3DFA" w:rsidRPr="001C3DFA">
        <w:rPr>
          <w:lang w:val="ru-RU"/>
        </w:rPr>
        <w:t>Gloom</w:t>
      </w:r>
      <w:proofErr w:type="spellEnd"/>
      <w:r w:rsidR="001C3DFA" w:rsidRPr="001C3DFA">
        <w:rPr>
          <w:lang w:val="ru-RU"/>
        </w:rPr>
        <w:t xml:space="preserve"> </w:t>
      </w:r>
      <w:proofErr w:type="spellStart"/>
      <w:r w:rsidR="001C3DFA" w:rsidRPr="001C3DFA">
        <w:rPr>
          <w:lang w:val="ru-RU"/>
        </w:rPr>
        <w:t>terrain</w:t>
      </w:r>
      <w:proofErr w:type="spellEnd"/>
      <w:r w:rsidR="00FD03F8">
        <w:rPr>
          <w:lang w:val="ru-RU"/>
        </w:rPr>
        <w:t>)</w:t>
      </w:r>
    </w:p>
    <w:p w14:paraId="18085587" w14:textId="4EE09331" w:rsidR="001C3DFA" w:rsidRDefault="001C3DFA" w:rsidP="001C3DFA">
      <w:pPr>
        <w:pStyle w:val="a9"/>
        <w:numPr>
          <w:ilvl w:val="2"/>
          <w:numId w:val="48"/>
        </w:numPr>
        <w:rPr>
          <w:lang w:val="ru-RU"/>
        </w:rPr>
      </w:pPr>
      <w:r>
        <w:rPr>
          <w:lang w:val="ru-RU"/>
        </w:rPr>
        <w:t xml:space="preserve">+2 </w:t>
      </w:r>
      <w:r w:rsidR="00B736C0" w:rsidRPr="00B736C0">
        <w:rPr>
          <w:lang w:val="ru-RU"/>
        </w:rPr>
        <w:t>[</w:t>
      </w:r>
      <w:proofErr w:type="spellStart"/>
      <w:r w:rsidR="00B736C0" w:rsidRPr="00B736C0">
        <w:rPr>
          <w:lang w:val="ru-RU"/>
        </w:rPr>
        <w:t>knowledge</w:t>
      </w:r>
      <w:proofErr w:type="spellEnd"/>
      <w:r w:rsidR="00B736C0" w:rsidRPr="00B736C0">
        <w:rPr>
          <w:lang w:val="ru-RU"/>
        </w:rPr>
        <w:t>]</w:t>
      </w:r>
      <w:r w:rsidR="00B736C0">
        <w:rPr>
          <w:lang w:val="ru-RU"/>
        </w:rPr>
        <w:t xml:space="preserve"> </w:t>
      </w:r>
      <w:r>
        <w:rPr>
          <w:lang w:val="ru-RU"/>
        </w:rPr>
        <w:t>-</w:t>
      </w:r>
      <w:r>
        <w:t>&gt;</w:t>
      </w:r>
      <w:r>
        <w:rPr>
          <w:lang w:val="ru-RU"/>
        </w:rPr>
        <w:t xml:space="preserve"> +1</w:t>
      </w:r>
      <w:r w:rsidR="00B736C0">
        <w:rPr>
          <w:lang w:val="ru-RU"/>
        </w:rPr>
        <w:t xml:space="preserve"> </w:t>
      </w:r>
      <w:r w:rsidR="00B736C0" w:rsidRPr="00B736C0">
        <w:rPr>
          <w:lang w:val="ru-RU"/>
        </w:rPr>
        <w:t>[</w:t>
      </w:r>
      <w:proofErr w:type="spellStart"/>
      <w:r w:rsidR="00B736C0" w:rsidRPr="00B736C0">
        <w:rPr>
          <w:lang w:val="ru-RU"/>
        </w:rPr>
        <w:t>knowledge</w:t>
      </w:r>
      <w:proofErr w:type="spellEnd"/>
      <w:r w:rsidR="00B736C0" w:rsidRPr="00B736C0">
        <w:rPr>
          <w:lang w:val="ru-RU"/>
        </w:rPr>
        <w:t>]</w:t>
      </w:r>
      <w:r>
        <w:rPr>
          <w:lang w:val="ru-RU"/>
        </w:rPr>
        <w:t xml:space="preserve"> +1</w:t>
      </w:r>
      <w:r w:rsidR="00BC1BC0">
        <w:rPr>
          <w:lang w:val="ru-RU"/>
        </w:rPr>
        <w:t xml:space="preserve"> </w:t>
      </w:r>
      <w:r w:rsidR="00BC1BC0" w:rsidRPr="00BC1BC0">
        <w:rPr>
          <w:lang w:val="ru-RU"/>
        </w:rPr>
        <w:t>[</w:t>
      </w:r>
      <w:proofErr w:type="spellStart"/>
      <w:r w:rsidR="00BC1BC0" w:rsidRPr="00BC1BC0">
        <w:rPr>
          <w:lang w:val="ru-RU"/>
        </w:rPr>
        <w:t>mana</w:t>
      </w:r>
      <w:proofErr w:type="spellEnd"/>
      <w:r w:rsidR="00BC1BC0" w:rsidRPr="00BC1BC0">
        <w:rPr>
          <w:lang w:val="ru-RU"/>
        </w:rPr>
        <w:t>]</w:t>
      </w:r>
    </w:p>
    <w:p w14:paraId="09EB968B" w14:textId="6EE60FD2" w:rsidR="000F42E9" w:rsidRDefault="000F42E9" w:rsidP="000F42E9">
      <w:pPr>
        <w:pStyle w:val="a9"/>
        <w:numPr>
          <w:ilvl w:val="0"/>
          <w:numId w:val="48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r w:rsidR="009E78AA" w:rsidRPr="009E78AA">
        <w:rPr>
          <w:lang w:val="ru-RU"/>
        </w:rPr>
        <w:t>Изгнание во мрак</w:t>
      </w:r>
      <w:r w:rsidR="009E78AA">
        <w:rPr>
          <w:lang w:val="ru-RU"/>
        </w:rPr>
        <w:t xml:space="preserve"> (</w:t>
      </w:r>
      <w:proofErr w:type="spellStart"/>
      <w:r w:rsidR="009E78AA" w:rsidRPr="009E78AA">
        <w:rPr>
          <w:lang w:val="ru-RU"/>
        </w:rPr>
        <w:t>Umbral</w:t>
      </w:r>
      <w:proofErr w:type="spellEnd"/>
      <w:r w:rsidR="009E78AA" w:rsidRPr="009E78AA">
        <w:rPr>
          <w:lang w:val="ru-RU"/>
        </w:rPr>
        <w:t xml:space="preserve"> </w:t>
      </w:r>
      <w:proofErr w:type="spellStart"/>
      <w:r w:rsidR="009E78AA" w:rsidRPr="009E78AA">
        <w:rPr>
          <w:lang w:val="ru-RU"/>
        </w:rPr>
        <w:t>Exile</w:t>
      </w:r>
      <w:proofErr w:type="spellEnd"/>
      <w:r w:rsidR="009E78AA">
        <w:rPr>
          <w:lang w:val="ru-RU"/>
        </w:rPr>
        <w:t>)</w:t>
      </w:r>
    </w:p>
    <w:p w14:paraId="2DF7B31D" w14:textId="1C00778F" w:rsidR="009E78AA" w:rsidRDefault="009E78AA" w:rsidP="009E78AA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>Не применяется к героям</w:t>
      </w:r>
    </w:p>
    <w:p w14:paraId="33FFF172" w14:textId="22A51264" w:rsidR="00D87D53" w:rsidRDefault="00AC60C4" w:rsidP="00D87D53">
      <w:pPr>
        <w:pStyle w:val="a9"/>
        <w:numPr>
          <w:ilvl w:val="0"/>
          <w:numId w:val="48"/>
        </w:numPr>
        <w:rPr>
          <w:lang w:val="ru-RU"/>
        </w:rPr>
      </w:pPr>
      <w:r>
        <w:rPr>
          <w:lang w:val="ru-RU"/>
        </w:rPr>
        <w:t>С</w:t>
      </w:r>
      <w:r w:rsidRPr="00AC60C4">
        <w:rPr>
          <w:lang w:val="ru-RU"/>
        </w:rPr>
        <w:t>тратегическое заклинание</w:t>
      </w:r>
      <w:r>
        <w:rPr>
          <w:lang w:val="ru-RU"/>
        </w:rPr>
        <w:t xml:space="preserve"> - </w:t>
      </w:r>
      <w:r w:rsidR="004B2868" w:rsidRPr="004B2868">
        <w:rPr>
          <w:lang w:val="ru-RU"/>
        </w:rPr>
        <w:t>Покров мрака</w:t>
      </w:r>
      <w:r w:rsidR="004B2868">
        <w:rPr>
          <w:lang w:val="ru-RU"/>
        </w:rPr>
        <w:t xml:space="preserve"> (</w:t>
      </w:r>
      <w:proofErr w:type="spellStart"/>
      <w:r w:rsidR="004B2868" w:rsidRPr="004B2868">
        <w:rPr>
          <w:lang w:val="ru-RU"/>
        </w:rPr>
        <w:t>Pall</w:t>
      </w:r>
      <w:proofErr w:type="spellEnd"/>
      <w:r w:rsidR="004B2868" w:rsidRPr="004B2868">
        <w:rPr>
          <w:lang w:val="ru-RU"/>
        </w:rPr>
        <w:t xml:space="preserve"> </w:t>
      </w:r>
      <w:proofErr w:type="spellStart"/>
      <w:r w:rsidR="004B2868" w:rsidRPr="004B2868">
        <w:rPr>
          <w:lang w:val="ru-RU"/>
        </w:rPr>
        <w:t>of</w:t>
      </w:r>
      <w:proofErr w:type="spellEnd"/>
      <w:r w:rsidR="004B2868" w:rsidRPr="004B2868">
        <w:rPr>
          <w:lang w:val="ru-RU"/>
        </w:rPr>
        <w:t xml:space="preserve"> </w:t>
      </w:r>
      <w:proofErr w:type="spellStart"/>
      <w:r w:rsidR="004B2868" w:rsidRPr="004B2868">
        <w:rPr>
          <w:lang w:val="ru-RU"/>
        </w:rPr>
        <w:t>Gloom</w:t>
      </w:r>
      <w:proofErr w:type="spellEnd"/>
      <w:r w:rsidR="004B2868">
        <w:rPr>
          <w:lang w:val="ru-RU"/>
        </w:rPr>
        <w:t>)</w:t>
      </w:r>
    </w:p>
    <w:p w14:paraId="11867516" w14:textId="0AC003BB" w:rsidR="004B2868" w:rsidRDefault="004B2868" w:rsidP="004B2868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>Теперь применяется только к выбранной провинции</w:t>
      </w:r>
    </w:p>
    <w:p w14:paraId="74823BE0" w14:textId="48CEEA89" w:rsidR="004B2868" w:rsidRDefault="00A61CDD" w:rsidP="004B2868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>Уменьшен урон по армии</w:t>
      </w:r>
      <w:r w:rsidR="00722095" w:rsidRPr="00722095">
        <w:rPr>
          <w:lang w:val="ru-RU"/>
        </w:rPr>
        <w:t xml:space="preserve"> </w:t>
      </w:r>
      <w:r w:rsidR="00722095">
        <w:rPr>
          <w:lang w:val="ru-RU"/>
        </w:rPr>
        <w:t>в провинции</w:t>
      </w:r>
    </w:p>
    <w:p w14:paraId="710F6A1E" w14:textId="6B11C2BE" w:rsidR="00A61CDD" w:rsidRPr="008F685C" w:rsidRDefault="00A61CDD" w:rsidP="00A61CDD">
      <w:pPr>
        <w:pStyle w:val="a9"/>
        <w:numPr>
          <w:ilvl w:val="2"/>
          <w:numId w:val="48"/>
        </w:numPr>
        <w:rPr>
          <w:lang w:val="ru-RU"/>
        </w:rPr>
      </w:pPr>
      <w:r>
        <w:rPr>
          <w:lang w:val="ru-RU"/>
        </w:rPr>
        <w:t xml:space="preserve">10 </w:t>
      </w:r>
      <w:r w:rsidR="0086227B" w:rsidRPr="0086227B">
        <w:rPr>
          <w:lang w:val="ru-RU"/>
        </w:rPr>
        <w:t>[</w:t>
      </w:r>
      <w:proofErr w:type="spellStart"/>
      <w:r w:rsidR="0086227B" w:rsidRPr="0086227B">
        <w:rPr>
          <w:lang w:val="ru-RU"/>
        </w:rPr>
        <w:t>cold</w:t>
      </w:r>
      <w:proofErr w:type="spellEnd"/>
      <w:r w:rsidR="0086227B" w:rsidRPr="0086227B">
        <w:rPr>
          <w:lang w:val="ru-RU"/>
        </w:rPr>
        <w:t>]</w:t>
      </w:r>
      <w:r w:rsidR="0086227B">
        <w:t xml:space="preserve"> </w:t>
      </w:r>
      <w:r>
        <w:rPr>
          <w:lang w:val="ru-RU"/>
        </w:rPr>
        <w:t xml:space="preserve">10 </w:t>
      </w:r>
      <w:r w:rsidR="00C45EF7" w:rsidRPr="00C45EF7">
        <w:rPr>
          <w:lang w:val="ru-RU"/>
        </w:rPr>
        <w:t>[</w:t>
      </w:r>
      <w:proofErr w:type="spellStart"/>
      <w:r w:rsidR="00C45EF7" w:rsidRPr="00C45EF7">
        <w:rPr>
          <w:lang w:val="ru-RU"/>
        </w:rPr>
        <w:t>poison</w:t>
      </w:r>
      <w:proofErr w:type="spellEnd"/>
      <w:r w:rsidR="00C45EF7" w:rsidRPr="00C45EF7">
        <w:rPr>
          <w:lang w:val="ru-RU"/>
        </w:rPr>
        <w:t>]</w:t>
      </w:r>
      <w:r w:rsidR="00C45EF7">
        <w:t xml:space="preserve"> </w:t>
      </w:r>
      <w:r>
        <w:rPr>
          <w:lang w:val="ru-RU"/>
        </w:rPr>
        <w:t>-</w:t>
      </w:r>
      <w:r>
        <w:t>&gt; 2</w:t>
      </w:r>
      <w:r w:rsidR="0086227B">
        <w:t xml:space="preserve"> </w:t>
      </w:r>
      <w:r w:rsidR="0086227B" w:rsidRPr="0086227B">
        <w:t>[cold]</w:t>
      </w:r>
      <w:r>
        <w:t xml:space="preserve"> 2</w:t>
      </w:r>
      <w:r w:rsidR="00C45EF7">
        <w:t xml:space="preserve"> </w:t>
      </w:r>
      <w:r w:rsidR="00C45EF7" w:rsidRPr="00C45EF7">
        <w:t>[poison]</w:t>
      </w:r>
    </w:p>
    <w:p w14:paraId="09CD97B9" w14:textId="7616B0D1" w:rsidR="008F685C" w:rsidRDefault="008F685C" w:rsidP="008F685C">
      <w:pPr>
        <w:pStyle w:val="a9"/>
        <w:numPr>
          <w:ilvl w:val="1"/>
          <w:numId w:val="48"/>
        </w:numPr>
        <w:rPr>
          <w:lang w:val="ru-RU"/>
        </w:rPr>
      </w:pPr>
      <w:r>
        <w:rPr>
          <w:lang w:val="ru-RU"/>
        </w:rPr>
        <w:t>Добавлен эффект по армии</w:t>
      </w:r>
      <w:r w:rsidR="00EF27F6">
        <w:rPr>
          <w:lang w:val="ru-RU"/>
        </w:rPr>
        <w:t xml:space="preserve"> в провинции</w:t>
      </w:r>
    </w:p>
    <w:p w14:paraId="2DB21CF6" w14:textId="7463FEC9" w:rsidR="008F685C" w:rsidRPr="00CB5AC0" w:rsidRDefault="004338FD" w:rsidP="008F685C">
      <w:pPr>
        <w:pStyle w:val="a9"/>
        <w:numPr>
          <w:ilvl w:val="2"/>
          <w:numId w:val="48"/>
        </w:numPr>
        <w:rPr>
          <w:lang w:val="ru-RU"/>
        </w:rPr>
      </w:pPr>
      <w:r>
        <w:rPr>
          <w:lang w:val="ru-RU"/>
        </w:rPr>
        <w:t>В</w:t>
      </w:r>
      <w:r w:rsidR="005102B8" w:rsidRPr="005102B8">
        <w:rPr>
          <w:lang w:val="ru-RU"/>
        </w:rPr>
        <w:t xml:space="preserve">ражеские воины получают -2 </w:t>
      </w:r>
      <w:r w:rsidR="00153030" w:rsidRPr="00153030">
        <w:rPr>
          <w:lang w:val="ru-RU"/>
        </w:rPr>
        <w:t>[</w:t>
      </w:r>
      <w:proofErr w:type="spellStart"/>
      <w:r w:rsidR="00153030" w:rsidRPr="00153030">
        <w:rPr>
          <w:lang w:val="ru-RU"/>
        </w:rPr>
        <w:t>poisonresist</w:t>
      </w:r>
      <w:proofErr w:type="spellEnd"/>
      <w:r w:rsidR="00153030" w:rsidRPr="00153030">
        <w:rPr>
          <w:lang w:val="ru-RU"/>
        </w:rPr>
        <w:t>]</w:t>
      </w:r>
      <w:r w:rsidR="00153030">
        <w:rPr>
          <w:lang w:val="ru-RU"/>
        </w:rPr>
        <w:t xml:space="preserve"> </w:t>
      </w:r>
      <w:r w:rsidR="005102B8" w:rsidRPr="005102B8">
        <w:rPr>
          <w:lang w:val="ru-RU"/>
        </w:rPr>
        <w:t>-2</w:t>
      </w:r>
      <w:r w:rsidR="007A6D76">
        <w:rPr>
          <w:lang w:val="ru-RU"/>
        </w:rPr>
        <w:t xml:space="preserve"> </w:t>
      </w:r>
      <w:r w:rsidR="007A6D76" w:rsidRPr="007A6D76">
        <w:rPr>
          <w:lang w:val="ru-RU"/>
        </w:rPr>
        <w:t>[</w:t>
      </w:r>
      <w:proofErr w:type="spellStart"/>
      <w:r w:rsidR="007A6D76" w:rsidRPr="007A6D76">
        <w:rPr>
          <w:lang w:val="ru-RU"/>
        </w:rPr>
        <w:t>coldresist</w:t>
      </w:r>
      <w:proofErr w:type="spellEnd"/>
      <w:r w:rsidR="007A6D76" w:rsidRPr="007A6D76">
        <w:rPr>
          <w:lang w:val="ru-RU"/>
        </w:rPr>
        <w:t>]</w:t>
      </w:r>
      <w:r w:rsidR="005102B8" w:rsidRPr="005102B8">
        <w:rPr>
          <w:lang w:val="ru-RU"/>
        </w:rPr>
        <w:t xml:space="preserve"> на 1 </w:t>
      </w:r>
      <w:r w:rsidRPr="004338FD">
        <w:rPr>
          <w:lang w:val="ru-RU"/>
        </w:rPr>
        <w:t>[</w:t>
      </w:r>
      <w:proofErr w:type="spellStart"/>
      <w:r w:rsidRPr="004338FD">
        <w:rPr>
          <w:lang w:val="ru-RU"/>
        </w:rPr>
        <w:t>turn</w:t>
      </w:r>
      <w:proofErr w:type="spellEnd"/>
      <w:r w:rsidRPr="004338FD">
        <w:rPr>
          <w:lang w:val="ru-RU"/>
        </w:rPr>
        <w:t>]</w:t>
      </w:r>
      <w:r w:rsidR="005102B8" w:rsidRPr="005102B8">
        <w:rPr>
          <w:lang w:val="ru-RU"/>
        </w:rPr>
        <w:t xml:space="preserve"> на глобальной карте</w:t>
      </w:r>
    </w:p>
    <w:p w14:paraId="5B2B7BF6" w14:textId="49F08079" w:rsidR="00A246A6" w:rsidRPr="004948AB" w:rsidRDefault="00A246A6" w:rsidP="0065759F">
      <w:pPr>
        <w:pStyle w:val="31"/>
        <w:rPr>
          <w:lang w:val="ru-RU"/>
        </w:rPr>
      </w:pPr>
      <w:r w:rsidRPr="00D66174">
        <w:rPr>
          <w:lang w:val="ru-RU"/>
        </w:rPr>
        <w:t>Пакт</w:t>
      </w:r>
      <w:r w:rsidRPr="004948AB">
        <w:rPr>
          <w:lang w:val="ru-RU"/>
        </w:rPr>
        <w:t xml:space="preserve"> </w:t>
      </w:r>
      <w:r w:rsidRPr="00D66174">
        <w:rPr>
          <w:lang w:val="ru-RU"/>
        </w:rPr>
        <w:t>Кристалла</w:t>
      </w:r>
      <w:r w:rsidRPr="004948AB">
        <w:rPr>
          <w:lang w:val="ru-RU"/>
        </w:rPr>
        <w:t xml:space="preserve"> (</w:t>
      </w:r>
      <w:r w:rsidR="003C46F2" w:rsidRPr="003C46F2">
        <w:t>Crystal</w:t>
      </w:r>
      <w:r w:rsidR="003C46F2" w:rsidRPr="004948AB">
        <w:rPr>
          <w:lang w:val="ru-RU"/>
        </w:rPr>
        <w:t xml:space="preserve"> </w:t>
      </w:r>
      <w:r w:rsidR="003C46F2" w:rsidRPr="003C46F2">
        <w:t>Pact</w:t>
      </w:r>
      <w:r w:rsidRPr="004948AB">
        <w:rPr>
          <w:lang w:val="ru-RU"/>
        </w:rPr>
        <w:t>)</w:t>
      </w:r>
    </w:p>
    <w:p w14:paraId="68209098" w14:textId="741BE8FA" w:rsidR="00D66174" w:rsidRPr="00D048FF" w:rsidRDefault="00D66174">
      <w:pPr>
        <w:pStyle w:val="a9"/>
        <w:numPr>
          <w:ilvl w:val="0"/>
          <w:numId w:val="30"/>
        </w:numPr>
        <w:rPr>
          <w:lang w:val="ru-RU"/>
        </w:rPr>
      </w:pPr>
      <w:r>
        <w:rPr>
          <w:lang w:val="ru-RU"/>
        </w:rPr>
        <w:t>Юнит</w:t>
      </w:r>
      <w:r w:rsidRPr="00D048FF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D048FF">
        <w:rPr>
          <w:lang w:val="ru-RU"/>
        </w:rPr>
        <w:t xml:space="preserve"> </w:t>
      </w:r>
      <w:proofErr w:type="spellStart"/>
      <w:r w:rsidRPr="00F21898">
        <w:rPr>
          <w:lang w:val="ru-RU"/>
        </w:rPr>
        <w:t>Литориновый</w:t>
      </w:r>
      <w:proofErr w:type="spellEnd"/>
      <w:r w:rsidRPr="00D048FF">
        <w:rPr>
          <w:lang w:val="ru-RU"/>
        </w:rPr>
        <w:t xml:space="preserve"> </w:t>
      </w:r>
      <w:r w:rsidRPr="00F21898">
        <w:rPr>
          <w:lang w:val="ru-RU"/>
        </w:rPr>
        <w:t>копьеносец</w:t>
      </w:r>
      <w:r w:rsidRPr="00D048FF">
        <w:rPr>
          <w:lang w:val="ru-RU"/>
        </w:rPr>
        <w:t xml:space="preserve"> (</w:t>
      </w:r>
      <w:proofErr w:type="spellStart"/>
      <w:r w:rsidRPr="00E17FAC">
        <w:t>Lithorine</w:t>
      </w:r>
      <w:proofErr w:type="spellEnd"/>
      <w:r w:rsidRPr="00D048FF">
        <w:rPr>
          <w:lang w:val="ru-RU"/>
        </w:rPr>
        <w:t xml:space="preserve"> </w:t>
      </w:r>
      <w:proofErr w:type="spellStart"/>
      <w:r w:rsidRPr="00E17FAC">
        <w:t>Shardlancer</w:t>
      </w:r>
      <w:proofErr w:type="spellEnd"/>
      <w:r w:rsidRPr="00D048FF">
        <w:rPr>
          <w:lang w:val="ru-RU"/>
        </w:rPr>
        <w:t xml:space="preserve">) </w:t>
      </w:r>
      <w:r w:rsidR="005D39CD">
        <w:rPr>
          <w:lang w:val="ru-RU"/>
        </w:rPr>
        <w:t>-</w:t>
      </w:r>
      <w:r w:rsidRPr="00D048FF">
        <w:rPr>
          <w:lang w:val="ru-RU"/>
        </w:rPr>
        <w:t xml:space="preserve"> </w:t>
      </w:r>
      <w:r w:rsidRPr="00DA52D0">
        <w:rPr>
          <w:lang w:val="ru-RU"/>
        </w:rPr>
        <w:t>теперь</w:t>
      </w:r>
      <w:r w:rsidRPr="00D048FF">
        <w:rPr>
          <w:lang w:val="ru-RU"/>
        </w:rPr>
        <w:t xml:space="preserve"> </w:t>
      </w:r>
      <w:proofErr w:type="spellStart"/>
      <w:r w:rsidRPr="00DA52D0">
        <w:rPr>
          <w:lang w:val="ru-RU"/>
        </w:rPr>
        <w:t>Т</w:t>
      </w:r>
      <w:r w:rsidRPr="00D048FF">
        <w:rPr>
          <w:lang w:val="ru-RU"/>
        </w:rPr>
        <w:t>1</w:t>
      </w:r>
      <w:proofErr w:type="spellEnd"/>
    </w:p>
    <w:p w14:paraId="44580969" w14:textId="6C11A1AE" w:rsidR="00D66174" w:rsidRPr="0058174E" w:rsidRDefault="00D66174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Активная</w:t>
      </w:r>
      <w:r w:rsidRPr="0058174E">
        <w:rPr>
          <w:lang w:val="ru-RU"/>
        </w:rPr>
        <w:t xml:space="preserve"> </w:t>
      </w:r>
      <w:r>
        <w:rPr>
          <w:lang w:val="ru-RU"/>
        </w:rPr>
        <w:t xml:space="preserve">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58174E">
        <w:rPr>
          <w:lang w:val="ru-RU"/>
        </w:rPr>
        <w:t>Удар в рукопашной</w:t>
      </w:r>
      <w:r>
        <w:rPr>
          <w:lang w:val="ru-RU"/>
        </w:rPr>
        <w:t xml:space="preserve"> (</w:t>
      </w:r>
      <w:r w:rsidRPr="00955F66">
        <w:t>Melee</w:t>
      </w:r>
      <w:r w:rsidRPr="0058174E">
        <w:rPr>
          <w:lang w:val="ru-RU"/>
        </w:rPr>
        <w:t xml:space="preserve"> </w:t>
      </w:r>
      <w:r w:rsidRPr="00955F66">
        <w:t>Strike</w:t>
      </w:r>
      <w:r>
        <w:rPr>
          <w:lang w:val="ru-RU"/>
        </w:rPr>
        <w:t xml:space="preserve">): </w:t>
      </w:r>
      <w:r w:rsidRPr="0058174E">
        <w:rPr>
          <w:lang w:val="ru-RU"/>
        </w:rPr>
        <w:t>8</w:t>
      </w:r>
      <w:r w:rsidR="005268BE">
        <w:rPr>
          <w:lang w:val="ru-RU"/>
        </w:rPr>
        <w:t xml:space="preserve"> </w:t>
      </w:r>
      <w:r w:rsidRPr="0058174E">
        <w:rPr>
          <w:lang w:val="ru-RU"/>
        </w:rPr>
        <w:t>[</w:t>
      </w:r>
      <w:r w:rsidRPr="00955F66">
        <w:t>physical</w:t>
      </w:r>
      <w:r w:rsidRPr="0058174E">
        <w:rPr>
          <w:lang w:val="ru-RU"/>
        </w:rPr>
        <w:t>]</w:t>
      </w:r>
      <w:r w:rsidR="00FC111D">
        <w:rPr>
          <w:lang w:val="ru-RU"/>
        </w:rPr>
        <w:t xml:space="preserve"> </w:t>
      </w:r>
      <w:r w:rsidRPr="0058174E">
        <w:rPr>
          <w:lang w:val="ru-RU"/>
        </w:rPr>
        <w:t>4</w:t>
      </w:r>
      <w:r w:rsidR="005268BE">
        <w:rPr>
          <w:lang w:val="ru-RU"/>
        </w:rPr>
        <w:t xml:space="preserve"> </w:t>
      </w:r>
      <w:r w:rsidRPr="0058174E">
        <w:rPr>
          <w:lang w:val="ru-RU"/>
        </w:rPr>
        <w:t>[</w:t>
      </w:r>
      <w:r w:rsidRPr="00955F66">
        <w:t>lightning</w:t>
      </w:r>
      <w:r w:rsidRPr="0058174E">
        <w:rPr>
          <w:lang w:val="ru-RU"/>
        </w:rPr>
        <w:t>]</w:t>
      </w:r>
    </w:p>
    <w:p w14:paraId="006DD418" w14:textId="2135FED8" w:rsidR="00D66174" w:rsidRPr="009A7AC1" w:rsidRDefault="00D66174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Активная</w:t>
      </w:r>
      <w:r w:rsidRPr="009A7AC1">
        <w:rPr>
          <w:lang w:val="ru-RU"/>
        </w:rPr>
        <w:t xml:space="preserve"> </w:t>
      </w:r>
      <w:r>
        <w:rPr>
          <w:lang w:val="ru-RU"/>
        </w:rPr>
        <w:t>способность</w:t>
      </w:r>
      <w:r w:rsidRPr="009A7AC1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9A7AC1">
        <w:rPr>
          <w:lang w:val="ru-RU"/>
        </w:rPr>
        <w:t xml:space="preserve"> Поражающий выпад</w:t>
      </w:r>
      <w:r>
        <w:rPr>
          <w:lang w:val="ru-RU"/>
        </w:rPr>
        <w:t xml:space="preserve"> (</w:t>
      </w:r>
      <w:r w:rsidRPr="0058174E">
        <w:t>Pinning</w:t>
      </w:r>
      <w:r w:rsidRPr="009A7AC1">
        <w:rPr>
          <w:lang w:val="ru-RU"/>
        </w:rPr>
        <w:t xml:space="preserve"> </w:t>
      </w:r>
      <w:r w:rsidRPr="0058174E">
        <w:t>Thrust</w:t>
      </w:r>
      <w:r>
        <w:rPr>
          <w:lang w:val="ru-RU"/>
        </w:rPr>
        <w:t xml:space="preserve">): </w:t>
      </w:r>
      <w:r w:rsidRPr="009A7AC1">
        <w:rPr>
          <w:lang w:val="ru-RU"/>
        </w:rPr>
        <w:t>10</w:t>
      </w:r>
      <w:r w:rsidR="005268BE">
        <w:rPr>
          <w:lang w:val="ru-RU"/>
        </w:rPr>
        <w:t xml:space="preserve"> </w:t>
      </w:r>
      <w:r w:rsidRPr="009A7AC1">
        <w:rPr>
          <w:lang w:val="ru-RU"/>
        </w:rPr>
        <w:t>[</w:t>
      </w:r>
      <w:r w:rsidRPr="00955F66">
        <w:t>physical</w:t>
      </w:r>
      <w:r w:rsidRPr="009A7AC1">
        <w:rPr>
          <w:lang w:val="ru-RU"/>
        </w:rPr>
        <w:t>]</w:t>
      </w:r>
      <w:r w:rsidR="00FC111D">
        <w:rPr>
          <w:lang w:val="ru-RU"/>
        </w:rPr>
        <w:t xml:space="preserve"> </w:t>
      </w:r>
      <w:r w:rsidRPr="009A7AC1">
        <w:rPr>
          <w:lang w:val="ru-RU"/>
        </w:rPr>
        <w:t>10</w:t>
      </w:r>
      <w:r w:rsidR="005268BE">
        <w:rPr>
          <w:lang w:val="ru-RU"/>
        </w:rPr>
        <w:t xml:space="preserve"> </w:t>
      </w:r>
      <w:r w:rsidRPr="009A7AC1">
        <w:rPr>
          <w:lang w:val="ru-RU"/>
        </w:rPr>
        <w:t>[</w:t>
      </w:r>
      <w:r w:rsidRPr="0058174E">
        <w:t>lightning</w:t>
      </w:r>
      <w:r w:rsidRPr="009A7AC1">
        <w:rPr>
          <w:lang w:val="ru-RU"/>
        </w:rPr>
        <w:t>]</w:t>
      </w:r>
    </w:p>
    <w:p w14:paraId="106E531F" w14:textId="3B623368" w:rsidR="00D66174" w:rsidRPr="00DA52D0" w:rsidRDefault="00D66174">
      <w:pPr>
        <w:pStyle w:val="a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Юнит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 w:rsidRPr="00B42B18">
        <w:rPr>
          <w:lang w:val="ru-RU"/>
        </w:rPr>
        <w:t>Литориновый</w:t>
      </w:r>
      <w:proofErr w:type="spellEnd"/>
      <w:r w:rsidRPr="00B42B18">
        <w:rPr>
          <w:lang w:val="ru-RU"/>
        </w:rPr>
        <w:t xml:space="preserve"> сердечник</w:t>
      </w:r>
      <w:r>
        <w:rPr>
          <w:lang w:val="ru-RU"/>
        </w:rPr>
        <w:t xml:space="preserve"> (</w:t>
      </w:r>
      <w:proofErr w:type="spellStart"/>
      <w:r w:rsidRPr="00DA52D0">
        <w:rPr>
          <w:lang w:val="ru-RU"/>
        </w:rPr>
        <w:t>Lithorine</w:t>
      </w:r>
      <w:proofErr w:type="spellEnd"/>
      <w:r w:rsidRPr="00DA52D0">
        <w:rPr>
          <w:lang w:val="ru-RU"/>
        </w:rPr>
        <w:t xml:space="preserve"> Core</w:t>
      </w:r>
      <w:r>
        <w:rPr>
          <w:lang w:val="ru-RU"/>
        </w:rPr>
        <w:t>)</w:t>
      </w:r>
      <w:r w:rsidRPr="00DA52D0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DA52D0">
        <w:rPr>
          <w:lang w:val="ru-RU"/>
        </w:rPr>
        <w:t xml:space="preserve"> теперь </w:t>
      </w:r>
      <w:proofErr w:type="spellStart"/>
      <w:r w:rsidRPr="00DA52D0">
        <w:rPr>
          <w:lang w:val="ru-RU"/>
        </w:rPr>
        <w:t>Т3</w:t>
      </w:r>
      <w:proofErr w:type="spellEnd"/>
    </w:p>
    <w:p w14:paraId="73777ACA" w14:textId="3DCFF28E" w:rsidR="00D66174" w:rsidRPr="00AF51E4" w:rsidRDefault="00D66174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Активная</w:t>
      </w:r>
      <w:r w:rsidRPr="0058174E">
        <w:rPr>
          <w:lang w:val="ru-RU"/>
        </w:rPr>
        <w:t xml:space="preserve"> </w:t>
      </w:r>
      <w:r>
        <w:rPr>
          <w:lang w:val="ru-RU"/>
        </w:rPr>
        <w:t xml:space="preserve">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AF51E4">
        <w:rPr>
          <w:lang w:val="ru-RU"/>
        </w:rPr>
        <w:t>Взрыв кристаллов</w:t>
      </w:r>
      <w:r w:rsidRPr="00AF51E4">
        <w:rPr>
          <w:rFonts w:cs="Segoe UI Symbol"/>
          <w:lang w:val="ru-RU"/>
        </w:rPr>
        <w:t xml:space="preserve"> (</w:t>
      </w:r>
      <w:r w:rsidRPr="00B42B18">
        <w:t>Crystal</w:t>
      </w:r>
      <w:r w:rsidRPr="00AF51E4">
        <w:rPr>
          <w:lang w:val="ru-RU"/>
        </w:rPr>
        <w:t xml:space="preserve"> </w:t>
      </w:r>
      <w:r w:rsidRPr="00B42B18">
        <w:t>Blast</w:t>
      </w:r>
      <w:r w:rsidRPr="00AF51E4">
        <w:rPr>
          <w:lang w:val="ru-RU"/>
        </w:rPr>
        <w:t>): 10</w:t>
      </w:r>
      <w:r w:rsidR="005268BE">
        <w:rPr>
          <w:lang w:val="ru-RU"/>
        </w:rPr>
        <w:t xml:space="preserve"> </w:t>
      </w:r>
      <w:r w:rsidRPr="00AF51E4">
        <w:rPr>
          <w:lang w:val="ru-RU"/>
        </w:rPr>
        <w:t>[</w:t>
      </w:r>
      <w:r w:rsidRPr="00955F66">
        <w:t>physical</w:t>
      </w:r>
      <w:r w:rsidRPr="00AF51E4">
        <w:rPr>
          <w:lang w:val="ru-RU"/>
        </w:rPr>
        <w:t>]</w:t>
      </w:r>
      <w:r w:rsidR="00FC111D">
        <w:rPr>
          <w:lang w:val="ru-RU"/>
        </w:rPr>
        <w:t xml:space="preserve"> </w:t>
      </w:r>
      <w:r w:rsidRPr="00AF51E4">
        <w:rPr>
          <w:lang w:val="ru-RU"/>
        </w:rPr>
        <w:t>10</w:t>
      </w:r>
      <w:r w:rsidR="005268BE">
        <w:rPr>
          <w:lang w:val="ru-RU"/>
        </w:rPr>
        <w:t xml:space="preserve"> </w:t>
      </w:r>
      <w:r w:rsidRPr="00AF51E4">
        <w:rPr>
          <w:lang w:val="ru-RU"/>
        </w:rPr>
        <w:t>[</w:t>
      </w:r>
      <w:r w:rsidRPr="0058174E">
        <w:t>lightning</w:t>
      </w:r>
      <w:r w:rsidRPr="00AF51E4">
        <w:rPr>
          <w:lang w:val="ru-RU"/>
        </w:rPr>
        <w:t>]</w:t>
      </w:r>
    </w:p>
    <w:p w14:paraId="49AE9B5E" w14:textId="1AB0670E" w:rsidR="00D66174" w:rsidRPr="00DA52D0" w:rsidRDefault="00D66174">
      <w:pPr>
        <w:pStyle w:val="a9"/>
        <w:numPr>
          <w:ilvl w:val="1"/>
          <w:numId w:val="30"/>
        </w:numPr>
        <w:rPr>
          <w:lang w:val="ru-RU"/>
        </w:rPr>
      </w:pPr>
      <w:r>
        <w:rPr>
          <w:lang w:val="ru-RU"/>
        </w:rPr>
        <w:t>Активная</w:t>
      </w:r>
      <w:r w:rsidRPr="0058174E">
        <w:rPr>
          <w:lang w:val="ru-RU"/>
        </w:rPr>
        <w:t xml:space="preserve"> </w:t>
      </w:r>
      <w:r>
        <w:rPr>
          <w:lang w:val="ru-RU"/>
        </w:rPr>
        <w:t xml:space="preserve">способность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AF51E4">
        <w:rPr>
          <w:lang w:val="ru-RU"/>
        </w:rPr>
        <w:t>Связанные сердечники</w:t>
      </w:r>
      <w:r>
        <w:rPr>
          <w:lang w:val="ru-RU"/>
        </w:rPr>
        <w:t xml:space="preserve"> (</w:t>
      </w:r>
      <w:r w:rsidRPr="00DA52D0">
        <w:rPr>
          <w:lang w:val="ru-RU"/>
        </w:rPr>
        <w:t xml:space="preserve">Core Link) </w:t>
      </w:r>
      <w:r w:rsidR="005D39CD">
        <w:rPr>
          <w:lang w:val="ru-RU"/>
        </w:rPr>
        <w:t>-</w:t>
      </w:r>
      <w:r w:rsidRPr="00DA52D0">
        <w:rPr>
          <w:lang w:val="ru-RU"/>
        </w:rPr>
        <w:t xml:space="preserve"> делит урон 50</w:t>
      </w:r>
      <w:r w:rsidR="00F84E02" w:rsidRPr="00F84E02">
        <w:rPr>
          <w:lang w:val="ru-RU"/>
        </w:rPr>
        <w:t>/</w:t>
      </w:r>
      <w:r w:rsidRPr="00DA52D0">
        <w:rPr>
          <w:lang w:val="ru-RU"/>
        </w:rPr>
        <w:t>50</w:t>
      </w:r>
    </w:p>
    <w:p w14:paraId="4A8B50AC" w14:textId="77777777" w:rsidR="00D66174" w:rsidRPr="00DA52D0" w:rsidRDefault="00D66174">
      <w:pPr>
        <w:pStyle w:val="a9"/>
        <w:numPr>
          <w:ilvl w:val="1"/>
          <w:numId w:val="30"/>
        </w:numPr>
        <w:rPr>
          <w:lang w:val="ru-RU"/>
        </w:rPr>
      </w:pPr>
      <w:r w:rsidRPr="00DA52D0">
        <w:rPr>
          <w:lang w:val="ru-RU"/>
        </w:rPr>
        <w:t>убрана медаль чемпиона</w:t>
      </w:r>
    </w:p>
    <w:p w14:paraId="5DA2A30F" w14:textId="66B7B899" w:rsidR="00D66174" w:rsidRPr="00DA52D0" w:rsidRDefault="00D66174">
      <w:pPr>
        <w:pStyle w:val="a9"/>
        <w:numPr>
          <w:ilvl w:val="0"/>
          <w:numId w:val="30"/>
        </w:numPr>
        <w:rPr>
          <w:lang w:val="ru-RU"/>
        </w:rPr>
      </w:pPr>
      <w:r>
        <w:rPr>
          <w:lang w:val="ru-RU"/>
        </w:rPr>
        <w:t>З</w:t>
      </w:r>
      <w:r w:rsidRPr="00DA52D0">
        <w:rPr>
          <w:lang w:val="ru-RU"/>
        </w:rPr>
        <w:t>аклинание</w:t>
      </w:r>
      <w:r>
        <w:rPr>
          <w:lang w:val="ru-RU"/>
        </w:rPr>
        <w:t xml:space="preserve"> в бою </w:t>
      </w:r>
      <w:r w:rsidR="005D39CD">
        <w:rPr>
          <w:lang w:val="ru-RU"/>
        </w:rPr>
        <w:t>-</w:t>
      </w:r>
      <w:r>
        <w:rPr>
          <w:lang w:val="ru-RU"/>
        </w:rPr>
        <w:t xml:space="preserve"> </w:t>
      </w:r>
      <w:r w:rsidRPr="00603BC3">
        <w:rPr>
          <w:lang w:val="ru-RU"/>
        </w:rPr>
        <w:t>Кристаллическая квинтэссенция</w:t>
      </w:r>
      <w:r w:rsidRPr="00DA52D0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DA52D0">
        <w:rPr>
          <w:lang w:val="ru-RU"/>
        </w:rPr>
        <w:t>Crystallize</w:t>
      </w:r>
      <w:proofErr w:type="spellEnd"/>
      <w:r w:rsidRPr="00DA52D0">
        <w:rPr>
          <w:lang w:val="ru-RU"/>
        </w:rPr>
        <w:t xml:space="preserve"> </w:t>
      </w:r>
      <w:proofErr w:type="spellStart"/>
      <w:r w:rsidRPr="00DA52D0">
        <w:rPr>
          <w:lang w:val="ru-RU"/>
        </w:rPr>
        <w:t>Essence</w:t>
      </w:r>
      <w:proofErr w:type="spellEnd"/>
      <w:r>
        <w:rPr>
          <w:lang w:val="ru-RU"/>
        </w:rPr>
        <w:t>)</w:t>
      </w:r>
      <w:r w:rsidRPr="00DA52D0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DA52D0">
        <w:rPr>
          <w:lang w:val="ru-RU"/>
        </w:rPr>
        <w:t xml:space="preserve"> заменены трансформации трупов</w:t>
      </w:r>
    </w:p>
    <w:p w14:paraId="435668B7" w14:textId="5D4F83C2" w:rsidR="00D66174" w:rsidRPr="00C94066" w:rsidRDefault="00D66174">
      <w:pPr>
        <w:pStyle w:val="a9"/>
        <w:numPr>
          <w:ilvl w:val="1"/>
          <w:numId w:val="30"/>
        </w:numPr>
      </w:pPr>
      <w:r w:rsidRPr="00DA52D0">
        <w:rPr>
          <w:lang w:val="ru-RU"/>
        </w:rPr>
        <w:t>Т</w:t>
      </w:r>
      <w:r w:rsidRPr="00C94066">
        <w:t xml:space="preserve">1 </w:t>
      </w:r>
      <w:r w:rsidR="005D39CD">
        <w:t>-</w:t>
      </w:r>
      <w:r w:rsidRPr="00C94066">
        <w:t xml:space="preserve"> </w:t>
      </w:r>
      <w:proofErr w:type="spellStart"/>
      <w:r w:rsidRPr="00F21898">
        <w:rPr>
          <w:lang w:val="ru-RU"/>
        </w:rPr>
        <w:t>Литориновый</w:t>
      </w:r>
      <w:proofErr w:type="spellEnd"/>
      <w:r w:rsidRPr="00C94066">
        <w:t xml:space="preserve"> </w:t>
      </w:r>
      <w:r w:rsidRPr="00F21898">
        <w:rPr>
          <w:lang w:val="ru-RU"/>
        </w:rPr>
        <w:t>копьеносец</w:t>
      </w:r>
      <w:r w:rsidRPr="00C94066">
        <w:t xml:space="preserve"> (</w:t>
      </w:r>
      <w:proofErr w:type="spellStart"/>
      <w:r w:rsidRPr="00C94066">
        <w:t>Lithorine</w:t>
      </w:r>
      <w:proofErr w:type="spellEnd"/>
      <w:r w:rsidRPr="00C94066">
        <w:t xml:space="preserve"> </w:t>
      </w:r>
      <w:proofErr w:type="spellStart"/>
      <w:r w:rsidRPr="00C94066">
        <w:t>Shardlancer</w:t>
      </w:r>
      <w:proofErr w:type="spellEnd"/>
      <w:r w:rsidRPr="00C94066">
        <w:t>)</w:t>
      </w:r>
    </w:p>
    <w:p w14:paraId="64FC0E64" w14:textId="6A911D48" w:rsidR="00D66174" w:rsidRDefault="00D66174">
      <w:pPr>
        <w:pStyle w:val="a9"/>
        <w:numPr>
          <w:ilvl w:val="1"/>
          <w:numId w:val="30"/>
        </w:numPr>
        <w:rPr>
          <w:lang w:val="ru-RU"/>
        </w:rPr>
      </w:pPr>
      <w:proofErr w:type="spellStart"/>
      <w:r w:rsidRPr="00DA52D0">
        <w:rPr>
          <w:lang w:val="ru-RU"/>
        </w:rPr>
        <w:t>Т3</w:t>
      </w:r>
      <w:proofErr w:type="spellEnd"/>
      <w:r w:rsidRPr="00DA52D0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DA52D0">
        <w:rPr>
          <w:lang w:val="ru-RU"/>
        </w:rPr>
        <w:t xml:space="preserve"> </w:t>
      </w:r>
      <w:proofErr w:type="spellStart"/>
      <w:r w:rsidRPr="00B42B18">
        <w:rPr>
          <w:lang w:val="ru-RU"/>
        </w:rPr>
        <w:t>Литориновый</w:t>
      </w:r>
      <w:proofErr w:type="spellEnd"/>
      <w:r w:rsidRPr="00B42B18">
        <w:rPr>
          <w:lang w:val="ru-RU"/>
        </w:rPr>
        <w:t xml:space="preserve"> сердечник</w:t>
      </w:r>
      <w:r>
        <w:rPr>
          <w:lang w:val="ru-RU"/>
        </w:rPr>
        <w:t xml:space="preserve"> (</w:t>
      </w:r>
      <w:proofErr w:type="spellStart"/>
      <w:r w:rsidRPr="00DA52D0">
        <w:rPr>
          <w:lang w:val="ru-RU"/>
        </w:rPr>
        <w:t>Lithorine</w:t>
      </w:r>
      <w:proofErr w:type="spellEnd"/>
      <w:r w:rsidRPr="00DA52D0">
        <w:rPr>
          <w:lang w:val="ru-RU"/>
        </w:rPr>
        <w:t xml:space="preserve"> Core</w:t>
      </w:r>
      <w:r>
        <w:rPr>
          <w:lang w:val="ru-RU"/>
        </w:rPr>
        <w:t>)</w:t>
      </w:r>
    </w:p>
    <w:p w14:paraId="75AE4628" w14:textId="6E6B41D0" w:rsidR="003A0ED6" w:rsidRPr="007A364F" w:rsidRDefault="003A0ED6" w:rsidP="003A0ED6">
      <w:pPr>
        <w:pStyle w:val="21"/>
      </w:pPr>
      <w:r w:rsidRPr="003A0ED6">
        <w:rPr>
          <w:lang w:val="ru-RU"/>
        </w:rPr>
        <w:t>Астрал</w:t>
      </w:r>
      <w:r w:rsidRPr="007A364F">
        <w:t xml:space="preserve"> (Astral)</w:t>
      </w:r>
    </w:p>
    <w:p w14:paraId="1F7F08A2" w14:textId="70387A71" w:rsidR="00D952D1" w:rsidRPr="007A364F" w:rsidRDefault="00AD06F0" w:rsidP="003A0ED6">
      <w:pPr>
        <w:pStyle w:val="31"/>
      </w:pPr>
      <w:proofErr w:type="spellStart"/>
      <w:r w:rsidRPr="00AD06F0">
        <w:t>Книга</w:t>
      </w:r>
      <w:proofErr w:type="spellEnd"/>
      <w:r w:rsidRPr="00AD06F0">
        <w:t xml:space="preserve"> </w:t>
      </w:r>
      <w:proofErr w:type="spellStart"/>
      <w:r w:rsidRPr="00AD06F0">
        <w:t>воплощений</w:t>
      </w:r>
      <w:proofErr w:type="spellEnd"/>
      <w:r w:rsidRPr="00AD06F0">
        <w:t xml:space="preserve"> </w:t>
      </w:r>
      <w:r>
        <w:rPr>
          <w:lang w:val="ru-RU"/>
        </w:rPr>
        <w:t>Т</w:t>
      </w:r>
      <w:r w:rsidRPr="00AD06F0">
        <w:t xml:space="preserve">1 </w:t>
      </w:r>
      <w:r w:rsidR="00D952D1" w:rsidRPr="00AD06F0">
        <w:t>(Tome of Evocation)</w:t>
      </w:r>
      <w:r w:rsidR="007A364F" w:rsidRPr="007A364F">
        <w:t xml:space="preserve"> [astral] [astral]</w:t>
      </w:r>
    </w:p>
    <w:p w14:paraId="0C1BEDF6" w14:textId="77777777" w:rsidR="00C729E5" w:rsidRDefault="00616B10" w:rsidP="00E25C24">
      <w:pPr>
        <w:pStyle w:val="a9"/>
        <w:numPr>
          <w:ilvl w:val="0"/>
          <w:numId w:val="126"/>
        </w:numPr>
        <w:rPr>
          <w:lang w:val="ru-RU"/>
        </w:rPr>
      </w:pPr>
      <w:r>
        <w:rPr>
          <w:lang w:val="ru-RU"/>
        </w:rPr>
        <w:t>Заменен</w:t>
      </w:r>
      <w:r w:rsidR="00874300">
        <w:rPr>
          <w:lang w:val="ru-RU"/>
        </w:rPr>
        <w:t xml:space="preserve"> стартовый навык</w:t>
      </w:r>
    </w:p>
    <w:p w14:paraId="3F3DC3F0" w14:textId="77777777" w:rsidR="00C729E5" w:rsidRPr="00C729E5" w:rsidRDefault="00E33A36" w:rsidP="00E25C24">
      <w:pPr>
        <w:pStyle w:val="a9"/>
        <w:numPr>
          <w:ilvl w:val="1"/>
          <w:numId w:val="126"/>
        </w:numPr>
      </w:pPr>
      <w:r w:rsidRPr="00C729E5">
        <w:rPr>
          <w:lang w:val="ru-RU"/>
        </w:rPr>
        <w:t>Вспышка</w:t>
      </w:r>
      <w:r w:rsidRPr="00E33A36">
        <w:t xml:space="preserve"> </w:t>
      </w:r>
      <w:r>
        <w:t>(</w:t>
      </w:r>
      <w:r w:rsidRPr="00E33A36">
        <w:t>Fulmination</w:t>
      </w:r>
      <w:r>
        <w:t xml:space="preserve">) </w:t>
      </w:r>
      <w:r w:rsidRPr="00E33A36">
        <w:t xml:space="preserve">-&gt; </w:t>
      </w:r>
      <w:r w:rsidRPr="00C729E5">
        <w:rPr>
          <w:lang w:val="ru-RU"/>
        </w:rPr>
        <w:t>Призыв</w:t>
      </w:r>
      <w:r w:rsidRPr="00E33A36">
        <w:t xml:space="preserve"> </w:t>
      </w:r>
      <w:r w:rsidRPr="00C729E5">
        <w:rPr>
          <w:lang w:val="ru-RU"/>
        </w:rPr>
        <w:t>малого</w:t>
      </w:r>
      <w:r w:rsidRPr="00E33A36">
        <w:t xml:space="preserve"> </w:t>
      </w:r>
      <w:r w:rsidRPr="00C729E5">
        <w:rPr>
          <w:lang w:val="ru-RU"/>
        </w:rPr>
        <w:t>духа</w:t>
      </w:r>
      <w:r w:rsidRPr="00E33A36">
        <w:t xml:space="preserve"> </w:t>
      </w:r>
      <w:r w:rsidRPr="00C729E5">
        <w:rPr>
          <w:lang w:val="ru-RU"/>
        </w:rPr>
        <w:t>бурь</w:t>
      </w:r>
      <w:r>
        <w:t xml:space="preserve"> (</w:t>
      </w:r>
      <w:r w:rsidRPr="00E33A36">
        <w:t>Summon Lesser Storm Spirit</w:t>
      </w:r>
      <w:r>
        <w:t>)</w:t>
      </w:r>
    </w:p>
    <w:p w14:paraId="637F2457" w14:textId="77777777" w:rsidR="00C729E5" w:rsidRDefault="00EB628B" w:rsidP="00E25C24">
      <w:pPr>
        <w:pStyle w:val="a9"/>
        <w:numPr>
          <w:ilvl w:val="0"/>
          <w:numId w:val="126"/>
        </w:numPr>
        <w:rPr>
          <w:lang w:val="ru-RU"/>
        </w:rPr>
      </w:pPr>
      <w:r w:rsidRPr="00C729E5">
        <w:rPr>
          <w:lang w:val="ru-RU"/>
        </w:rPr>
        <w:t>Стратегическое заклинание - Поток молний (</w:t>
      </w:r>
      <w:proofErr w:type="spellStart"/>
      <w:r w:rsidR="00A81203" w:rsidRPr="00C729E5">
        <w:rPr>
          <w:lang w:val="ru-RU"/>
        </w:rPr>
        <w:t>Lightning</w:t>
      </w:r>
      <w:proofErr w:type="spellEnd"/>
      <w:r w:rsidR="00A81203" w:rsidRPr="00C729E5">
        <w:rPr>
          <w:lang w:val="ru-RU"/>
        </w:rPr>
        <w:t xml:space="preserve"> </w:t>
      </w:r>
      <w:proofErr w:type="spellStart"/>
      <w:r w:rsidR="00A81203" w:rsidRPr="00C729E5">
        <w:rPr>
          <w:lang w:val="ru-RU"/>
        </w:rPr>
        <w:t>Torrent</w:t>
      </w:r>
      <w:proofErr w:type="spellEnd"/>
      <w:r w:rsidRPr="00C729E5">
        <w:rPr>
          <w:lang w:val="ru-RU"/>
        </w:rPr>
        <w:t>)</w:t>
      </w:r>
    </w:p>
    <w:p w14:paraId="45807939" w14:textId="513E70ED" w:rsidR="00C97AD9" w:rsidRPr="00C729E5" w:rsidRDefault="00657126" w:rsidP="00E25C24">
      <w:pPr>
        <w:pStyle w:val="a9"/>
        <w:numPr>
          <w:ilvl w:val="1"/>
          <w:numId w:val="126"/>
        </w:numPr>
        <w:rPr>
          <w:lang w:val="ru-RU"/>
        </w:rPr>
      </w:pPr>
      <w:r w:rsidRPr="00C729E5">
        <w:rPr>
          <w:lang w:val="ru-RU"/>
        </w:rPr>
        <w:t>Уменьшена</w:t>
      </w:r>
      <w:r w:rsidRPr="00C729E5">
        <w:t xml:space="preserve"> </w:t>
      </w:r>
      <w:r w:rsidRPr="00C729E5">
        <w:rPr>
          <w:lang w:val="ru-RU"/>
        </w:rPr>
        <w:t>стоимость</w:t>
      </w:r>
    </w:p>
    <w:p w14:paraId="6A633C20" w14:textId="77777777" w:rsidR="001D68D4" w:rsidRPr="001D68D4" w:rsidRDefault="00657126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 w:rsidRPr="00657126">
        <w:rPr>
          <w:rFonts w:asciiTheme="minorHAnsi" w:hAnsiTheme="minorHAnsi"/>
        </w:rPr>
        <w:t xml:space="preserve"> </w:t>
      </w:r>
      <w:r w:rsidR="00C97AD9">
        <w:rPr>
          <w:rFonts w:asciiTheme="minorHAnsi" w:hAnsiTheme="minorHAnsi"/>
          <w:lang w:val="ru-RU"/>
        </w:rPr>
        <w:t>80</w:t>
      </w:r>
      <w:r w:rsidRPr="00657126">
        <w:rPr>
          <w:rFonts w:asciiTheme="minorHAnsi" w:hAnsiTheme="minorHAnsi"/>
        </w:rPr>
        <w:t xml:space="preserve"> [mana] </w:t>
      </w:r>
      <w:r w:rsidR="00C97AD9">
        <w:rPr>
          <w:rFonts w:asciiTheme="minorHAnsi" w:hAnsiTheme="minorHAnsi"/>
          <w:lang w:val="ru-RU"/>
        </w:rPr>
        <w:t>8</w:t>
      </w:r>
      <w:r w:rsidRPr="00657126">
        <w:rPr>
          <w:rFonts w:asciiTheme="minorHAnsi" w:hAnsiTheme="minorHAnsi"/>
        </w:rPr>
        <w:t>0 [</w:t>
      </w:r>
      <w:proofErr w:type="spellStart"/>
      <w:r w:rsidR="007E337C"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 xml:space="preserve">] -&gt; </w:t>
      </w:r>
      <w:r w:rsidR="00C97AD9">
        <w:rPr>
          <w:rFonts w:asciiTheme="minorHAnsi" w:hAnsiTheme="minorHAnsi"/>
          <w:lang w:val="ru-RU"/>
        </w:rPr>
        <w:t>45</w:t>
      </w:r>
      <w:r w:rsidRPr="00657126">
        <w:rPr>
          <w:rFonts w:asciiTheme="minorHAnsi" w:hAnsiTheme="minorHAnsi"/>
        </w:rPr>
        <w:t xml:space="preserve"> [mana] </w:t>
      </w:r>
      <w:r w:rsidR="00C97AD9">
        <w:rPr>
          <w:rFonts w:asciiTheme="minorHAnsi" w:hAnsiTheme="minorHAnsi"/>
          <w:lang w:val="ru-RU"/>
        </w:rPr>
        <w:t>4</w:t>
      </w:r>
      <w:r w:rsidRPr="00657126">
        <w:rPr>
          <w:rFonts w:asciiTheme="minorHAnsi" w:hAnsiTheme="minorHAnsi"/>
        </w:rPr>
        <w:t>5 [</w:t>
      </w:r>
      <w:proofErr w:type="spellStart"/>
      <w:r w:rsidR="007E337C"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>]</w:t>
      </w:r>
    </w:p>
    <w:p w14:paraId="72119128" w14:textId="43E95B60" w:rsidR="00ED23B3" w:rsidRPr="001D68D4" w:rsidRDefault="00ED23B3" w:rsidP="00E25C24">
      <w:pPr>
        <w:pStyle w:val="ae"/>
        <w:numPr>
          <w:ilvl w:val="1"/>
          <w:numId w:val="125"/>
        </w:numPr>
        <w:rPr>
          <w:rFonts w:asciiTheme="minorHAnsi" w:hAnsiTheme="minorHAnsi"/>
        </w:rPr>
      </w:pPr>
      <w:r w:rsidRPr="001D68D4">
        <w:rPr>
          <w:rFonts w:asciiTheme="minorHAnsi" w:hAnsiTheme="minorHAnsi"/>
          <w:lang w:val="ru-RU"/>
        </w:rPr>
        <w:t>Уменьшен урон</w:t>
      </w:r>
    </w:p>
    <w:p w14:paraId="5262D676" w14:textId="77777777" w:rsidR="001D68D4" w:rsidRPr="001D68D4" w:rsidRDefault="00ED23B3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20</w:t>
      </w:r>
      <w:r w:rsidR="006734EA">
        <w:rPr>
          <w:rFonts w:asciiTheme="minorHAnsi" w:hAnsiTheme="minorHAnsi"/>
        </w:rPr>
        <w:t xml:space="preserve"> </w:t>
      </w:r>
      <w:r w:rsidR="006734EA" w:rsidRPr="006734EA">
        <w:rPr>
          <w:rFonts w:asciiTheme="minorHAnsi" w:hAnsiTheme="minorHAnsi"/>
        </w:rPr>
        <w:t>[lightning]</w:t>
      </w:r>
      <w:r>
        <w:rPr>
          <w:rFonts w:asciiTheme="minorHAnsi" w:hAnsiTheme="minorHAnsi"/>
          <w:lang w:val="ru-RU"/>
        </w:rPr>
        <w:t xml:space="preserve"> -</w:t>
      </w:r>
      <w:r>
        <w:rPr>
          <w:rFonts w:asciiTheme="minorHAnsi" w:hAnsiTheme="minorHAnsi"/>
        </w:rPr>
        <w:t>&gt; 3</w:t>
      </w:r>
      <w:r w:rsidR="006734EA">
        <w:rPr>
          <w:rFonts w:asciiTheme="minorHAnsi" w:hAnsiTheme="minorHAnsi"/>
        </w:rPr>
        <w:t xml:space="preserve"> </w:t>
      </w:r>
      <w:r w:rsidR="006734EA" w:rsidRPr="006734EA">
        <w:rPr>
          <w:rFonts w:asciiTheme="minorHAnsi" w:hAnsiTheme="minorHAnsi"/>
        </w:rPr>
        <w:t>[lightning]</w:t>
      </w:r>
    </w:p>
    <w:p w14:paraId="5AB17576" w14:textId="044E7ECB" w:rsidR="006734EA" w:rsidRPr="001D68D4" w:rsidRDefault="00EA7274" w:rsidP="00E25C24">
      <w:pPr>
        <w:pStyle w:val="ae"/>
        <w:numPr>
          <w:ilvl w:val="1"/>
          <w:numId w:val="125"/>
        </w:numPr>
        <w:rPr>
          <w:rFonts w:asciiTheme="minorHAnsi" w:hAnsiTheme="minorHAnsi"/>
        </w:rPr>
      </w:pPr>
      <w:r w:rsidRPr="001D68D4">
        <w:rPr>
          <w:rFonts w:asciiTheme="minorHAnsi" w:hAnsiTheme="minorHAnsi"/>
          <w:lang w:val="ru-RU"/>
        </w:rPr>
        <w:t>Увеличен эффект</w:t>
      </w:r>
    </w:p>
    <w:p w14:paraId="34C5226A" w14:textId="1A0ABB96" w:rsidR="00EA7274" w:rsidRDefault="0059640F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-1</w:t>
      </w:r>
      <w:r w:rsidR="00B85DB5">
        <w:rPr>
          <w:rFonts w:asciiTheme="minorHAnsi" w:hAnsiTheme="minorHAnsi"/>
          <w:lang w:val="ru-RU"/>
        </w:rPr>
        <w:t xml:space="preserve"> </w:t>
      </w:r>
      <w:r w:rsidR="00B85DB5" w:rsidRPr="00B85DB5">
        <w:rPr>
          <w:rFonts w:asciiTheme="minorHAnsi" w:hAnsiTheme="minorHAnsi"/>
          <w:lang w:val="ru-RU"/>
        </w:rPr>
        <w:t>[</w:t>
      </w:r>
      <w:proofErr w:type="spellStart"/>
      <w:r w:rsidR="00B85DB5" w:rsidRPr="00B85DB5">
        <w:rPr>
          <w:rFonts w:asciiTheme="minorHAnsi" w:hAnsiTheme="minorHAnsi"/>
          <w:lang w:val="ru-RU"/>
        </w:rPr>
        <w:t>lightningresist</w:t>
      </w:r>
      <w:proofErr w:type="spellEnd"/>
      <w:r w:rsidR="00B85DB5" w:rsidRPr="00B85DB5">
        <w:rPr>
          <w:rFonts w:asciiTheme="minorHAnsi" w:hAnsiTheme="minorHAnsi"/>
          <w:lang w:val="ru-RU"/>
        </w:rPr>
        <w:t>]</w:t>
      </w:r>
      <w:r w:rsidR="00B85DB5">
        <w:rPr>
          <w:rFonts w:asciiTheme="minorHAnsi" w:hAnsiTheme="minorHAnsi"/>
          <w:lang w:val="ru-RU"/>
        </w:rPr>
        <w:t xml:space="preserve"> -</w:t>
      </w:r>
      <w:r w:rsidR="00B85DB5">
        <w:rPr>
          <w:rFonts w:asciiTheme="minorHAnsi" w:hAnsiTheme="minorHAnsi"/>
        </w:rPr>
        <w:t xml:space="preserve">&gt; </w:t>
      </w:r>
      <w:r w:rsidR="00B85DB5">
        <w:rPr>
          <w:rFonts w:asciiTheme="minorHAnsi" w:hAnsiTheme="minorHAnsi"/>
          <w:lang w:val="ru-RU"/>
        </w:rPr>
        <w:t>-</w:t>
      </w:r>
      <w:r w:rsidR="00B85DB5">
        <w:rPr>
          <w:rFonts w:asciiTheme="minorHAnsi" w:hAnsiTheme="minorHAnsi"/>
        </w:rPr>
        <w:t>2</w:t>
      </w:r>
      <w:r w:rsidR="00B85DB5">
        <w:rPr>
          <w:rFonts w:asciiTheme="minorHAnsi" w:hAnsiTheme="minorHAnsi"/>
          <w:lang w:val="ru-RU"/>
        </w:rPr>
        <w:t xml:space="preserve"> </w:t>
      </w:r>
      <w:r w:rsidR="00B85DB5" w:rsidRPr="00B85DB5">
        <w:rPr>
          <w:rFonts w:asciiTheme="minorHAnsi" w:hAnsiTheme="minorHAnsi"/>
          <w:lang w:val="ru-RU"/>
        </w:rPr>
        <w:t>[</w:t>
      </w:r>
      <w:proofErr w:type="spellStart"/>
      <w:r w:rsidR="00B85DB5" w:rsidRPr="00B85DB5">
        <w:rPr>
          <w:rFonts w:asciiTheme="minorHAnsi" w:hAnsiTheme="minorHAnsi"/>
          <w:lang w:val="ru-RU"/>
        </w:rPr>
        <w:t>lightningresist</w:t>
      </w:r>
      <w:proofErr w:type="spellEnd"/>
      <w:r w:rsidR="00B85DB5" w:rsidRPr="00B85DB5">
        <w:rPr>
          <w:rFonts w:asciiTheme="minorHAnsi" w:hAnsiTheme="minorHAnsi"/>
          <w:lang w:val="ru-RU"/>
        </w:rPr>
        <w:t>]</w:t>
      </w:r>
    </w:p>
    <w:p w14:paraId="2B009BD1" w14:textId="4F3A0617" w:rsidR="00D71CCB" w:rsidRPr="007A364F" w:rsidRDefault="00B45B08" w:rsidP="003A0ED6">
      <w:pPr>
        <w:pStyle w:val="31"/>
      </w:pPr>
      <w:r w:rsidRPr="00B45B08">
        <w:rPr>
          <w:lang w:val="ru-RU"/>
        </w:rPr>
        <w:t>Книга</w:t>
      </w:r>
      <w:r w:rsidRPr="00B45B08">
        <w:t xml:space="preserve"> </w:t>
      </w:r>
      <w:r w:rsidRPr="00B45B08">
        <w:rPr>
          <w:lang w:val="ru-RU"/>
        </w:rPr>
        <w:t>защиты</w:t>
      </w:r>
      <w:r w:rsidRPr="00B45B08">
        <w:t xml:space="preserve"> </w:t>
      </w:r>
      <w:r>
        <w:rPr>
          <w:lang w:val="ru-RU"/>
        </w:rPr>
        <w:t>Т</w:t>
      </w:r>
      <w:r w:rsidRPr="00B45B08">
        <w:t>1 (Tome of Warding)</w:t>
      </w:r>
      <w:r w:rsidR="007A364F" w:rsidRPr="007A364F">
        <w:t xml:space="preserve"> [astral] [astral]</w:t>
      </w:r>
    </w:p>
    <w:p w14:paraId="586BCF5F" w14:textId="77777777" w:rsidR="00EF3F3A" w:rsidRDefault="00B45B08" w:rsidP="00E25C24">
      <w:pPr>
        <w:pStyle w:val="a9"/>
        <w:numPr>
          <w:ilvl w:val="0"/>
          <w:numId w:val="127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01E45881" w14:textId="77777777" w:rsidR="00EF3F3A" w:rsidRDefault="00F36C9F" w:rsidP="00E25C24">
      <w:pPr>
        <w:pStyle w:val="a9"/>
        <w:numPr>
          <w:ilvl w:val="1"/>
          <w:numId w:val="127"/>
        </w:numPr>
        <w:rPr>
          <w:lang w:val="ru-RU"/>
        </w:rPr>
      </w:pPr>
      <w:r w:rsidRPr="00EF3F3A">
        <w:rPr>
          <w:lang w:val="ru-RU"/>
        </w:rPr>
        <w:t xml:space="preserve">Статический щит </w:t>
      </w:r>
      <w:r w:rsidR="00B45B08" w:rsidRPr="00EF3F3A">
        <w:rPr>
          <w:lang w:val="ru-RU"/>
        </w:rPr>
        <w:t>(</w:t>
      </w:r>
      <w:r w:rsidR="000718DF" w:rsidRPr="000718DF">
        <w:t>Static</w:t>
      </w:r>
      <w:r w:rsidR="000718DF" w:rsidRPr="00EF3F3A">
        <w:rPr>
          <w:lang w:val="ru-RU"/>
        </w:rPr>
        <w:t xml:space="preserve"> </w:t>
      </w:r>
      <w:r w:rsidR="000718DF" w:rsidRPr="000718DF">
        <w:t>Shield</w:t>
      </w:r>
      <w:r w:rsidR="00B45B08" w:rsidRPr="00EF3F3A">
        <w:rPr>
          <w:lang w:val="ru-RU"/>
        </w:rPr>
        <w:t xml:space="preserve">) -&gt; </w:t>
      </w:r>
      <w:r w:rsidRPr="00EF3F3A">
        <w:rPr>
          <w:lang w:val="ru-RU"/>
        </w:rPr>
        <w:t>Призыв фантазм-воина</w:t>
      </w:r>
      <w:r w:rsidR="00B45B08" w:rsidRPr="00EF3F3A">
        <w:rPr>
          <w:lang w:val="ru-RU"/>
        </w:rPr>
        <w:t xml:space="preserve"> (</w:t>
      </w:r>
      <w:r w:rsidRPr="00F36C9F">
        <w:t>Summon</w:t>
      </w:r>
      <w:r w:rsidRPr="00EF3F3A">
        <w:rPr>
          <w:lang w:val="ru-RU"/>
        </w:rPr>
        <w:t xml:space="preserve"> </w:t>
      </w:r>
      <w:r w:rsidRPr="00F36C9F">
        <w:t>Phantasm</w:t>
      </w:r>
      <w:r w:rsidRPr="00EF3F3A">
        <w:rPr>
          <w:lang w:val="ru-RU"/>
        </w:rPr>
        <w:t xml:space="preserve"> </w:t>
      </w:r>
      <w:r w:rsidRPr="00F36C9F">
        <w:t>Warrior</w:t>
      </w:r>
      <w:r w:rsidR="00B45B08" w:rsidRPr="00EF3F3A">
        <w:rPr>
          <w:lang w:val="ru-RU"/>
        </w:rPr>
        <w:t>)</w:t>
      </w:r>
    </w:p>
    <w:p w14:paraId="430A846B" w14:textId="57951B0B" w:rsidR="00D64DE6" w:rsidRDefault="00EF3F3A" w:rsidP="00E25C24">
      <w:pPr>
        <w:pStyle w:val="a9"/>
        <w:numPr>
          <w:ilvl w:val="0"/>
          <w:numId w:val="127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r w:rsidR="00D64DE6" w:rsidRPr="00EF3F3A">
        <w:rPr>
          <w:lang w:val="ru-RU"/>
        </w:rPr>
        <w:t>Статический щит (</w:t>
      </w:r>
      <w:r w:rsidR="00D64DE6" w:rsidRPr="000718DF">
        <w:t>Static</w:t>
      </w:r>
      <w:r w:rsidR="00D64DE6" w:rsidRPr="00EF3F3A">
        <w:rPr>
          <w:lang w:val="ru-RU"/>
        </w:rPr>
        <w:t xml:space="preserve"> </w:t>
      </w:r>
      <w:r w:rsidR="00D64DE6" w:rsidRPr="000718DF">
        <w:t>Shield</w:t>
      </w:r>
      <w:r w:rsidR="00D64DE6" w:rsidRPr="00EF3F3A">
        <w:rPr>
          <w:lang w:val="ru-RU"/>
        </w:rPr>
        <w:t>)</w:t>
      </w:r>
    </w:p>
    <w:p w14:paraId="6FFCFD7A" w14:textId="25BFDD69" w:rsidR="00EF3F3A" w:rsidRDefault="00554838" w:rsidP="00E25C24">
      <w:pPr>
        <w:pStyle w:val="a9"/>
        <w:numPr>
          <w:ilvl w:val="1"/>
          <w:numId w:val="127"/>
        </w:numPr>
        <w:rPr>
          <w:lang w:val="ru-RU"/>
        </w:rPr>
      </w:pPr>
      <w:r>
        <w:rPr>
          <w:lang w:val="ru-RU"/>
        </w:rPr>
        <w:lastRenderedPageBreak/>
        <w:t>Теперь применяет только на одну цель</w:t>
      </w:r>
    </w:p>
    <w:p w14:paraId="79402AE9" w14:textId="3061ABAD" w:rsidR="00C841AE" w:rsidRDefault="002217AF" w:rsidP="002217AF">
      <w:pPr>
        <w:pStyle w:val="31"/>
        <w:rPr>
          <w:lang w:val="ru-RU"/>
        </w:rPr>
      </w:pPr>
      <w:r w:rsidRPr="002217AF">
        <w:rPr>
          <w:lang w:val="ru-RU"/>
        </w:rPr>
        <w:t>Книга</w:t>
      </w:r>
      <w:r w:rsidRPr="002217AF">
        <w:t xml:space="preserve"> </w:t>
      </w:r>
      <w:r w:rsidRPr="002217AF">
        <w:rPr>
          <w:lang w:val="ru-RU"/>
        </w:rPr>
        <w:t>прорицания</w:t>
      </w:r>
      <w:r w:rsidRPr="002217AF">
        <w:t xml:space="preserve"> </w:t>
      </w:r>
      <w:r>
        <w:rPr>
          <w:lang w:val="ru-RU"/>
        </w:rPr>
        <w:t>Т</w:t>
      </w:r>
      <w:r w:rsidRPr="002217AF">
        <w:t>2 (</w:t>
      </w:r>
      <w:r w:rsidRPr="002217AF">
        <w:t>Tome of Scrying</w:t>
      </w:r>
      <w:r w:rsidRPr="002217AF">
        <w:t xml:space="preserve">) </w:t>
      </w:r>
      <w:r w:rsidRPr="007A364F">
        <w:t>[astral] [astral]</w:t>
      </w:r>
    </w:p>
    <w:p w14:paraId="625F32D9" w14:textId="4D79CA0B" w:rsidR="002217AF" w:rsidRDefault="002E11A8" w:rsidP="002217AF">
      <w:pPr>
        <w:pStyle w:val="a9"/>
        <w:numPr>
          <w:ilvl w:val="0"/>
          <w:numId w:val="142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</w:t>
      </w:r>
      <w:r>
        <w:rPr>
          <w:lang w:val="ru-RU"/>
        </w:rPr>
        <w:t xml:space="preserve"> </w:t>
      </w:r>
      <w:r w:rsidR="00873E69" w:rsidRPr="00873E69">
        <w:rPr>
          <w:lang w:val="ru-RU"/>
        </w:rPr>
        <w:t>Ментальная метка</w:t>
      </w:r>
      <w:r w:rsidR="00873E69">
        <w:rPr>
          <w:lang w:val="ru-RU"/>
        </w:rPr>
        <w:t xml:space="preserve"> (</w:t>
      </w:r>
      <w:proofErr w:type="spellStart"/>
      <w:r w:rsidR="00873E69" w:rsidRPr="00873E69">
        <w:rPr>
          <w:lang w:val="ru-RU"/>
        </w:rPr>
        <w:t>Mental</w:t>
      </w:r>
      <w:proofErr w:type="spellEnd"/>
      <w:r w:rsidR="00873E69" w:rsidRPr="00873E69">
        <w:rPr>
          <w:lang w:val="ru-RU"/>
        </w:rPr>
        <w:t xml:space="preserve"> Mark</w:t>
      </w:r>
      <w:r w:rsidR="00873E69">
        <w:rPr>
          <w:lang w:val="ru-RU"/>
        </w:rPr>
        <w:t>)</w:t>
      </w:r>
    </w:p>
    <w:p w14:paraId="0DCCE0BC" w14:textId="13BC03F5" w:rsidR="00873E69" w:rsidRDefault="00B60A13" w:rsidP="00873E69">
      <w:pPr>
        <w:pStyle w:val="a9"/>
        <w:numPr>
          <w:ilvl w:val="1"/>
          <w:numId w:val="142"/>
        </w:numPr>
        <w:rPr>
          <w:lang w:val="ru-RU"/>
        </w:rPr>
      </w:pPr>
      <w:r>
        <w:rPr>
          <w:lang w:val="ru-RU"/>
        </w:rPr>
        <w:t xml:space="preserve">Уменьшено </w:t>
      </w:r>
      <w:r w:rsidR="00A50188">
        <w:rPr>
          <w:lang w:val="ru-RU"/>
        </w:rPr>
        <w:t xml:space="preserve">количество </w:t>
      </w:r>
      <w:r>
        <w:rPr>
          <w:lang w:val="ru-RU"/>
        </w:rPr>
        <w:t xml:space="preserve">накладываемых эффектов </w:t>
      </w:r>
      <w:r w:rsidR="00A50188" w:rsidRPr="00A50188">
        <w:rPr>
          <w:lang w:val="ru-RU"/>
        </w:rPr>
        <w:t>Пробитое сопротивление</w:t>
      </w:r>
      <w:r w:rsidR="00A50188">
        <w:rPr>
          <w:lang w:val="ru-RU"/>
        </w:rPr>
        <w:t xml:space="preserve"> </w:t>
      </w:r>
      <w:r w:rsidR="00A50188" w:rsidRPr="00A50188">
        <w:rPr>
          <w:lang w:val="ru-RU"/>
        </w:rPr>
        <w:t>(</w:t>
      </w:r>
      <w:proofErr w:type="spellStart"/>
      <w:r w:rsidR="00A50188" w:rsidRPr="00A50188">
        <w:rPr>
          <w:lang w:val="ru-RU"/>
        </w:rPr>
        <w:t>Sundered</w:t>
      </w:r>
      <w:proofErr w:type="spellEnd"/>
      <w:r w:rsidR="00A50188" w:rsidRPr="00A50188">
        <w:rPr>
          <w:lang w:val="ru-RU"/>
        </w:rPr>
        <w:t xml:space="preserve"> </w:t>
      </w:r>
      <w:proofErr w:type="spellStart"/>
      <w:r w:rsidR="00A50188" w:rsidRPr="00A50188">
        <w:rPr>
          <w:lang w:val="ru-RU"/>
        </w:rPr>
        <w:t>Resistance</w:t>
      </w:r>
      <w:proofErr w:type="spellEnd"/>
      <w:r w:rsidR="00A50188" w:rsidRPr="00A50188">
        <w:rPr>
          <w:lang w:val="ru-RU"/>
        </w:rPr>
        <w:t>)</w:t>
      </w:r>
    </w:p>
    <w:p w14:paraId="1E3EE92E" w14:textId="333CB260" w:rsidR="00A50188" w:rsidRDefault="00A50188" w:rsidP="00A50188">
      <w:pPr>
        <w:pStyle w:val="a9"/>
        <w:numPr>
          <w:ilvl w:val="2"/>
          <w:numId w:val="142"/>
        </w:numPr>
        <w:rPr>
          <w:lang w:val="ru-RU"/>
        </w:rPr>
      </w:pPr>
      <w:r>
        <w:rPr>
          <w:lang w:val="ru-RU"/>
        </w:rPr>
        <w:t>3 -</w:t>
      </w:r>
      <w:r>
        <w:t>&gt; 2</w:t>
      </w:r>
    </w:p>
    <w:p w14:paraId="1839DB60" w14:textId="186B3642" w:rsidR="009063E9" w:rsidRDefault="00B9662F" w:rsidP="009063E9">
      <w:pPr>
        <w:pStyle w:val="a9"/>
        <w:numPr>
          <w:ilvl w:val="0"/>
          <w:numId w:val="142"/>
        </w:numPr>
        <w:rPr>
          <w:lang w:val="ru-RU"/>
        </w:rPr>
      </w:pPr>
      <w:r w:rsidRPr="009D2277">
        <w:rPr>
          <w:lang w:val="ru-RU"/>
        </w:rPr>
        <w:t>Чары для воинов -</w:t>
      </w:r>
      <w:r>
        <w:rPr>
          <w:lang w:val="ru-RU"/>
        </w:rPr>
        <w:t xml:space="preserve"> </w:t>
      </w:r>
      <w:r w:rsidRPr="00B9662F">
        <w:rPr>
          <w:lang w:val="ru-RU"/>
        </w:rPr>
        <w:t>Самонаводящиеся снаряды</w:t>
      </w:r>
      <w:r>
        <w:rPr>
          <w:lang w:val="ru-RU"/>
        </w:rPr>
        <w:t xml:space="preserve"> (</w:t>
      </w:r>
      <w:proofErr w:type="spellStart"/>
      <w:r w:rsidR="00D06230" w:rsidRPr="00D06230">
        <w:rPr>
          <w:lang w:val="ru-RU"/>
        </w:rPr>
        <w:t>Guided</w:t>
      </w:r>
      <w:proofErr w:type="spellEnd"/>
      <w:r w:rsidR="00D06230" w:rsidRPr="00D06230">
        <w:rPr>
          <w:lang w:val="ru-RU"/>
        </w:rPr>
        <w:t xml:space="preserve"> </w:t>
      </w:r>
      <w:proofErr w:type="spellStart"/>
      <w:r w:rsidR="00D06230" w:rsidRPr="00D06230">
        <w:rPr>
          <w:lang w:val="ru-RU"/>
        </w:rPr>
        <w:t>Projectiles</w:t>
      </w:r>
      <w:proofErr w:type="spellEnd"/>
      <w:r>
        <w:rPr>
          <w:lang w:val="ru-RU"/>
        </w:rPr>
        <w:t>)</w:t>
      </w:r>
    </w:p>
    <w:p w14:paraId="697238B1" w14:textId="1E751873" w:rsidR="00D06230" w:rsidRDefault="00D06230" w:rsidP="00D06230">
      <w:pPr>
        <w:pStyle w:val="a9"/>
        <w:numPr>
          <w:ilvl w:val="1"/>
          <w:numId w:val="142"/>
        </w:numPr>
        <w:rPr>
          <w:lang w:val="ru-RU"/>
        </w:rPr>
      </w:pPr>
      <w:r>
        <w:rPr>
          <w:lang w:val="ru-RU"/>
        </w:rPr>
        <w:t>Заменена иконка пассивной</w:t>
      </w:r>
      <w:r w:rsidR="00B126D0">
        <w:rPr>
          <w:lang w:val="ru-RU"/>
        </w:rPr>
        <w:t xml:space="preserve"> сп</w:t>
      </w:r>
      <w:r w:rsidR="00E91BC2">
        <w:rPr>
          <w:lang w:val="ru-RU"/>
        </w:rPr>
        <w:t>о</w:t>
      </w:r>
      <w:r w:rsidR="00B126D0">
        <w:rPr>
          <w:lang w:val="ru-RU"/>
        </w:rPr>
        <w:t>собности на юните</w:t>
      </w:r>
    </w:p>
    <w:p w14:paraId="677D847D" w14:textId="7ED61DAC" w:rsidR="00B87CCB" w:rsidRDefault="00B52419" w:rsidP="00B52419">
      <w:pPr>
        <w:pStyle w:val="31"/>
        <w:rPr>
          <w:lang w:val="ru-RU"/>
        </w:rPr>
      </w:pPr>
      <w:proofErr w:type="spellStart"/>
      <w:r w:rsidRPr="00B52419">
        <w:t>Книга</w:t>
      </w:r>
      <w:proofErr w:type="spellEnd"/>
      <w:r w:rsidRPr="00B52419">
        <w:t xml:space="preserve"> </w:t>
      </w:r>
      <w:proofErr w:type="spellStart"/>
      <w:r w:rsidRPr="00B52419">
        <w:t>архимага</w:t>
      </w:r>
      <w:proofErr w:type="spellEnd"/>
      <w:r w:rsidRPr="00B52419">
        <w:t xml:space="preserve"> </w:t>
      </w:r>
      <w:r>
        <w:rPr>
          <w:lang w:val="ru-RU"/>
        </w:rPr>
        <w:t>Т</w:t>
      </w:r>
      <w:r w:rsidRPr="00B52419">
        <w:t xml:space="preserve">5 </w:t>
      </w:r>
      <w:r w:rsidR="007D252E" w:rsidRPr="007D252E">
        <w:t>(</w:t>
      </w:r>
      <w:r w:rsidR="007D252E" w:rsidRPr="007D252E">
        <w:t xml:space="preserve">Tome of the </w:t>
      </w:r>
      <w:proofErr w:type="spellStart"/>
      <w:r w:rsidR="007D252E" w:rsidRPr="007D252E">
        <w:t>Archmage</w:t>
      </w:r>
      <w:proofErr w:type="spellEnd"/>
      <w:r w:rsidR="007D252E" w:rsidRPr="00B52419">
        <w:t>)</w:t>
      </w:r>
      <w:r w:rsidRPr="00B52419">
        <w:t xml:space="preserve"> </w:t>
      </w:r>
      <w:r w:rsidRPr="007A364F">
        <w:t>[astral] [astral]</w:t>
      </w:r>
    </w:p>
    <w:p w14:paraId="083AACB0" w14:textId="146B40B0" w:rsidR="00B52419" w:rsidRPr="00CD6138" w:rsidRDefault="00DB4FBB" w:rsidP="00B52419">
      <w:pPr>
        <w:pStyle w:val="a9"/>
        <w:numPr>
          <w:ilvl w:val="0"/>
          <w:numId w:val="143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</w:t>
      </w:r>
      <w:r w:rsidR="00CD6138" w:rsidRPr="00CD6138">
        <w:rPr>
          <w:lang w:val="ru-RU"/>
        </w:rPr>
        <w:t xml:space="preserve"> </w:t>
      </w:r>
      <w:r w:rsidR="00CD6138" w:rsidRPr="00CD6138">
        <w:rPr>
          <w:lang w:val="ru-RU"/>
        </w:rPr>
        <w:t>Прерывающая волна</w:t>
      </w:r>
      <w:r w:rsidR="00CD6138" w:rsidRPr="00CD6138">
        <w:rPr>
          <w:lang w:val="ru-RU"/>
        </w:rPr>
        <w:t xml:space="preserve"> (</w:t>
      </w:r>
      <w:proofErr w:type="spellStart"/>
      <w:r w:rsidR="00CD6138" w:rsidRPr="00CD6138">
        <w:rPr>
          <w:lang w:val="ru-RU"/>
        </w:rPr>
        <w:t>Disruption</w:t>
      </w:r>
      <w:proofErr w:type="spellEnd"/>
      <w:r w:rsidR="00CD6138" w:rsidRPr="00CD6138">
        <w:rPr>
          <w:lang w:val="ru-RU"/>
        </w:rPr>
        <w:t xml:space="preserve"> Wave</w:t>
      </w:r>
      <w:r w:rsidR="00CD6138" w:rsidRPr="00CD6138">
        <w:rPr>
          <w:lang w:val="ru-RU"/>
        </w:rPr>
        <w:t>)</w:t>
      </w:r>
    </w:p>
    <w:p w14:paraId="3B483EAC" w14:textId="19310B71" w:rsidR="00CD6138" w:rsidRDefault="00AD7382" w:rsidP="00AD7382">
      <w:pPr>
        <w:pStyle w:val="ae"/>
        <w:numPr>
          <w:ilvl w:val="1"/>
          <w:numId w:val="143"/>
        </w:numPr>
        <w:rPr>
          <w:rFonts w:asciiTheme="minorHAnsi" w:hAnsiTheme="minorHAnsi"/>
          <w:lang w:val="ru-RU"/>
        </w:rPr>
      </w:pPr>
      <w:r w:rsidRPr="00AD7382">
        <w:rPr>
          <w:lang w:val="ru-RU"/>
        </w:rPr>
        <w:t xml:space="preserve">Теперь при изучении открывает ресурс </w:t>
      </w:r>
      <w:r w:rsidRPr="00AD7382">
        <w:rPr>
          <w:rFonts w:asciiTheme="minorHAnsi" w:hAnsiTheme="minorHAnsi"/>
          <w:lang w:val="ru-RU"/>
        </w:rPr>
        <w:t xml:space="preserve">Секретные Свитки (Secret </w:t>
      </w:r>
      <w:proofErr w:type="spellStart"/>
      <w:r w:rsidRPr="00AD7382">
        <w:rPr>
          <w:rFonts w:asciiTheme="minorHAnsi" w:hAnsiTheme="minorHAnsi"/>
          <w:lang w:val="ru-RU"/>
        </w:rPr>
        <w:t>Scrolls</w:t>
      </w:r>
      <w:proofErr w:type="spellEnd"/>
      <w:r w:rsidRPr="00AD7382">
        <w:rPr>
          <w:rFonts w:asciiTheme="minorHAnsi" w:hAnsiTheme="minorHAnsi"/>
          <w:lang w:val="ru-RU"/>
        </w:rPr>
        <w:t>)</w:t>
      </w:r>
    </w:p>
    <w:p w14:paraId="0FFE4246" w14:textId="38B91A30" w:rsidR="00AD7382" w:rsidRDefault="00AD7382" w:rsidP="00AD7382">
      <w:pPr>
        <w:pStyle w:val="ae"/>
        <w:numPr>
          <w:ilvl w:val="1"/>
          <w:numId w:val="143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Измен</w:t>
      </w:r>
      <w:r w:rsidR="001C6EFD">
        <w:rPr>
          <w:rFonts w:asciiTheme="minorHAnsi" w:hAnsiTheme="minorHAnsi"/>
          <w:lang w:val="ru-RU"/>
        </w:rPr>
        <w:t>ена цена</w:t>
      </w:r>
    </w:p>
    <w:p w14:paraId="7CC5528D" w14:textId="798C6E7F" w:rsidR="002254A6" w:rsidRDefault="007D0BBE" w:rsidP="002254A6">
      <w:pPr>
        <w:pStyle w:val="ae"/>
        <w:numPr>
          <w:ilvl w:val="2"/>
          <w:numId w:val="143"/>
        </w:numPr>
        <w:rPr>
          <w:rFonts w:asciiTheme="minorHAnsi" w:hAnsiTheme="minorHAnsi"/>
        </w:rPr>
      </w:pPr>
      <w:r w:rsidRPr="00E87063">
        <w:rPr>
          <w:rFonts w:asciiTheme="minorHAnsi" w:hAnsiTheme="minorHAnsi"/>
        </w:rPr>
        <w:t xml:space="preserve">300 </w:t>
      </w:r>
      <w:r w:rsidR="00174FE8" w:rsidRPr="00E87063">
        <w:rPr>
          <w:rFonts w:asciiTheme="minorHAnsi" w:hAnsiTheme="minorHAnsi"/>
        </w:rPr>
        <w:t>[mana]</w:t>
      </w:r>
      <w:r w:rsidR="00174FE8" w:rsidRPr="00E87063">
        <w:rPr>
          <w:rFonts w:asciiTheme="minorHAnsi" w:hAnsiTheme="minorHAnsi"/>
        </w:rPr>
        <w:t xml:space="preserve"> </w:t>
      </w:r>
      <w:r w:rsidR="00E87063" w:rsidRPr="00E87063">
        <w:rPr>
          <w:rFonts w:asciiTheme="minorHAnsi" w:hAnsiTheme="minorHAnsi"/>
        </w:rPr>
        <w:t xml:space="preserve">80 </w:t>
      </w:r>
      <w:r w:rsidR="0078410E" w:rsidRPr="00E87063">
        <w:rPr>
          <w:rFonts w:asciiTheme="minorHAnsi" w:hAnsiTheme="minorHAnsi"/>
        </w:rPr>
        <w:t>[</w:t>
      </w:r>
      <w:proofErr w:type="spellStart"/>
      <w:r w:rsidR="0078410E" w:rsidRPr="00E87063">
        <w:rPr>
          <w:rFonts w:asciiTheme="minorHAnsi" w:hAnsiTheme="minorHAnsi"/>
        </w:rPr>
        <w:t>combatspell</w:t>
      </w:r>
      <w:proofErr w:type="spellEnd"/>
      <w:r w:rsidR="0078410E" w:rsidRPr="00E87063">
        <w:rPr>
          <w:rFonts w:asciiTheme="minorHAnsi" w:hAnsiTheme="minorHAnsi"/>
        </w:rPr>
        <w:t>]</w:t>
      </w:r>
      <w:r w:rsidR="00E87063" w:rsidRPr="00E87063">
        <w:rPr>
          <w:rFonts w:asciiTheme="minorHAnsi" w:hAnsiTheme="minorHAnsi"/>
        </w:rPr>
        <w:t xml:space="preserve"> -&gt; </w:t>
      </w:r>
      <w:r w:rsidR="00E87063" w:rsidRPr="00E87063">
        <w:rPr>
          <w:rFonts w:asciiTheme="minorHAnsi" w:hAnsiTheme="minorHAnsi"/>
        </w:rPr>
        <w:t>300 [mana] 80 [</w:t>
      </w:r>
      <w:proofErr w:type="spellStart"/>
      <w:r w:rsidR="00E87063" w:rsidRPr="00E87063">
        <w:rPr>
          <w:rFonts w:asciiTheme="minorHAnsi" w:hAnsiTheme="minorHAnsi"/>
        </w:rPr>
        <w:t>combatspell</w:t>
      </w:r>
      <w:proofErr w:type="spellEnd"/>
      <w:r w:rsidR="00E87063" w:rsidRPr="00E87063">
        <w:rPr>
          <w:rFonts w:asciiTheme="minorHAnsi" w:hAnsiTheme="minorHAnsi"/>
        </w:rPr>
        <w:t>]</w:t>
      </w:r>
      <w:r w:rsidR="00E87063" w:rsidRPr="00E87063">
        <w:rPr>
          <w:rFonts w:asciiTheme="minorHAnsi" w:hAnsiTheme="minorHAnsi"/>
        </w:rPr>
        <w:t xml:space="preserve"> 1</w:t>
      </w:r>
      <w:r w:rsidR="00E87063">
        <w:rPr>
          <w:rFonts w:asciiTheme="minorHAnsi" w:hAnsiTheme="minorHAnsi"/>
        </w:rPr>
        <w:t xml:space="preserve"> </w:t>
      </w:r>
      <w:r w:rsidR="00E87063" w:rsidRPr="00E87063">
        <w:rPr>
          <w:rFonts w:asciiTheme="minorHAnsi" w:hAnsiTheme="minorHAnsi"/>
        </w:rPr>
        <w:t>(Secret Scrolls)</w:t>
      </w:r>
    </w:p>
    <w:p w14:paraId="37A676E4" w14:textId="4E7B42D1" w:rsidR="002254A6" w:rsidRPr="00CD6138" w:rsidRDefault="002254A6" w:rsidP="002254A6">
      <w:pPr>
        <w:pStyle w:val="a9"/>
        <w:numPr>
          <w:ilvl w:val="0"/>
          <w:numId w:val="143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</w:t>
      </w:r>
      <w:r w:rsidRPr="00CD6138">
        <w:rPr>
          <w:lang w:val="ru-RU"/>
        </w:rPr>
        <w:t xml:space="preserve"> </w:t>
      </w:r>
      <w:r w:rsidR="00552008" w:rsidRPr="00552008">
        <w:rPr>
          <w:lang w:val="ru-RU"/>
        </w:rPr>
        <w:t>Остановка времени</w:t>
      </w:r>
      <w:r w:rsidRPr="00CD6138">
        <w:rPr>
          <w:lang w:val="ru-RU"/>
        </w:rPr>
        <w:t xml:space="preserve"> (</w:t>
      </w:r>
      <w:r w:rsidR="00552008" w:rsidRPr="00552008">
        <w:rPr>
          <w:lang w:val="ru-RU"/>
        </w:rPr>
        <w:t>Time Stop</w:t>
      </w:r>
      <w:r w:rsidR="00552008" w:rsidRPr="00552008">
        <w:rPr>
          <w:lang w:val="ru-RU"/>
        </w:rPr>
        <w:t>)</w:t>
      </w:r>
    </w:p>
    <w:p w14:paraId="082BD0EA" w14:textId="77777777" w:rsidR="002254A6" w:rsidRDefault="002254A6" w:rsidP="002254A6">
      <w:pPr>
        <w:pStyle w:val="ae"/>
        <w:numPr>
          <w:ilvl w:val="1"/>
          <w:numId w:val="143"/>
        </w:numPr>
        <w:rPr>
          <w:rFonts w:asciiTheme="minorHAnsi" w:hAnsiTheme="minorHAnsi"/>
          <w:lang w:val="ru-RU"/>
        </w:rPr>
      </w:pPr>
      <w:r w:rsidRPr="00AD7382">
        <w:rPr>
          <w:lang w:val="ru-RU"/>
        </w:rPr>
        <w:t xml:space="preserve">Теперь при изучении открывает ресурс </w:t>
      </w:r>
      <w:r w:rsidRPr="00AD7382">
        <w:rPr>
          <w:rFonts w:asciiTheme="minorHAnsi" w:hAnsiTheme="minorHAnsi"/>
          <w:lang w:val="ru-RU"/>
        </w:rPr>
        <w:t xml:space="preserve">Секретные Свитки (Secret </w:t>
      </w:r>
      <w:proofErr w:type="spellStart"/>
      <w:r w:rsidRPr="00AD7382">
        <w:rPr>
          <w:rFonts w:asciiTheme="minorHAnsi" w:hAnsiTheme="minorHAnsi"/>
          <w:lang w:val="ru-RU"/>
        </w:rPr>
        <w:t>Scrolls</w:t>
      </w:r>
      <w:proofErr w:type="spellEnd"/>
      <w:r w:rsidRPr="00AD7382">
        <w:rPr>
          <w:rFonts w:asciiTheme="minorHAnsi" w:hAnsiTheme="minorHAnsi"/>
          <w:lang w:val="ru-RU"/>
        </w:rPr>
        <w:t>)</w:t>
      </w:r>
    </w:p>
    <w:p w14:paraId="13FA4A72" w14:textId="77777777" w:rsidR="002254A6" w:rsidRDefault="002254A6" w:rsidP="002254A6">
      <w:pPr>
        <w:pStyle w:val="ae"/>
        <w:numPr>
          <w:ilvl w:val="1"/>
          <w:numId w:val="143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Изменена цена</w:t>
      </w:r>
    </w:p>
    <w:p w14:paraId="635CD8D5" w14:textId="2DCAC912" w:rsidR="002254A6" w:rsidRPr="002254A6" w:rsidRDefault="00552008" w:rsidP="002254A6">
      <w:pPr>
        <w:pStyle w:val="ae"/>
        <w:numPr>
          <w:ilvl w:val="2"/>
          <w:numId w:val="143"/>
        </w:numPr>
        <w:rPr>
          <w:rFonts w:asciiTheme="minorHAnsi" w:hAnsiTheme="minorHAnsi"/>
        </w:rPr>
      </w:pPr>
      <w:r>
        <w:rPr>
          <w:rFonts w:asciiTheme="minorHAnsi" w:hAnsiTheme="minorHAnsi"/>
        </w:rPr>
        <w:t>2</w:t>
      </w:r>
      <w:r w:rsidR="002254A6" w:rsidRPr="00E87063">
        <w:rPr>
          <w:rFonts w:asciiTheme="minorHAnsi" w:hAnsiTheme="minorHAnsi"/>
        </w:rPr>
        <w:t xml:space="preserve">00 [mana] </w:t>
      </w:r>
      <w:r>
        <w:rPr>
          <w:rFonts w:asciiTheme="minorHAnsi" w:hAnsiTheme="minorHAnsi"/>
        </w:rPr>
        <w:t>65</w:t>
      </w:r>
      <w:r w:rsidR="002254A6" w:rsidRPr="00E87063">
        <w:rPr>
          <w:rFonts w:asciiTheme="minorHAnsi" w:hAnsiTheme="minorHAnsi"/>
        </w:rPr>
        <w:t xml:space="preserve"> [</w:t>
      </w:r>
      <w:proofErr w:type="spellStart"/>
      <w:r w:rsidR="002254A6" w:rsidRPr="00E87063">
        <w:rPr>
          <w:rFonts w:asciiTheme="minorHAnsi" w:hAnsiTheme="minorHAnsi"/>
        </w:rPr>
        <w:t>combatspell</w:t>
      </w:r>
      <w:proofErr w:type="spellEnd"/>
      <w:r w:rsidR="002254A6" w:rsidRPr="00E87063">
        <w:rPr>
          <w:rFonts w:asciiTheme="minorHAnsi" w:hAnsiTheme="minorHAnsi"/>
        </w:rPr>
        <w:t xml:space="preserve">] -&gt; </w:t>
      </w:r>
      <w:r w:rsidR="003C7DD0">
        <w:rPr>
          <w:rFonts w:asciiTheme="minorHAnsi" w:hAnsiTheme="minorHAnsi"/>
        </w:rPr>
        <w:t>2</w:t>
      </w:r>
      <w:r w:rsidR="002254A6" w:rsidRPr="00E87063">
        <w:rPr>
          <w:rFonts w:asciiTheme="minorHAnsi" w:hAnsiTheme="minorHAnsi"/>
        </w:rPr>
        <w:t xml:space="preserve">00 [mana] </w:t>
      </w:r>
      <w:r w:rsidR="003C7DD0">
        <w:rPr>
          <w:rFonts w:asciiTheme="minorHAnsi" w:hAnsiTheme="minorHAnsi"/>
        </w:rPr>
        <w:t>65</w:t>
      </w:r>
      <w:r w:rsidR="002254A6" w:rsidRPr="00E87063">
        <w:rPr>
          <w:rFonts w:asciiTheme="minorHAnsi" w:hAnsiTheme="minorHAnsi"/>
        </w:rPr>
        <w:t xml:space="preserve"> [</w:t>
      </w:r>
      <w:proofErr w:type="spellStart"/>
      <w:r w:rsidR="002254A6" w:rsidRPr="00E87063">
        <w:rPr>
          <w:rFonts w:asciiTheme="minorHAnsi" w:hAnsiTheme="minorHAnsi"/>
        </w:rPr>
        <w:t>combatspell</w:t>
      </w:r>
      <w:proofErr w:type="spellEnd"/>
      <w:r w:rsidR="002254A6" w:rsidRPr="00E87063">
        <w:rPr>
          <w:rFonts w:asciiTheme="minorHAnsi" w:hAnsiTheme="minorHAnsi"/>
        </w:rPr>
        <w:t>] 1</w:t>
      </w:r>
      <w:r w:rsidR="002254A6">
        <w:rPr>
          <w:rFonts w:asciiTheme="minorHAnsi" w:hAnsiTheme="minorHAnsi"/>
        </w:rPr>
        <w:t xml:space="preserve"> </w:t>
      </w:r>
      <w:r w:rsidR="002254A6" w:rsidRPr="00E87063">
        <w:rPr>
          <w:rFonts w:asciiTheme="minorHAnsi" w:hAnsiTheme="minorHAnsi"/>
        </w:rPr>
        <w:t>(Secret Scrolls)</w:t>
      </w:r>
    </w:p>
    <w:p w14:paraId="3F15FAF6" w14:textId="0076F935" w:rsidR="003A0ED6" w:rsidRPr="00724945" w:rsidRDefault="003A0ED6" w:rsidP="003A0ED6">
      <w:pPr>
        <w:pStyle w:val="21"/>
      </w:pPr>
      <w:r>
        <w:rPr>
          <w:lang w:val="ru-RU"/>
        </w:rPr>
        <w:t>Природа</w:t>
      </w:r>
      <w:r w:rsidRPr="00724945">
        <w:t xml:space="preserve"> (</w:t>
      </w:r>
      <w:r>
        <w:t>Nature</w:t>
      </w:r>
      <w:r w:rsidRPr="00724945">
        <w:t>)</w:t>
      </w:r>
    </w:p>
    <w:p w14:paraId="4FBB3C43" w14:textId="282547E7" w:rsidR="006E72FE" w:rsidRPr="00724945" w:rsidRDefault="008C3B8A" w:rsidP="003A0ED6">
      <w:pPr>
        <w:pStyle w:val="31"/>
      </w:pPr>
      <w:r w:rsidRPr="008C3B8A">
        <w:rPr>
          <w:lang w:val="ru-RU"/>
        </w:rPr>
        <w:t>Книга</w:t>
      </w:r>
      <w:r w:rsidRPr="002A66A5">
        <w:t xml:space="preserve"> </w:t>
      </w:r>
      <w:r w:rsidRPr="008C3B8A">
        <w:rPr>
          <w:lang w:val="ru-RU"/>
        </w:rPr>
        <w:t>корней</w:t>
      </w:r>
      <w:r w:rsidRPr="002A66A5">
        <w:t xml:space="preserve"> </w:t>
      </w:r>
      <w:r>
        <w:rPr>
          <w:lang w:val="ru-RU"/>
        </w:rPr>
        <w:t>Т</w:t>
      </w:r>
      <w:r w:rsidRPr="002A66A5">
        <w:t>1 (</w:t>
      </w:r>
      <w:r w:rsidR="002A66A5" w:rsidRPr="002A66A5">
        <w:t>Tome of Roots</w:t>
      </w:r>
      <w:r w:rsidRPr="002A66A5">
        <w:t>)</w:t>
      </w:r>
      <w:r w:rsidR="00724945" w:rsidRPr="00724945">
        <w:t xml:space="preserve"> [nature] [nature]</w:t>
      </w:r>
    </w:p>
    <w:p w14:paraId="74D32E16" w14:textId="77777777" w:rsidR="006602CF" w:rsidRDefault="006602CF" w:rsidP="00E25C24">
      <w:pPr>
        <w:pStyle w:val="a9"/>
        <w:numPr>
          <w:ilvl w:val="0"/>
          <w:numId w:val="126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628641A9" w14:textId="4D392D2F" w:rsidR="002A66A5" w:rsidRDefault="00161126" w:rsidP="00E25C24">
      <w:pPr>
        <w:pStyle w:val="a9"/>
        <w:numPr>
          <w:ilvl w:val="1"/>
          <w:numId w:val="126"/>
        </w:numPr>
        <w:rPr>
          <w:lang w:val="ru-RU"/>
        </w:rPr>
      </w:pPr>
      <w:r w:rsidRPr="00161126">
        <w:rPr>
          <w:lang w:val="ru-RU"/>
        </w:rPr>
        <w:t>Целебные</w:t>
      </w:r>
      <w:r w:rsidRPr="00E764A3">
        <w:rPr>
          <w:lang w:val="ru-RU"/>
        </w:rPr>
        <w:t xml:space="preserve"> </w:t>
      </w:r>
      <w:r w:rsidRPr="00161126">
        <w:rPr>
          <w:lang w:val="ru-RU"/>
        </w:rPr>
        <w:t>корни</w:t>
      </w:r>
      <w:r w:rsidRPr="00E764A3">
        <w:rPr>
          <w:lang w:val="ru-RU"/>
        </w:rPr>
        <w:t xml:space="preserve"> </w:t>
      </w:r>
      <w:r w:rsidR="006602CF" w:rsidRPr="00E764A3">
        <w:rPr>
          <w:lang w:val="ru-RU"/>
        </w:rPr>
        <w:t>(</w:t>
      </w:r>
      <w:r w:rsidRPr="00161126">
        <w:t>Healing</w:t>
      </w:r>
      <w:r w:rsidRPr="00E764A3">
        <w:rPr>
          <w:lang w:val="ru-RU"/>
        </w:rPr>
        <w:t xml:space="preserve"> </w:t>
      </w:r>
      <w:r w:rsidRPr="00161126">
        <w:t>Roots</w:t>
      </w:r>
      <w:r w:rsidR="006602CF" w:rsidRPr="00E764A3">
        <w:rPr>
          <w:lang w:val="ru-RU"/>
        </w:rPr>
        <w:t xml:space="preserve">) -&gt; </w:t>
      </w:r>
      <w:r w:rsidRPr="00E764A3">
        <w:rPr>
          <w:lang w:val="ru-RU"/>
        </w:rPr>
        <w:t>Призыв опутанного раба</w:t>
      </w:r>
      <w:r w:rsidR="006602CF" w:rsidRPr="00E764A3">
        <w:rPr>
          <w:lang w:val="ru-RU"/>
        </w:rPr>
        <w:t xml:space="preserve"> (</w:t>
      </w:r>
      <w:r w:rsidR="00E764A3" w:rsidRPr="00E764A3">
        <w:t>Summon</w:t>
      </w:r>
      <w:r w:rsidR="00E764A3" w:rsidRPr="00E764A3">
        <w:rPr>
          <w:lang w:val="ru-RU"/>
        </w:rPr>
        <w:t xml:space="preserve"> </w:t>
      </w:r>
      <w:r w:rsidR="00E764A3" w:rsidRPr="00E764A3">
        <w:t>Entwined</w:t>
      </w:r>
      <w:r w:rsidR="00E764A3" w:rsidRPr="00E764A3">
        <w:rPr>
          <w:lang w:val="ru-RU"/>
        </w:rPr>
        <w:t xml:space="preserve"> </w:t>
      </w:r>
      <w:r w:rsidR="00E764A3" w:rsidRPr="00E764A3">
        <w:t>Thrall</w:t>
      </w:r>
      <w:r w:rsidR="006602CF" w:rsidRPr="00E764A3">
        <w:rPr>
          <w:lang w:val="ru-RU"/>
        </w:rPr>
        <w:t>)</w:t>
      </w:r>
    </w:p>
    <w:p w14:paraId="0E06D75D" w14:textId="4FDC7793" w:rsidR="00E764A3" w:rsidRDefault="009D2277" w:rsidP="00E25C24">
      <w:pPr>
        <w:pStyle w:val="a9"/>
        <w:numPr>
          <w:ilvl w:val="0"/>
          <w:numId w:val="126"/>
        </w:numPr>
        <w:rPr>
          <w:lang w:val="ru-RU"/>
        </w:rPr>
      </w:pPr>
      <w:r w:rsidRPr="009D2277">
        <w:rPr>
          <w:lang w:val="ru-RU"/>
        </w:rPr>
        <w:t xml:space="preserve">Чары для воинов - </w:t>
      </w:r>
      <w:r w:rsidR="00E72BB2" w:rsidRPr="00E72BB2">
        <w:rPr>
          <w:lang w:val="ru-RU"/>
        </w:rPr>
        <w:t xml:space="preserve">Отравленные стрелы </w:t>
      </w:r>
      <w:r w:rsidR="00FF2A48">
        <w:rPr>
          <w:lang w:val="ru-RU"/>
        </w:rPr>
        <w:t>(</w:t>
      </w:r>
      <w:proofErr w:type="spellStart"/>
      <w:r w:rsidR="00FF2A48" w:rsidRPr="00FF2A48">
        <w:rPr>
          <w:lang w:val="ru-RU"/>
        </w:rPr>
        <w:t>Poison</w:t>
      </w:r>
      <w:proofErr w:type="spellEnd"/>
      <w:r w:rsidR="00FF2A48" w:rsidRPr="00FF2A48">
        <w:rPr>
          <w:lang w:val="ru-RU"/>
        </w:rPr>
        <w:t xml:space="preserve"> </w:t>
      </w:r>
      <w:proofErr w:type="spellStart"/>
      <w:r w:rsidR="00FF2A48" w:rsidRPr="00FF2A48">
        <w:rPr>
          <w:lang w:val="ru-RU"/>
        </w:rPr>
        <w:t>Arrows</w:t>
      </w:r>
      <w:proofErr w:type="spellEnd"/>
      <w:r w:rsidR="00FF2A48">
        <w:rPr>
          <w:lang w:val="ru-RU"/>
        </w:rPr>
        <w:t>)</w:t>
      </w:r>
    </w:p>
    <w:p w14:paraId="63FCD520" w14:textId="4444B908" w:rsidR="009D2277" w:rsidRDefault="008D41E1" w:rsidP="00E25C24">
      <w:pPr>
        <w:pStyle w:val="a9"/>
        <w:numPr>
          <w:ilvl w:val="1"/>
          <w:numId w:val="126"/>
        </w:numPr>
        <w:rPr>
          <w:lang w:val="ru-RU"/>
        </w:rPr>
      </w:pPr>
      <w:r>
        <w:rPr>
          <w:lang w:val="ru-RU"/>
        </w:rPr>
        <w:t>Увеличен урон</w:t>
      </w:r>
    </w:p>
    <w:p w14:paraId="61AD3888" w14:textId="39A1B8E6" w:rsidR="008D41E1" w:rsidRPr="00B964F3" w:rsidRDefault="003D4D58" w:rsidP="00E25C24">
      <w:pPr>
        <w:pStyle w:val="a9"/>
        <w:numPr>
          <w:ilvl w:val="2"/>
          <w:numId w:val="126"/>
        </w:numPr>
        <w:rPr>
          <w:lang w:val="ru-RU"/>
        </w:rPr>
      </w:pPr>
      <w:r>
        <w:rPr>
          <w:lang w:val="ru-RU"/>
        </w:rPr>
        <w:t>+</w:t>
      </w:r>
      <w:r w:rsidR="00554331">
        <w:rPr>
          <w:lang w:val="ru-RU"/>
        </w:rPr>
        <w:t>1 -</w:t>
      </w:r>
      <w:r w:rsidR="00554331">
        <w:t xml:space="preserve">&gt; </w:t>
      </w:r>
      <w:r>
        <w:rPr>
          <w:lang w:val="ru-RU"/>
        </w:rPr>
        <w:t>+</w:t>
      </w:r>
      <w:r w:rsidR="00554331">
        <w:t xml:space="preserve">2 </w:t>
      </w:r>
      <w:r w:rsidR="00B964F3" w:rsidRPr="00B964F3">
        <w:t>[poison]</w:t>
      </w:r>
      <w:r w:rsidR="00A933ED">
        <w:t xml:space="preserve"> (</w:t>
      </w:r>
      <w:r w:rsidR="00A933ED">
        <w:rPr>
          <w:lang w:val="ru-RU"/>
        </w:rPr>
        <w:t>повторяющиеся атаки</w:t>
      </w:r>
      <w:r w:rsidR="00A933ED">
        <w:t>)</w:t>
      </w:r>
    </w:p>
    <w:p w14:paraId="293AB834" w14:textId="6EADD327" w:rsidR="00B964F3" w:rsidRDefault="003D4D58" w:rsidP="00E25C24">
      <w:pPr>
        <w:pStyle w:val="a9"/>
        <w:numPr>
          <w:ilvl w:val="2"/>
          <w:numId w:val="126"/>
        </w:numPr>
        <w:rPr>
          <w:lang w:val="ru-RU"/>
        </w:rPr>
      </w:pPr>
      <w:r>
        <w:rPr>
          <w:lang w:val="ru-RU"/>
        </w:rPr>
        <w:t>+</w:t>
      </w:r>
      <w:r w:rsidR="00A933ED">
        <w:rPr>
          <w:lang w:val="ru-RU"/>
        </w:rPr>
        <w:t>2 -</w:t>
      </w:r>
      <w:r w:rsidR="00A933ED">
        <w:t xml:space="preserve">&gt; </w:t>
      </w:r>
      <w:r>
        <w:rPr>
          <w:lang w:val="ru-RU"/>
        </w:rPr>
        <w:t>+</w:t>
      </w:r>
      <w:r w:rsidR="00A933ED">
        <w:t xml:space="preserve">4 </w:t>
      </w:r>
      <w:r w:rsidR="00A933ED" w:rsidRPr="00B964F3">
        <w:t>[poison]</w:t>
      </w:r>
      <w:r w:rsidR="00A933ED">
        <w:t xml:space="preserve"> (</w:t>
      </w:r>
      <w:r w:rsidR="00A933ED">
        <w:rPr>
          <w:lang w:val="ru-RU"/>
        </w:rPr>
        <w:t>одиноч</w:t>
      </w:r>
      <w:r w:rsidR="0008576F">
        <w:rPr>
          <w:lang w:val="ru-RU"/>
        </w:rPr>
        <w:t>н</w:t>
      </w:r>
      <w:r w:rsidR="0042682F">
        <w:rPr>
          <w:lang w:val="ru-RU"/>
        </w:rPr>
        <w:t>ые</w:t>
      </w:r>
      <w:r w:rsidR="00A933ED">
        <w:rPr>
          <w:lang w:val="ru-RU"/>
        </w:rPr>
        <w:t xml:space="preserve"> атаки</w:t>
      </w:r>
      <w:r w:rsidR="00A933ED">
        <w:t>)</w:t>
      </w:r>
    </w:p>
    <w:p w14:paraId="24302959" w14:textId="77777777" w:rsidR="003D4D58" w:rsidRDefault="00642F5C" w:rsidP="00E25C24">
      <w:pPr>
        <w:pStyle w:val="a9"/>
        <w:numPr>
          <w:ilvl w:val="1"/>
          <w:numId w:val="126"/>
        </w:numPr>
        <w:rPr>
          <w:lang w:val="ru-RU"/>
        </w:rPr>
      </w:pPr>
      <w:r>
        <w:rPr>
          <w:lang w:val="ru-RU"/>
        </w:rPr>
        <w:t>Увеличена в</w:t>
      </w:r>
      <w:r w:rsidRPr="00642F5C">
        <w:rPr>
          <w:lang w:val="ru-RU"/>
        </w:rPr>
        <w:t>ероятность наложения</w:t>
      </w:r>
      <w:r w:rsidR="003D4D58">
        <w:rPr>
          <w:lang w:val="ru-RU"/>
        </w:rPr>
        <w:t xml:space="preserve"> эффекта</w:t>
      </w:r>
      <w:r w:rsidRPr="00642F5C">
        <w:rPr>
          <w:lang w:val="ru-RU"/>
        </w:rPr>
        <w:t xml:space="preserve"> Отравления (</w:t>
      </w:r>
      <w:proofErr w:type="spellStart"/>
      <w:r w:rsidRPr="00642F5C">
        <w:rPr>
          <w:lang w:val="ru-RU"/>
        </w:rPr>
        <w:t>Poisoned</w:t>
      </w:r>
      <w:proofErr w:type="spellEnd"/>
      <w:r w:rsidRPr="00642F5C">
        <w:rPr>
          <w:lang w:val="ru-RU"/>
        </w:rPr>
        <w:t>)</w:t>
      </w:r>
    </w:p>
    <w:p w14:paraId="3C6D994F" w14:textId="76F9EFDB" w:rsidR="003D4D58" w:rsidRDefault="00642F5C" w:rsidP="00E25C24">
      <w:pPr>
        <w:pStyle w:val="a9"/>
        <w:numPr>
          <w:ilvl w:val="2"/>
          <w:numId w:val="126"/>
        </w:numPr>
        <w:rPr>
          <w:lang w:val="ru-RU"/>
        </w:rPr>
      </w:pPr>
      <w:r w:rsidRPr="00642F5C">
        <w:rPr>
          <w:lang w:val="ru-RU"/>
        </w:rPr>
        <w:t xml:space="preserve">60% → 90% </w:t>
      </w:r>
      <w:r w:rsidR="003D4D58">
        <w:t>(</w:t>
      </w:r>
      <w:r w:rsidR="003D4D58">
        <w:rPr>
          <w:lang w:val="ru-RU"/>
        </w:rPr>
        <w:t>повторяющиеся атаки</w:t>
      </w:r>
      <w:r w:rsidR="003D4D58">
        <w:t>)</w:t>
      </w:r>
    </w:p>
    <w:p w14:paraId="7D463D0F" w14:textId="4A1C8398" w:rsidR="0042682F" w:rsidRPr="00E764A3" w:rsidRDefault="00642F5C" w:rsidP="00E25C24">
      <w:pPr>
        <w:pStyle w:val="a9"/>
        <w:numPr>
          <w:ilvl w:val="2"/>
          <w:numId w:val="126"/>
        </w:numPr>
        <w:rPr>
          <w:lang w:val="ru-RU"/>
        </w:rPr>
      </w:pPr>
      <w:r w:rsidRPr="00642F5C">
        <w:rPr>
          <w:lang w:val="ru-RU"/>
        </w:rPr>
        <w:t>90% → 120%</w:t>
      </w:r>
      <w:r w:rsidR="003D4D58">
        <w:rPr>
          <w:lang w:val="ru-RU"/>
        </w:rPr>
        <w:t xml:space="preserve"> </w:t>
      </w:r>
      <w:r w:rsidR="003D4D58">
        <w:t>(</w:t>
      </w:r>
      <w:r w:rsidR="003D4D58">
        <w:rPr>
          <w:lang w:val="ru-RU"/>
        </w:rPr>
        <w:t>одиночные атаки</w:t>
      </w:r>
      <w:r w:rsidR="003D4D58">
        <w:t>)</w:t>
      </w:r>
    </w:p>
    <w:p w14:paraId="334CD68D" w14:textId="593F52A3" w:rsidR="003C46F2" w:rsidRDefault="008A66E5" w:rsidP="003A0ED6">
      <w:pPr>
        <w:pStyle w:val="31"/>
      </w:pPr>
      <w:r w:rsidRPr="008A66E5">
        <w:rPr>
          <w:lang w:val="ru-RU"/>
        </w:rPr>
        <w:t>Книга</w:t>
      </w:r>
      <w:r w:rsidRPr="00D64DE6">
        <w:t xml:space="preserve"> </w:t>
      </w:r>
      <w:r w:rsidRPr="008A66E5">
        <w:rPr>
          <w:lang w:val="ru-RU"/>
        </w:rPr>
        <w:t>Зверей</w:t>
      </w:r>
      <w:r w:rsidRPr="00D64DE6">
        <w:t xml:space="preserve"> </w:t>
      </w:r>
      <w:r w:rsidRPr="008A66E5">
        <w:rPr>
          <w:lang w:val="ru-RU"/>
        </w:rPr>
        <w:t>Т</w:t>
      </w:r>
      <w:r w:rsidRPr="00D64DE6">
        <w:t>1 (</w:t>
      </w:r>
      <w:r w:rsidRPr="008A66E5">
        <w:t>Tome</w:t>
      </w:r>
      <w:r w:rsidRPr="00D64DE6">
        <w:t xml:space="preserve"> </w:t>
      </w:r>
      <w:r w:rsidRPr="008A66E5">
        <w:t>of</w:t>
      </w:r>
      <w:r w:rsidRPr="00D64DE6">
        <w:t xml:space="preserve"> </w:t>
      </w:r>
      <w:r w:rsidRPr="008A66E5">
        <w:t>Beasts</w:t>
      </w:r>
      <w:r w:rsidRPr="00D64DE6">
        <w:t>)</w:t>
      </w:r>
      <w:r w:rsidR="00724945" w:rsidRPr="00724945">
        <w:t xml:space="preserve"> [nature] [nature]</w:t>
      </w:r>
    </w:p>
    <w:p w14:paraId="0E6F3087" w14:textId="77777777" w:rsidR="00A72D36" w:rsidRDefault="00A72D36" w:rsidP="00E25C24">
      <w:pPr>
        <w:pStyle w:val="a9"/>
        <w:numPr>
          <w:ilvl w:val="0"/>
          <w:numId w:val="126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417707B3" w14:textId="2AAF2114" w:rsidR="00A72D36" w:rsidRPr="009F3D08" w:rsidRDefault="005E766D" w:rsidP="00E25C24">
      <w:pPr>
        <w:pStyle w:val="a9"/>
        <w:numPr>
          <w:ilvl w:val="1"/>
          <w:numId w:val="126"/>
        </w:numPr>
        <w:rPr>
          <w:lang w:val="ru-RU"/>
        </w:rPr>
      </w:pPr>
      <w:proofErr w:type="gramStart"/>
      <w:r w:rsidRPr="005E766D">
        <w:rPr>
          <w:lang w:val="ru-RU"/>
        </w:rPr>
        <w:t>Отметить</w:t>
      </w:r>
      <w:proofErr w:type="gramEnd"/>
      <w:r w:rsidRPr="005E766D">
        <w:rPr>
          <w:lang w:val="ru-RU"/>
        </w:rPr>
        <w:t xml:space="preserve"> как добычу </w:t>
      </w:r>
      <w:r w:rsidR="00A72D36" w:rsidRPr="009F3D08">
        <w:rPr>
          <w:lang w:val="ru-RU"/>
        </w:rPr>
        <w:t>(</w:t>
      </w:r>
      <w:r w:rsidR="00E115A1" w:rsidRPr="00E115A1">
        <w:t>Mark</w:t>
      </w:r>
      <w:r w:rsidR="00E115A1" w:rsidRPr="009F3D08">
        <w:rPr>
          <w:lang w:val="ru-RU"/>
        </w:rPr>
        <w:t xml:space="preserve"> </w:t>
      </w:r>
      <w:r w:rsidR="00E115A1" w:rsidRPr="00E115A1">
        <w:t>as</w:t>
      </w:r>
      <w:r w:rsidR="00E115A1" w:rsidRPr="009F3D08">
        <w:rPr>
          <w:lang w:val="ru-RU"/>
        </w:rPr>
        <w:t xml:space="preserve"> </w:t>
      </w:r>
      <w:r w:rsidR="00E115A1" w:rsidRPr="00E115A1">
        <w:t>Prey</w:t>
      </w:r>
      <w:r w:rsidR="00A72D36" w:rsidRPr="009F3D08">
        <w:rPr>
          <w:lang w:val="ru-RU"/>
        </w:rPr>
        <w:t xml:space="preserve">) -&gt; </w:t>
      </w:r>
      <w:r w:rsidR="009F3D08" w:rsidRPr="009F3D08">
        <w:rPr>
          <w:lang w:val="ru-RU"/>
        </w:rPr>
        <w:t>Вызов дикого зверя</w:t>
      </w:r>
      <w:r w:rsidR="009F3D08">
        <w:rPr>
          <w:lang w:val="ru-RU"/>
        </w:rPr>
        <w:t xml:space="preserve"> </w:t>
      </w:r>
      <w:r w:rsidR="00A72D36" w:rsidRPr="009F3D08">
        <w:rPr>
          <w:lang w:val="ru-RU"/>
        </w:rPr>
        <w:t>(</w:t>
      </w:r>
      <w:r w:rsidR="00E115A1" w:rsidRPr="00E115A1">
        <w:t>Summon</w:t>
      </w:r>
      <w:r w:rsidR="00E115A1" w:rsidRPr="009F3D08">
        <w:rPr>
          <w:lang w:val="ru-RU"/>
        </w:rPr>
        <w:t xml:space="preserve"> </w:t>
      </w:r>
      <w:r w:rsidR="00E115A1" w:rsidRPr="00E115A1">
        <w:t>Wild</w:t>
      </w:r>
      <w:r w:rsidR="00E115A1" w:rsidRPr="009F3D08">
        <w:rPr>
          <w:lang w:val="ru-RU"/>
        </w:rPr>
        <w:t xml:space="preserve"> </w:t>
      </w:r>
      <w:r w:rsidR="00E115A1" w:rsidRPr="00E115A1">
        <w:t>Animal</w:t>
      </w:r>
      <w:r w:rsidR="00E115A1" w:rsidRPr="009F3D08">
        <w:rPr>
          <w:lang w:val="ru-RU"/>
        </w:rPr>
        <w:t>)</w:t>
      </w:r>
    </w:p>
    <w:p w14:paraId="332F57EB" w14:textId="77777777" w:rsidR="009D2277" w:rsidRDefault="00A41B7A" w:rsidP="00E25C24">
      <w:pPr>
        <w:pStyle w:val="a9"/>
        <w:numPr>
          <w:ilvl w:val="0"/>
          <w:numId w:val="129"/>
        </w:numPr>
        <w:rPr>
          <w:lang w:val="ru-RU"/>
        </w:rPr>
      </w:pPr>
      <w:r w:rsidRPr="00A41B7A">
        <w:rPr>
          <w:lang w:val="ru-RU"/>
        </w:rPr>
        <w:t>Особ</w:t>
      </w:r>
      <w:r w:rsidR="005F1B15">
        <w:rPr>
          <w:lang w:val="ru-RU"/>
        </w:rPr>
        <w:t>ое</w:t>
      </w:r>
      <w:r w:rsidRPr="00A41B7A">
        <w:rPr>
          <w:lang w:val="ru-RU"/>
        </w:rPr>
        <w:t xml:space="preserve"> </w:t>
      </w:r>
      <w:r w:rsidR="009C39F1">
        <w:rPr>
          <w:lang w:val="ru-RU"/>
        </w:rPr>
        <w:t>улучшение провинции</w:t>
      </w:r>
      <w:r w:rsidRPr="00A41B7A">
        <w:rPr>
          <w:lang w:val="ru-RU"/>
        </w:rPr>
        <w:t xml:space="preserve"> </w:t>
      </w:r>
      <w:r w:rsidR="005D39CD">
        <w:rPr>
          <w:lang w:val="ru-RU"/>
        </w:rPr>
        <w:t>-</w:t>
      </w:r>
      <w:r w:rsidRPr="00A41B7A">
        <w:rPr>
          <w:lang w:val="ru-RU"/>
        </w:rPr>
        <w:t xml:space="preserve"> Заповедник (</w:t>
      </w:r>
      <w:proofErr w:type="spellStart"/>
      <w:r w:rsidRPr="00A41B7A">
        <w:rPr>
          <w:lang w:val="ru-RU"/>
        </w:rPr>
        <w:t>Wildlife</w:t>
      </w:r>
      <w:proofErr w:type="spellEnd"/>
      <w:r w:rsidRPr="00A41B7A">
        <w:rPr>
          <w:lang w:val="ru-RU"/>
        </w:rPr>
        <w:t xml:space="preserve"> </w:t>
      </w:r>
      <w:proofErr w:type="spellStart"/>
      <w:r w:rsidRPr="00A41B7A">
        <w:rPr>
          <w:lang w:val="ru-RU"/>
        </w:rPr>
        <w:t>Sanctuary</w:t>
      </w:r>
      <w:proofErr w:type="spellEnd"/>
      <w:r w:rsidRPr="00A41B7A">
        <w:rPr>
          <w:lang w:val="ru-RU"/>
        </w:rPr>
        <w:t>)</w:t>
      </w:r>
    </w:p>
    <w:p w14:paraId="22988ED4" w14:textId="77777777" w:rsidR="009D2277" w:rsidRDefault="00A41B7A" w:rsidP="00E25C24">
      <w:pPr>
        <w:pStyle w:val="a9"/>
        <w:numPr>
          <w:ilvl w:val="1"/>
          <w:numId w:val="129"/>
        </w:numPr>
        <w:rPr>
          <w:lang w:val="ru-RU"/>
        </w:rPr>
      </w:pPr>
      <w:r w:rsidRPr="009D2277">
        <w:rPr>
          <w:lang w:val="ru-RU"/>
        </w:rPr>
        <w:t>Обновлен состав юнитов для найма</w:t>
      </w:r>
    </w:p>
    <w:p w14:paraId="0F653E97" w14:textId="77777777" w:rsidR="009D2277" w:rsidRDefault="00A41B7A" w:rsidP="00E25C24">
      <w:pPr>
        <w:pStyle w:val="a9"/>
        <w:numPr>
          <w:ilvl w:val="2"/>
          <w:numId w:val="129"/>
        </w:numPr>
        <w:rPr>
          <w:lang w:val="ru-RU"/>
        </w:rPr>
      </w:pPr>
      <w:r w:rsidRPr="009D2277">
        <w:rPr>
          <w:lang w:val="ru-RU"/>
        </w:rPr>
        <w:t>Доступны для найма</w:t>
      </w:r>
    </w:p>
    <w:p w14:paraId="1AA269AE" w14:textId="77777777" w:rsidR="009D2277" w:rsidRPr="009D2277" w:rsidRDefault="00A41B7A" w:rsidP="00E25C24">
      <w:pPr>
        <w:pStyle w:val="a9"/>
        <w:numPr>
          <w:ilvl w:val="3"/>
          <w:numId w:val="129"/>
        </w:numPr>
      </w:pPr>
      <w:r w:rsidRPr="009D2277">
        <w:rPr>
          <w:lang w:val="ru-RU"/>
        </w:rPr>
        <w:t>Паук</w:t>
      </w:r>
      <w:r w:rsidR="005D39CD">
        <w:t>-</w:t>
      </w:r>
      <w:r w:rsidRPr="009D2277">
        <w:rPr>
          <w:lang w:val="ru-RU"/>
        </w:rPr>
        <w:t>охотник</w:t>
      </w:r>
      <w:r w:rsidRPr="00A41B7A">
        <w:t xml:space="preserve"> </w:t>
      </w:r>
      <w:r w:rsidRPr="009D2277">
        <w:rPr>
          <w:lang w:val="ru-RU"/>
        </w:rPr>
        <w:t>Т</w:t>
      </w:r>
      <w:r w:rsidRPr="00A41B7A">
        <w:t>2 (Hunter Spider)</w:t>
      </w:r>
    </w:p>
    <w:p w14:paraId="75FF93E9" w14:textId="77777777" w:rsidR="009D2277" w:rsidRPr="009D2277" w:rsidRDefault="00A41B7A" w:rsidP="00DB2797">
      <w:pPr>
        <w:pStyle w:val="a9"/>
        <w:numPr>
          <w:ilvl w:val="3"/>
          <w:numId w:val="129"/>
        </w:numPr>
      </w:pPr>
      <w:r w:rsidRPr="009D2277">
        <w:rPr>
          <w:lang w:val="ru-RU"/>
        </w:rPr>
        <w:t>Жуткий</w:t>
      </w:r>
      <w:r w:rsidRPr="00A41B7A">
        <w:t xml:space="preserve"> </w:t>
      </w:r>
      <w:r w:rsidRPr="009D2277">
        <w:rPr>
          <w:lang w:val="ru-RU"/>
        </w:rPr>
        <w:t>пингвин</w:t>
      </w:r>
      <w:r w:rsidRPr="00A41B7A">
        <w:t xml:space="preserve"> </w:t>
      </w:r>
      <w:r w:rsidRPr="009D2277">
        <w:rPr>
          <w:lang w:val="ru-RU"/>
        </w:rPr>
        <w:t>Т</w:t>
      </w:r>
      <w:r w:rsidRPr="00A41B7A">
        <w:t>2 (Dire Penguin)</w:t>
      </w:r>
    </w:p>
    <w:p w14:paraId="1ADD3A69" w14:textId="7D10AA7E" w:rsidR="009D2277" w:rsidRPr="009D2277" w:rsidRDefault="00A41B7A" w:rsidP="008016BD">
      <w:pPr>
        <w:pStyle w:val="a9"/>
        <w:numPr>
          <w:ilvl w:val="4"/>
          <w:numId w:val="129"/>
        </w:numPr>
      </w:pPr>
      <w:r w:rsidRPr="009D2277">
        <w:rPr>
          <w:lang w:val="ru-RU"/>
        </w:rPr>
        <w:t xml:space="preserve">Ресурс найма </w:t>
      </w:r>
      <w:r w:rsidR="009B505D" w:rsidRPr="009D2277">
        <w:rPr>
          <w:lang w:val="ru-RU"/>
        </w:rPr>
        <w:t>[</w:t>
      </w:r>
      <w:proofErr w:type="spellStart"/>
      <w:r w:rsidR="009B505D" w:rsidRPr="009D2277">
        <w:rPr>
          <w:lang w:val="ru-RU"/>
        </w:rPr>
        <w:t>mana</w:t>
      </w:r>
      <w:proofErr w:type="spellEnd"/>
      <w:r w:rsidR="009B505D" w:rsidRPr="009D2277">
        <w:rPr>
          <w:lang w:val="ru-RU"/>
        </w:rPr>
        <w:t xml:space="preserve">] </w:t>
      </w:r>
      <w:r w:rsidR="008016BD">
        <w:rPr>
          <w:lang w:val="ru-RU"/>
        </w:rPr>
        <w:t>-</w:t>
      </w:r>
      <w:r w:rsidR="008016BD">
        <w:t>&gt;</w:t>
      </w:r>
      <w:r w:rsidRPr="009D2277">
        <w:rPr>
          <w:lang w:val="ru-RU"/>
        </w:rPr>
        <w:t xml:space="preserve"> </w:t>
      </w:r>
      <w:r w:rsidR="00C378F8" w:rsidRPr="009D2277">
        <w:rPr>
          <w:lang w:val="ru-RU"/>
        </w:rPr>
        <w:t>[</w:t>
      </w:r>
      <w:proofErr w:type="spellStart"/>
      <w:r w:rsidR="00C378F8" w:rsidRPr="009D2277">
        <w:rPr>
          <w:lang w:val="ru-RU"/>
        </w:rPr>
        <w:t>gold</w:t>
      </w:r>
      <w:proofErr w:type="spellEnd"/>
      <w:r w:rsidR="00C378F8" w:rsidRPr="009D2277">
        <w:rPr>
          <w:lang w:val="ru-RU"/>
        </w:rPr>
        <w:t>]</w:t>
      </w:r>
    </w:p>
    <w:p w14:paraId="51D469B9" w14:textId="77777777" w:rsidR="009D2277" w:rsidRPr="009D2277" w:rsidRDefault="00A41B7A" w:rsidP="00DB2797">
      <w:pPr>
        <w:pStyle w:val="a9"/>
        <w:numPr>
          <w:ilvl w:val="3"/>
          <w:numId w:val="129"/>
        </w:numPr>
      </w:pPr>
      <w:r w:rsidRPr="009D2277">
        <w:rPr>
          <w:lang w:val="ru-RU"/>
        </w:rPr>
        <w:t xml:space="preserve">Секач </w:t>
      </w:r>
      <w:proofErr w:type="spellStart"/>
      <w:r w:rsidRPr="009D2277">
        <w:rPr>
          <w:lang w:val="ru-RU"/>
        </w:rPr>
        <w:t>Т2</w:t>
      </w:r>
      <w:proofErr w:type="spellEnd"/>
      <w:r w:rsidRPr="009D2277">
        <w:rPr>
          <w:lang w:val="ru-RU"/>
        </w:rPr>
        <w:t xml:space="preserve"> (</w:t>
      </w:r>
      <w:proofErr w:type="spellStart"/>
      <w:r w:rsidRPr="009D2277">
        <w:rPr>
          <w:lang w:val="ru-RU"/>
        </w:rPr>
        <w:t>Razorback</w:t>
      </w:r>
      <w:proofErr w:type="spellEnd"/>
      <w:r w:rsidRPr="009D2277">
        <w:rPr>
          <w:lang w:val="ru-RU"/>
        </w:rPr>
        <w:t>)</w:t>
      </w:r>
    </w:p>
    <w:p w14:paraId="6B91C3A5" w14:textId="77777777" w:rsidR="009D2277" w:rsidRPr="009D2277" w:rsidRDefault="00A41B7A" w:rsidP="00DB2797">
      <w:pPr>
        <w:pStyle w:val="a9"/>
        <w:numPr>
          <w:ilvl w:val="3"/>
          <w:numId w:val="129"/>
        </w:numPr>
      </w:pPr>
      <w:r w:rsidRPr="009D2277">
        <w:rPr>
          <w:lang w:val="ru-RU"/>
        </w:rPr>
        <w:lastRenderedPageBreak/>
        <w:t>Молодой</w:t>
      </w:r>
      <w:r w:rsidRPr="009D2277">
        <w:t xml:space="preserve"> </w:t>
      </w:r>
      <w:r w:rsidRPr="009D2277">
        <w:rPr>
          <w:lang w:val="ru-RU"/>
        </w:rPr>
        <w:t>вепрь</w:t>
      </w:r>
      <w:r w:rsidRPr="009D2277">
        <w:t xml:space="preserve"> </w:t>
      </w:r>
      <w:r w:rsidRPr="009D2277">
        <w:rPr>
          <w:lang w:val="ru-RU"/>
        </w:rPr>
        <w:t>Т</w:t>
      </w:r>
      <w:r w:rsidRPr="009D2277">
        <w:t>1 (</w:t>
      </w:r>
      <w:proofErr w:type="spellStart"/>
      <w:r w:rsidRPr="009D2277">
        <w:t>Goretusk</w:t>
      </w:r>
      <w:proofErr w:type="spellEnd"/>
      <w:r w:rsidRPr="009D2277">
        <w:t xml:space="preserve"> Piglet)</w:t>
      </w:r>
    </w:p>
    <w:p w14:paraId="05F3C078" w14:textId="77777777" w:rsidR="009D2277" w:rsidRDefault="00A41B7A" w:rsidP="00DB2797">
      <w:pPr>
        <w:pStyle w:val="a9"/>
        <w:numPr>
          <w:ilvl w:val="3"/>
          <w:numId w:val="129"/>
        </w:numPr>
        <w:rPr>
          <w:lang w:val="ru-RU"/>
        </w:rPr>
      </w:pPr>
      <w:r w:rsidRPr="009D2277">
        <w:rPr>
          <w:lang w:val="ru-RU"/>
        </w:rPr>
        <w:t xml:space="preserve">Молодой кислотный червь </w:t>
      </w:r>
      <w:proofErr w:type="spellStart"/>
      <w:r w:rsidRPr="009D2277">
        <w:rPr>
          <w:lang w:val="ru-RU"/>
        </w:rPr>
        <w:t>Т1</w:t>
      </w:r>
      <w:proofErr w:type="spellEnd"/>
      <w:r w:rsidRPr="009D2277">
        <w:rPr>
          <w:lang w:val="ru-RU"/>
        </w:rPr>
        <w:t xml:space="preserve"> (Young </w:t>
      </w:r>
      <w:proofErr w:type="spellStart"/>
      <w:r w:rsidRPr="009D2277">
        <w:rPr>
          <w:lang w:val="ru-RU"/>
        </w:rPr>
        <w:t>Caustic</w:t>
      </w:r>
      <w:proofErr w:type="spellEnd"/>
      <w:r w:rsidRPr="009D2277">
        <w:rPr>
          <w:lang w:val="ru-RU"/>
        </w:rPr>
        <w:t xml:space="preserve"> </w:t>
      </w:r>
      <w:proofErr w:type="spellStart"/>
      <w:r w:rsidRPr="009D2277">
        <w:rPr>
          <w:lang w:val="ru-RU"/>
        </w:rPr>
        <w:t>Worm</w:t>
      </w:r>
      <w:proofErr w:type="spellEnd"/>
      <w:r w:rsidRPr="009D2277">
        <w:rPr>
          <w:lang w:val="ru-RU"/>
        </w:rPr>
        <w:t>)</w:t>
      </w:r>
    </w:p>
    <w:p w14:paraId="396BAD86" w14:textId="77777777" w:rsidR="009D2277" w:rsidRDefault="00A41B7A" w:rsidP="00DB2797">
      <w:pPr>
        <w:pStyle w:val="a9"/>
        <w:numPr>
          <w:ilvl w:val="3"/>
          <w:numId w:val="129"/>
        </w:numPr>
        <w:rPr>
          <w:lang w:val="ru-RU"/>
        </w:rPr>
      </w:pPr>
      <w:r w:rsidRPr="009D2277">
        <w:rPr>
          <w:lang w:val="ru-RU"/>
        </w:rPr>
        <w:t xml:space="preserve">Огромный жук </w:t>
      </w:r>
      <w:proofErr w:type="spellStart"/>
      <w:r w:rsidRPr="009D2277">
        <w:rPr>
          <w:lang w:val="ru-RU"/>
        </w:rPr>
        <w:t>Т1</w:t>
      </w:r>
      <w:proofErr w:type="spellEnd"/>
      <w:r w:rsidRPr="009D2277">
        <w:rPr>
          <w:lang w:val="ru-RU"/>
        </w:rPr>
        <w:t xml:space="preserve"> (</w:t>
      </w:r>
      <w:proofErr w:type="spellStart"/>
      <w:r w:rsidRPr="009D2277">
        <w:rPr>
          <w:lang w:val="ru-RU"/>
        </w:rPr>
        <w:t>Giant</w:t>
      </w:r>
      <w:proofErr w:type="spellEnd"/>
      <w:r w:rsidRPr="009D2277">
        <w:rPr>
          <w:lang w:val="ru-RU"/>
        </w:rPr>
        <w:t xml:space="preserve"> Beetle)</w:t>
      </w:r>
    </w:p>
    <w:p w14:paraId="38B16064" w14:textId="35F2A9DF" w:rsidR="008A66E5" w:rsidRPr="00553517" w:rsidRDefault="00A41B7A" w:rsidP="00DB2797">
      <w:pPr>
        <w:pStyle w:val="a9"/>
        <w:numPr>
          <w:ilvl w:val="3"/>
          <w:numId w:val="129"/>
        </w:numPr>
        <w:rPr>
          <w:lang w:val="ru-RU"/>
        </w:rPr>
      </w:pPr>
      <w:r w:rsidRPr="009D2277">
        <w:rPr>
          <w:lang w:val="ru-RU"/>
        </w:rPr>
        <w:t>Бурый медведь</w:t>
      </w:r>
      <w:r w:rsidR="00C378F8" w:rsidRPr="009D2277">
        <w:rPr>
          <w:lang w:val="ru-RU"/>
        </w:rPr>
        <w:t xml:space="preserve"> </w:t>
      </w:r>
      <w:proofErr w:type="spellStart"/>
      <w:r w:rsidRPr="009D2277">
        <w:rPr>
          <w:lang w:val="ru-RU"/>
        </w:rPr>
        <w:t>T2</w:t>
      </w:r>
      <w:proofErr w:type="spellEnd"/>
      <w:r w:rsidRPr="009D2277">
        <w:rPr>
          <w:lang w:val="ru-RU"/>
        </w:rPr>
        <w:t xml:space="preserve"> (Brown Bear)</w:t>
      </w:r>
    </w:p>
    <w:p w14:paraId="38C11BA6" w14:textId="3BE330C4" w:rsidR="00553517" w:rsidRDefault="00553517" w:rsidP="004E5A33">
      <w:pPr>
        <w:pStyle w:val="31"/>
      </w:pPr>
      <w:r w:rsidRPr="00553517">
        <w:rPr>
          <w:lang w:val="ru-RU"/>
        </w:rPr>
        <w:t>Книга</w:t>
      </w:r>
      <w:r w:rsidRPr="00E062D8">
        <w:t xml:space="preserve"> </w:t>
      </w:r>
      <w:r w:rsidRPr="00553517">
        <w:rPr>
          <w:lang w:val="ru-RU"/>
        </w:rPr>
        <w:t>плодородия</w:t>
      </w:r>
      <w:r w:rsidRPr="00E062D8">
        <w:t xml:space="preserve"> </w:t>
      </w:r>
      <w:r>
        <w:rPr>
          <w:lang w:val="ru-RU"/>
        </w:rPr>
        <w:t>Т</w:t>
      </w:r>
      <w:r w:rsidRPr="00E062D8">
        <w:t>2 (</w:t>
      </w:r>
      <w:r w:rsidR="004E5A33" w:rsidRPr="00E062D8">
        <w:t>Tome of Fertility</w:t>
      </w:r>
      <w:r w:rsidRPr="00E062D8">
        <w:t>)</w:t>
      </w:r>
      <w:r w:rsidR="00E062D8" w:rsidRPr="00E062D8">
        <w:t xml:space="preserve"> </w:t>
      </w:r>
      <w:r w:rsidR="00E062D8" w:rsidRPr="00724945">
        <w:t>[nature] [nature]</w:t>
      </w:r>
    </w:p>
    <w:p w14:paraId="60431805" w14:textId="339E3255" w:rsidR="00306271" w:rsidRPr="00D42311" w:rsidRDefault="00306271" w:rsidP="00441FB6">
      <w:pPr>
        <w:pStyle w:val="a9"/>
        <w:numPr>
          <w:ilvl w:val="0"/>
          <w:numId w:val="144"/>
        </w:numPr>
        <w:rPr>
          <w:lang w:val="ru-RU"/>
        </w:rPr>
      </w:pPr>
      <w:r w:rsidRPr="00306271">
        <w:rPr>
          <w:lang w:val="ru-RU"/>
        </w:rPr>
        <w:t>Особое улучшение провинции - Плодородные поля (</w:t>
      </w:r>
      <w:r w:rsidRPr="00306271">
        <w:t>Bountiful</w:t>
      </w:r>
      <w:r w:rsidRPr="00306271">
        <w:rPr>
          <w:lang w:val="ru-RU"/>
        </w:rPr>
        <w:t xml:space="preserve"> </w:t>
      </w:r>
      <w:r w:rsidRPr="00306271">
        <w:t>Fields</w:t>
      </w:r>
      <w:r w:rsidRPr="00306271">
        <w:rPr>
          <w:lang w:val="ru-RU"/>
        </w:rPr>
        <w:t>)</w:t>
      </w:r>
    </w:p>
    <w:p w14:paraId="07CF724A" w14:textId="58C16C4E" w:rsidR="00D42311" w:rsidRDefault="0072702C" w:rsidP="00441FB6">
      <w:pPr>
        <w:pStyle w:val="a9"/>
        <w:numPr>
          <w:ilvl w:val="1"/>
          <w:numId w:val="144"/>
        </w:numPr>
        <w:rPr>
          <w:lang w:val="ru-RU"/>
        </w:rPr>
      </w:pPr>
      <w:r>
        <w:rPr>
          <w:lang w:val="ru-RU"/>
        </w:rPr>
        <w:t>Добавлен доход в городе</w:t>
      </w:r>
    </w:p>
    <w:p w14:paraId="29415071" w14:textId="36EB66EF" w:rsidR="0072702C" w:rsidRPr="00A471CB" w:rsidRDefault="0072702C" w:rsidP="00441FB6">
      <w:pPr>
        <w:pStyle w:val="a9"/>
        <w:numPr>
          <w:ilvl w:val="2"/>
          <w:numId w:val="144"/>
        </w:numPr>
        <w:rPr>
          <w:lang w:val="ru-RU"/>
        </w:rPr>
      </w:pPr>
      <w:r>
        <w:rPr>
          <w:lang w:val="ru-RU"/>
        </w:rPr>
        <w:t xml:space="preserve">+10 </w:t>
      </w:r>
      <w:r>
        <w:t>[mana]</w:t>
      </w:r>
    </w:p>
    <w:p w14:paraId="45694CEB" w14:textId="1CFD13F2" w:rsidR="00A471CB" w:rsidRPr="00CA73AF" w:rsidRDefault="008B5D32" w:rsidP="008B5D32">
      <w:pPr>
        <w:pStyle w:val="31"/>
      </w:pPr>
      <w:proofErr w:type="spellStart"/>
      <w:r w:rsidRPr="008B5D32">
        <w:t>Книга</w:t>
      </w:r>
      <w:proofErr w:type="spellEnd"/>
      <w:r w:rsidRPr="008B5D32">
        <w:t xml:space="preserve"> </w:t>
      </w:r>
      <w:proofErr w:type="spellStart"/>
      <w:r w:rsidRPr="008B5D32">
        <w:t>дубрав</w:t>
      </w:r>
      <w:proofErr w:type="spellEnd"/>
      <w:r w:rsidRPr="008B5D32">
        <w:t xml:space="preserve"> </w:t>
      </w:r>
      <w:r>
        <w:rPr>
          <w:lang w:val="ru-RU"/>
        </w:rPr>
        <w:t>Т</w:t>
      </w:r>
      <w:r w:rsidRPr="008B5D32">
        <w:t xml:space="preserve">2 </w:t>
      </w:r>
      <w:r w:rsidR="006130EB">
        <w:t>(</w:t>
      </w:r>
      <w:r w:rsidR="006130EB" w:rsidRPr="006130EB">
        <w:t>Tome of Glades</w:t>
      </w:r>
      <w:r w:rsidR="006130EB">
        <w:t>)</w:t>
      </w:r>
      <w:r w:rsidRPr="008B5D32">
        <w:t xml:space="preserve"> </w:t>
      </w:r>
      <w:r w:rsidRPr="00724945">
        <w:t>[nature] [nature]</w:t>
      </w:r>
    </w:p>
    <w:p w14:paraId="09473D1D" w14:textId="42461A90" w:rsidR="008B5D32" w:rsidRDefault="00E20F1B" w:rsidP="00441FB6">
      <w:pPr>
        <w:pStyle w:val="a9"/>
        <w:numPr>
          <w:ilvl w:val="0"/>
          <w:numId w:val="144"/>
        </w:numPr>
        <w:rPr>
          <w:lang w:val="ru-RU"/>
        </w:rPr>
      </w:pPr>
      <w:r w:rsidRPr="00E20F1B">
        <w:rPr>
          <w:lang w:val="ru-RU"/>
        </w:rPr>
        <w:t xml:space="preserve">Юнит - Озерный бегун </w:t>
      </w:r>
      <w:proofErr w:type="spellStart"/>
      <w:r w:rsidRPr="00E20F1B">
        <w:rPr>
          <w:lang w:val="ru-RU"/>
        </w:rPr>
        <w:t>Т3</w:t>
      </w:r>
      <w:proofErr w:type="spellEnd"/>
      <w:r w:rsidRPr="00E20F1B">
        <w:rPr>
          <w:lang w:val="ru-RU"/>
        </w:rPr>
        <w:t xml:space="preserve"> (</w:t>
      </w:r>
      <w:proofErr w:type="spellStart"/>
      <w:r w:rsidRPr="00E20F1B">
        <w:rPr>
          <w:lang w:val="ru-RU"/>
        </w:rPr>
        <w:t>Glade</w:t>
      </w:r>
      <w:proofErr w:type="spellEnd"/>
      <w:r w:rsidRPr="00E20F1B">
        <w:rPr>
          <w:lang w:val="ru-RU"/>
        </w:rPr>
        <w:t xml:space="preserve"> </w:t>
      </w:r>
      <w:proofErr w:type="spellStart"/>
      <w:r w:rsidRPr="00E20F1B">
        <w:rPr>
          <w:lang w:val="ru-RU"/>
        </w:rPr>
        <w:t>Runner</w:t>
      </w:r>
      <w:proofErr w:type="spellEnd"/>
      <w:r w:rsidRPr="00E20F1B">
        <w:rPr>
          <w:lang w:val="ru-RU"/>
        </w:rPr>
        <w:t>)</w:t>
      </w:r>
    </w:p>
    <w:p w14:paraId="4483BA10" w14:textId="6469D3C6" w:rsidR="00E20F1B" w:rsidRDefault="00B67013" w:rsidP="00441FB6">
      <w:pPr>
        <w:pStyle w:val="a9"/>
        <w:numPr>
          <w:ilvl w:val="1"/>
          <w:numId w:val="144"/>
        </w:numPr>
        <w:rPr>
          <w:lang w:val="ru-RU"/>
        </w:rPr>
      </w:pPr>
      <w:r w:rsidRPr="00B67013">
        <w:rPr>
          <w:lang w:val="ru-RU"/>
        </w:rPr>
        <w:t>Активна способность - Знак следопыта (</w:t>
      </w:r>
      <w:proofErr w:type="spellStart"/>
      <w:r w:rsidRPr="00B67013">
        <w:rPr>
          <w:lang w:val="ru-RU"/>
        </w:rPr>
        <w:t>Tracker's</w:t>
      </w:r>
      <w:proofErr w:type="spellEnd"/>
      <w:r w:rsidRPr="00B67013">
        <w:rPr>
          <w:lang w:val="ru-RU"/>
        </w:rPr>
        <w:t xml:space="preserve"> Mark)</w:t>
      </w:r>
    </w:p>
    <w:p w14:paraId="03207182" w14:textId="1F6F945C" w:rsidR="00B67013" w:rsidRPr="00B67013" w:rsidRDefault="00B67013" w:rsidP="00441FB6">
      <w:pPr>
        <w:pStyle w:val="a9"/>
        <w:numPr>
          <w:ilvl w:val="2"/>
          <w:numId w:val="144"/>
        </w:numPr>
        <w:rPr>
          <w:lang w:val="ru-RU"/>
        </w:rPr>
      </w:pPr>
      <w:r w:rsidRPr="00B67013">
        <w:rPr>
          <w:lang w:val="ru-RU"/>
        </w:rPr>
        <w:t xml:space="preserve">Уменьшено количество накладываемых эффектов </w:t>
      </w:r>
      <w:r w:rsidR="00B73459" w:rsidRPr="00B73459">
        <w:rPr>
          <w:lang w:val="ru-RU"/>
        </w:rPr>
        <w:t>Помечен (</w:t>
      </w:r>
      <w:proofErr w:type="spellStart"/>
      <w:r w:rsidR="00B73459" w:rsidRPr="00B73459">
        <w:rPr>
          <w:lang w:val="ru-RU"/>
        </w:rPr>
        <w:t>Marked</w:t>
      </w:r>
      <w:proofErr w:type="spellEnd"/>
      <w:r w:rsidR="00B73459" w:rsidRPr="00B73459">
        <w:rPr>
          <w:lang w:val="ru-RU"/>
        </w:rPr>
        <w:t>)</w:t>
      </w:r>
    </w:p>
    <w:p w14:paraId="328261D6" w14:textId="0BE9C203" w:rsidR="00B67013" w:rsidRDefault="00B73459" w:rsidP="00441FB6">
      <w:pPr>
        <w:pStyle w:val="a9"/>
        <w:numPr>
          <w:ilvl w:val="3"/>
          <w:numId w:val="144"/>
        </w:numPr>
        <w:rPr>
          <w:lang w:val="ru-RU"/>
        </w:rPr>
      </w:pPr>
      <w:r>
        <w:rPr>
          <w:lang w:val="ru-RU"/>
        </w:rPr>
        <w:t>2</w:t>
      </w:r>
      <w:r w:rsidR="00B67013" w:rsidRPr="00B67013">
        <w:rPr>
          <w:lang w:val="ru-RU"/>
        </w:rPr>
        <w:t xml:space="preserve"> -&gt; </w:t>
      </w:r>
      <w:r>
        <w:rPr>
          <w:lang w:val="ru-RU"/>
        </w:rPr>
        <w:t>1</w:t>
      </w:r>
    </w:p>
    <w:p w14:paraId="12758824" w14:textId="70D5049B" w:rsidR="00B73459" w:rsidRDefault="00B73459" w:rsidP="00441FB6">
      <w:pPr>
        <w:pStyle w:val="a9"/>
        <w:numPr>
          <w:ilvl w:val="2"/>
          <w:numId w:val="144"/>
        </w:numPr>
        <w:rPr>
          <w:lang w:val="ru-RU"/>
        </w:rPr>
      </w:pPr>
      <w:r>
        <w:rPr>
          <w:lang w:val="ru-RU"/>
        </w:rPr>
        <w:t xml:space="preserve">Увеличено </w:t>
      </w:r>
      <w:r w:rsidRPr="00B73459">
        <w:rPr>
          <w:lang w:val="ru-RU"/>
        </w:rPr>
        <w:t>количество накладываемых эффектов</w:t>
      </w:r>
      <w:r>
        <w:rPr>
          <w:lang w:val="ru-RU"/>
        </w:rPr>
        <w:t xml:space="preserve"> </w:t>
      </w:r>
      <w:r w:rsidR="002319A4" w:rsidRPr="002319A4">
        <w:rPr>
          <w:lang w:val="ru-RU"/>
        </w:rPr>
        <w:t>Пробитая защита (</w:t>
      </w:r>
      <w:proofErr w:type="spellStart"/>
      <w:r w:rsidR="002319A4" w:rsidRPr="002319A4">
        <w:rPr>
          <w:lang w:val="ru-RU"/>
        </w:rPr>
        <w:t>Sundered</w:t>
      </w:r>
      <w:proofErr w:type="spellEnd"/>
      <w:r w:rsidR="002319A4" w:rsidRPr="002319A4">
        <w:rPr>
          <w:lang w:val="ru-RU"/>
        </w:rPr>
        <w:t xml:space="preserve"> Defense)</w:t>
      </w:r>
    </w:p>
    <w:p w14:paraId="2C81A723" w14:textId="5DD28479" w:rsidR="002319A4" w:rsidRPr="002319A4" w:rsidRDefault="002319A4" w:rsidP="00441FB6">
      <w:pPr>
        <w:pStyle w:val="a9"/>
        <w:numPr>
          <w:ilvl w:val="3"/>
          <w:numId w:val="144"/>
        </w:numPr>
        <w:rPr>
          <w:lang w:val="ru-RU"/>
        </w:rPr>
      </w:pPr>
      <w:r>
        <w:rPr>
          <w:lang w:val="ru-RU"/>
        </w:rPr>
        <w:t>1 -</w:t>
      </w:r>
      <w:r>
        <w:t>&gt; 2</w:t>
      </w:r>
    </w:p>
    <w:p w14:paraId="20AB73F0" w14:textId="6CB4D7DF" w:rsidR="002319A4" w:rsidRPr="003575C2" w:rsidRDefault="002319A4" w:rsidP="00441FB6">
      <w:pPr>
        <w:pStyle w:val="a9"/>
        <w:numPr>
          <w:ilvl w:val="2"/>
          <w:numId w:val="144"/>
        </w:numPr>
        <w:rPr>
          <w:lang w:val="ru-RU"/>
        </w:rPr>
      </w:pPr>
      <w:r w:rsidRPr="002319A4">
        <w:rPr>
          <w:lang w:val="ru-RU"/>
        </w:rPr>
        <w:t xml:space="preserve">Добавлено наложение эффекта Уязвимость к эффектам (Status </w:t>
      </w:r>
      <w:proofErr w:type="spellStart"/>
      <w:r w:rsidRPr="002319A4">
        <w:rPr>
          <w:lang w:val="ru-RU"/>
        </w:rPr>
        <w:t>Vulnerability</w:t>
      </w:r>
      <w:proofErr w:type="spellEnd"/>
      <w:r w:rsidRPr="002319A4">
        <w:rPr>
          <w:lang w:val="ru-RU"/>
        </w:rPr>
        <w:t>)</w:t>
      </w:r>
      <w:r w:rsidRPr="002319A4">
        <w:rPr>
          <w:lang w:val="ru-RU"/>
        </w:rPr>
        <w:t xml:space="preserve"> (</w:t>
      </w:r>
      <w:r w:rsidRPr="003575C2">
        <w:rPr>
          <w:lang w:val="ru-RU"/>
        </w:rPr>
        <w:t>1</w:t>
      </w:r>
      <w:r w:rsidRPr="002319A4">
        <w:rPr>
          <w:lang w:val="ru-RU"/>
        </w:rPr>
        <w:t>)</w:t>
      </w:r>
    </w:p>
    <w:p w14:paraId="06F12521" w14:textId="175A1E84" w:rsidR="003575C2" w:rsidRPr="003575C2" w:rsidRDefault="003575C2" w:rsidP="00441FB6">
      <w:pPr>
        <w:pStyle w:val="a9"/>
        <w:numPr>
          <w:ilvl w:val="0"/>
          <w:numId w:val="144"/>
        </w:numPr>
        <w:rPr>
          <w:lang w:val="ru-RU"/>
        </w:rPr>
      </w:pPr>
      <w:r w:rsidRPr="003575C2">
        <w:rPr>
          <w:lang w:val="ru-RU"/>
        </w:rPr>
        <w:t>Особое улучшение провинции - Священные луга (</w:t>
      </w:r>
      <w:proofErr w:type="spellStart"/>
      <w:r w:rsidRPr="003575C2">
        <w:rPr>
          <w:lang w:val="ru-RU"/>
        </w:rPr>
        <w:t>Sacred</w:t>
      </w:r>
      <w:proofErr w:type="spellEnd"/>
      <w:r w:rsidRPr="003575C2">
        <w:rPr>
          <w:lang w:val="ru-RU"/>
        </w:rPr>
        <w:t xml:space="preserve"> </w:t>
      </w:r>
      <w:proofErr w:type="spellStart"/>
      <w:r w:rsidRPr="003575C2">
        <w:rPr>
          <w:lang w:val="ru-RU"/>
        </w:rPr>
        <w:t>Meadow</w:t>
      </w:r>
      <w:proofErr w:type="spellEnd"/>
      <w:r w:rsidRPr="003575C2">
        <w:rPr>
          <w:lang w:val="ru-RU"/>
        </w:rPr>
        <w:t>)</w:t>
      </w:r>
    </w:p>
    <w:p w14:paraId="08E56132" w14:textId="6EBFEDA3" w:rsidR="003575C2" w:rsidRDefault="00F25C2A" w:rsidP="00441FB6">
      <w:pPr>
        <w:pStyle w:val="a9"/>
        <w:numPr>
          <w:ilvl w:val="1"/>
          <w:numId w:val="144"/>
        </w:numPr>
        <w:rPr>
          <w:lang w:val="ru-RU"/>
        </w:rPr>
      </w:pPr>
      <w:r>
        <w:rPr>
          <w:lang w:val="ru-RU"/>
        </w:rPr>
        <w:t>Увеличен доход в городе</w:t>
      </w:r>
    </w:p>
    <w:p w14:paraId="7FDE04FE" w14:textId="67EA4C45" w:rsidR="00F25C2A" w:rsidRPr="00EE4598" w:rsidRDefault="00FE0753" w:rsidP="00441FB6">
      <w:pPr>
        <w:pStyle w:val="a9"/>
        <w:numPr>
          <w:ilvl w:val="2"/>
          <w:numId w:val="144"/>
        </w:numPr>
        <w:rPr>
          <w:lang w:val="ru-RU"/>
        </w:rPr>
      </w:pPr>
      <w:r>
        <w:rPr>
          <w:lang w:val="ru-RU"/>
        </w:rPr>
        <w:t xml:space="preserve">+10 </w:t>
      </w:r>
      <w:r>
        <w:t xml:space="preserve">-&gt; +20 </w:t>
      </w:r>
      <w:r w:rsidR="00EE4598" w:rsidRPr="00EE4598">
        <w:t>[food]</w:t>
      </w:r>
    </w:p>
    <w:p w14:paraId="2CD5A387" w14:textId="5B5DD5E6" w:rsidR="00EE4598" w:rsidRPr="00CA73AF" w:rsidRDefault="00CA73AF" w:rsidP="00441FB6">
      <w:pPr>
        <w:pStyle w:val="a9"/>
        <w:numPr>
          <w:ilvl w:val="1"/>
          <w:numId w:val="144"/>
        </w:numPr>
        <w:rPr>
          <w:lang w:val="ru-RU"/>
        </w:rPr>
      </w:pPr>
      <w:r w:rsidRPr="00CA73AF">
        <w:rPr>
          <w:lang w:val="ru-RU"/>
        </w:rPr>
        <w:t>Бонус от соседних провинций</w:t>
      </w:r>
    </w:p>
    <w:p w14:paraId="6F50DD96" w14:textId="5E6E8871" w:rsidR="00CA73AF" w:rsidRDefault="00CA73AF" w:rsidP="00441FB6">
      <w:pPr>
        <w:pStyle w:val="a9"/>
        <w:numPr>
          <w:ilvl w:val="2"/>
          <w:numId w:val="144"/>
        </w:numPr>
        <w:rPr>
          <w:lang w:val="ru-RU"/>
        </w:rPr>
      </w:pPr>
      <w:r>
        <w:rPr>
          <w:lang w:val="ru-RU"/>
        </w:rPr>
        <w:t>Добавлен</w:t>
      </w:r>
      <w:r w:rsidR="00F22A04">
        <w:rPr>
          <w:lang w:val="ru-RU"/>
        </w:rPr>
        <w:t xml:space="preserve">ы </w:t>
      </w:r>
      <w:r w:rsidR="003754E2" w:rsidRPr="003754E2">
        <w:rPr>
          <w:lang w:val="ru-RU"/>
        </w:rPr>
        <w:t>[</w:t>
      </w:r>
      <w:proofErr w:type="spellStart"/>
      <w:r w:rsidR="003754E2" w:rsidRPr="003754E2">
        <w:rPr>
          <w:lang w:val="ru-RU"/>
        </w:rPr>
        <w:t>sciencestation</w:t>
      </w:r>
      <w:proofErr w:type="spellEnd"/>
      <w:r w:rsidR="003754E2" w:rsidRPr="003754E2">
        <w:rPr>
          <w:lang w:val="ru-RU"/>
        </w:rPr>
        <w:t>]</w:t>
      </w:r>
    </w:p>
    <w:p w14:paraId="6D4C3B56" w14:textId="38CC607E" w:rsidR="00BD4B7C" w:rsidRDefault="00672C0E" w:rsidP="00672C0E">
      <w:pPr>
        <w:pStyle w:val="31"/>
        <w:rPr>
          <w:lang w:val="ru-RU"/>
        </w:rPr>
      </w:pPr>
      <w:proofErr w:type="spellStart"/>
      <w:r w:rsidRPr="00672C0E">
        <w:t>Книга</w:t>
      </w:r>
      <w:proofErr w:type="spellEnd"/>
      <w:r w:rsidRPr="00672C0E">
        <w:t xml:space="preserve"> </w:t>
      </w:r>
      <w:proofErr w:type="spellStart"/>
      <w:r w:rsidRPr="00672C0E">
        <w:t>дикой</w:t>
      </w:r>
      <w:proofErr w:type="spellEnd"/>
      <w:r w:rsidRPr="00672C0E">
        <w:t xml:space="preserve"> </w:t>
      </w:r>
      <w:proofErr w:type="spellStart"/>
      <w:r w:rsidRPr="00672C0E">
        <w:t>мощи</w:t>
      </w:r>
      <w:proofErr w:type="spellEnd"/>
      <w:r w:rsidRPr="00672C0E">
        <w:t xml:space="preserve"> </w:t>
      </w:r>
      <w:r>
        <w:rPr>
          <w:lang w:val="ru-RU"/>
        </w:rPr>
        <w:t>Т</w:t>
      </w:r>
      <w:r w:rsidRPr="00672C0E">
        <w:t xml:space="preserve">3 </w:t>
      </w:r>
      <w:r w:rsidR="007F4A59" w:rsidRPr="007F4A59">
        <w:t>(</w:t>
      </w:r>
      <w:r w:rsidR="007F4A59" w:rsidRPr="007F4A59">
        <w:t>Tome of Vigor</w:t>
      </w:r>
      <w:r w:rsidR="007F4A59" w:rsidRPr="00672C0E">
        <w:t>)</w:t>
      </w:r>
      <w:r w:rsidRPr="00672C0E">
        <w:t xml:space="preserve"> </w:t>
      </w:r>
      <w:r w:rsidRPr="00724945">
        <w:t>[nature] [nature]</w:t>
      </w:r>
    </w:p>
    <w:p w14:paraId="47967E44" w14:textId="10A11A0A" w:rsidR="00672C0E" w:rsidRDefault="00551ECA" w:rsidP="00441FB6">
      <w:pPr>
        <w:pStyle w:val="a9"/>
        <w:numPr>
          <w:ilvl w:val="0"/>
          <w:numId w:val="145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r w:rsidRPr="00551ECA">
        <w:rPr>
          <w:lang w:val="ru-RU"/>
        </w:rPr>
        <w:t>Тотем дикой природы</w:t>
      </w:r>
      <w:r w:rsidR="00462B96" w:rsidRPr="00462B96">
        <w:rPr>
          <w:lang w:val="ru-RU"/>
        </w:rPr>
        <w:t xml:space="preserve"> </w:t>
      </w:r>
      <w:r w:rsidR="00462B96">
        <w:rPr>
          <w:lang w:val="ru-RU"/>
        </w:rPr>
        <w:t>(</w:t>
      </w:r>
      <w:proofErr w:type="spellStart"/>
      <w:r w:rsidR="00462B96" w:rsidRPr="00462B96">
        <w:rPr>
          <w:lang w:val="ru-RU"/>
        </w:rPr>
        <w:t>Totem</w:t>
      </w:r>
      <w:proofErr w:type="spellEnd"/>
      <w:r w:rsidR="00462B96" w:rsidRPr="00462B96">
        <w:rPr>
          <w:lang w:val="ru-RU"/>
        </w:rPr>
        <w:t xml:space="preserve"> </w:t>
      </w:r>
      <w:proofErr w:type="spellStart"/>
      <w:r w:rsidR="00462B96" w:rsidRPr="00462B96">
        <w:rPr>
          <w:lang w:val="ru-RU"/>
        </w:rPr>
        <w:t>of</w:t>
      </w:r>
      <w:proofErr w:type="spellEnd"/>
      <w:r w:rsidR="00462B96" w:rsidRPr="00462B96">
        <w:rPr>
          <w:lang w:val="ru-RU"/>
        </w:rPr>
        <w:t xml:space="preserve"> the Wild</w:t>
      </w:r>
      <w:r w:rsidR="00462B96">
        <w:rPr>
          <w:lang w:val="ru-RU"/>
        </w:rPr>
        <w:t>)</w:t>
      </w:r>
    </w:p>
    <w:p w14:paraId="715AFF3E" w14:textId="25A86968" w:rsidR="00462B96" w:rsidRPr="001D39CB" w:rsidRDefault="008929F1" w:rsidP="00441FB6">
      <w:pPr>
        <w:pStyle w:val="a9"/>
        <w:numPr>
          <w:ilvl w:val="1"/>
          <w:numId w:val="145"/>
        </w:numPr>
      </w:pPr>
      <w:r>
        <w:rPr>
          <w:lang w:val="ru-RU"/>
        </w:rPr>
        <w:t>Юнит</w:t>
      </w:r>
      <w:r w:rsidRPr="001D39CB">
        <w:t xml:space="preserve"> -</w:t>
      </w:r>
      <w:r w:rsidR="001D39CB" w:rsidRPr="001D39CB">
        <w:t xml:space="preserve"> </w:t>
      </w:r>
      <w:r w:rsidR="001D39CB" w:rsidRPr="001D39CB">
        <w:rPr>
          <w:lang w:val="ru-RU"/>
        </w:rPr>
        <w:t>Тотем</w:t>
      </w:r>
      <w:r w:rsidR="001D39CB" w:rsidRPr="001D39CB">
        <w:t xml:space="preserve"> </w:t>
      </w:r>
      <w:r w:rsidR="001D39CB" w:rsidRPr="001D39CB">
        <w:rPr>
          <w:lang w:val="ru-RU"/>
        </w:rPr>
        <w:t>дикой</w:t>
      </w:r>
      <w:r w:rsidR="001D39CB" w:rsidRPr="001D39CB">
        <w:t xml:space="preserve"> </w:t>
      </w:r>
      <w:r w:rsidR="001D39CB" w:rsidRPr="001D39CB">
        <w:rPr>
          <w:lang w:val="ru-RU"/>
        </w:rPr>
        <w:t>природы</w:t>
      </w:r>
      <w:r w:rsidR="001D39CB" w:rsidRPr="001D39CB">
        <w:t xml:space="preserve"> </w:t>
      </w:r>
      <w:proofErr w:type="spellStart"/>
      <w:r w:rsidR="001D39CB">
        <w:rPr>
          <w:lang w:val="ru-RU"/>
        </w:rPr>
        <w:t>Т3</w:t>
      </w:r>
      <w:proofErr w:type="spellEnd"/>
      <w:r w:rsidR="001D39CB">
        <w:rPr>
          <w:lang w:val="ru-RU"/>
        </w:rPr>
        <w:t xml:space="preserve"> </w:t>
      </w:r>
      <w:r w:rsidR="001D39CB" w:rsidRPr="001D39CB">
        <w:t>(Totem of the Wild)</w:t>
      </w:r>
    </w:p>
    <w:p w14:paraId="5308545E" w14:textId="00C9F670" w:rsidR="001D39CB" w:rsidRPr="00581683" w:rsidRDefault="00581683" w:rsidP="00441FB6">
      <w:pPr>
        <w:pStyle w:val="a9"/>
        <w:numPr>
          <w:ilvl w:val="2"/>
          <w:numId w:val="145"/>
        </w:numPr>
      </w:pPr>
      <w:r>
        <w:rPr>
          <w:lang w:val="ru-RU"/>
        </w:rPr>
        <w:t>Увеличено здоровье</w:t>
      </w:r>
    </w:p>
    <w:p w14:paraId="18307122" w14:textId="4F92FA2F" w:rsidR="00581683" w:rsidRDefault="00685F00" w:rsidP="00441FB6">
      <w:pPr>
        <w:pStyle w:val="a9"/>
        <w:numPr>
          <w:ilvl w:val="3"/>
          <w:numId w:val="145"/>
        </w:numPr>
      </w:pPr>
      <w:r>
        <w:rPr>
          <w:lang w:val="ru-RU"/>
        </w:rPr>
        <w:t>80 -</w:t>
      </w:r>
      <w:r>
        <w:t xml:space="preserve">&gt; 100 </w:t>
      </w:r>
      <w:r w:rsidR="00112FCC" w:rsidRPr="00112FCC">
        <w:t>[hp]</w:t>
      </w:r>
    </w:p>
    <w:p w14:paraId="68D539B2" w14:textId="0B52A09C" w:rsidR="00112FCC" w:rsidRDefault="00145242" w:rsidP="00441FB6">
      <w:pPr>
        <w:pStyle w:val="a9"/>
        <w:numPr>
          <w:ilvl w:val="2"/>
          <w:numId w:val="145"/>
        </w:numPr>
        <w:rPr>
          <w:lang w:val="ru-RU"/>
        </w:rPr>
      </w:pPr>
      <w:r>
        <w:rPr>
          <w:lang w:val="ru-RU"/>
        </w:rPr>
        <w:t xml:space="preserve">Пассивная способность – </w:t>
      </w:r>
      <w:r w:rsidR="00594AB4" w:rsidRPr="00594AB4">
        <w:rPr>
          <w:lang w:val="ru-RU"/>
        </w:rPr>
        <w:t>Тотем дикой природы</w:t>
      </w:r>
      <w:r w:rsidR="00594AB4" w:rsidRPr="00594AB4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Pr="00145242">
        <w:rPr>
          <w:lang w:val="ru-RU"/>
        </w:rPr>
        <w:t>Totem</w:t>
      </w:r>
      <w:proofErr w:type="spellEnd"/>
      <w:r w:rsidRPr="00145242">
        <w:rPr>
          <w:lang w:val="ru-RU"/>
        </w:rPr>
        <w:t xml:space="preserve"> </w:t>
      </w:r>
      <w:proofErr w:type="spellStart"/>
      <w:r w:rsidRPr="00145242">
        <w:rPr>
          <w:lang w:val="ru-RU"/>
        </w:rPr>
        <w:t>of</w:t>
      </w:r>
      <w:proofErr w:type="spellEnd"/>
      <w:r w:rsidRPr="00145242">
        <w:rPr>
          <w:lang w:val="ru-RU"/>
        </w:rPr>
        <w:t xml:space="preserve"> the Wild</w:t>
      </w:r>
      <w:r>
        <w:rPr>
          <w:lang w:val="ru-RU"/>
        </w:rPr>
        <w:t>)</w:t>
      </w:r>
    </w:p>
    <w:p w14:paraId="142B7E3E" w14:textId="0EC3ED25" w:rsidR="00594AB4" w:rsidRDefault="00594AB4" w:rsidP="00441FB6">
      <w:pPr>
        <w:pStyle w:val="a9"/>
        <w:numPr>
          <w:ilvl w:val="3"/>
          <w:numId w:val="145"/>
        </w:numPr>
        <w:rPr>
          <w:lang w:val="ru-RU"/>
        </w:rPr>
      </w:pPr>
      <w:r>
        <w:rPr>
          <w:lang w:val="ru-RU"/>
        </w:rPr>
        <w:t xml:space="preserve">Теперь призывает только </w:t>
      </w:r>
      <w:proofErr w:type="spellStart"/>
      <w:r>
        <w:rPr>
          <w:lang w:val="ru-RU"/>
        </w:rPr>
        <w:t>Т2</w:t>
      </w:r>
      <w:proofErr w:type="spellEnd"/>
      <w:r>
        <w:rPr>
          <w:lang w:val="ru-RU"/>
        </w:rPr>
        <w:t xml:space="preserve"> </w:t>
      </w:r>
      <w:r w:rsidR="002B27C8">
        <w:rPr>
          <w:lang w:val="ru-RU"/>
        </w:rPr>
        <w:t>юнитов</w:t>
      </w:r>
    </w:p>
    <w:p w14:paraId="34F299A4" w14:textId="1F6CDDB2" w:rsidR="002B27C8" w:rsidRDefault="002B27C8" w:rsidP="00441FB6">
      <w:pPr>
        <w:pStyle w:val="a9"/>
        <w:numPr>
          <w:ilvl w:val="0"/>
          <w:numId w:val="145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</w:t>
      </w:r>
      <w:r>
        <w:rPr>
          <w:lang w:val="ru-RU"/>
        </w:rPr>
        <w:t xml:space="preserve"> </w:t>
      </w:r>
      <w:r w:rsidR="00DE1100" w:rsidRPr="00DE1100">
        <w:rPr>
          <w:lang w:val="ru-RU"/>
        </w:rPr>
        <w:t>Высвободить зверя</w:t>
      </w:r>
      <w:r w:rsidR="00DE1100">
        <w:rPr>
          <w:lang w:val="ru-RU"/>
        </w:rPr>
        <w:t xml:space="preserve"> (</w:t>
      </w:r>
      <w:proofErr w:type="spellStart"/>
      <w:r w:rsidR="00DE1100" w:rsidRPr="00DE1100">
        <w:rPr>
          <w:lang w:val="ru-RU"/>
        </w:rPr>
        <w:t>Unleash</w:t>
      </w:r>
      <w:proofErr w:type="spellEnd"/>
      <w:r w:rsidR="00DE1100" w:rsidRPr="00DE1100">
        <w:rPr>
          <w:lang w:val="ru-RU"/>
        </w:rPr>
        <w:t xml:space="preserve"> </w:t>
      </w:r>
      <w:proofErr w:type="spellStart"/>
      <w:r w:rsidR="00DE1100" w:rsidRPr="00DE1100">
        <w:rPr>
          <w:lang w:val="ru-RU"/>
        </w:rPr>
        <w:t>Beast</w:t>
      </w:r>
      <w:proofErr w:type="spellEnd"/>
      <w:r w:rsidR="00DE1100">
        <w:rPr>
          <w:lang w:val="ru-RU"/>
        </w:rPr>
        <w:t>)</w:t>
      </w:r>
    </w:p>
    <w:p w14:paraId="3F149DD2" w14:textId="299C6402" w:rsidR="00DE1100" w:rsidRDefault="003E38F3" w:rsidP="00441FB6">
      <w:pPr>
        <w:pStyle w:val="a9"/>
        <w:numPr>
          <w:ilvl w:val="1"/>
          <w:numId w:val="145"/>
        </w:numPr>
        <w:rPr>
          <w:lang w:val="ru-RU"/>
        </w:rPr>
      </w:pPr>
      <w:r>
        <w:rPr>
          <w:lang w:val="ru-RU"/>
        </w:rPr>
        <w:t>Теперь применяется в радиусе 2 клеток</w:t>
      </w:r>
    </w:p>
    <w:p w14:paraId="3184BA1F" w14:textId="6989BC8B" w:rsidR="003A12C1" w:rsidRDefault="003A12C1" w:rsidP="00441FB6">
      <w:pPr>
        <w:pStyle w:val="a9"/>
        <w:numPr>
          <w:ilvl w:val="1"/>
          <w:numId w:val="145"/>
        </w:numPr>
        <w:rPr>
          <w:lang w:val="ru-RU"/>
        </w:rPr>
      </w:pPr>
      <w:r w:rsidRPr="003A12C1">
        <w:rPr>
          <w:lang w:val="ru-RU"/>
        </w:rPr>
        <w:t xml:space="preserve">Уменьшено количество накладываемых эффектов </w:t>
      </w:r>
      <w:r w:rsidR="0024317E" w:rsidRPr="0024317E">
        <w:rPr>
          <w:lang w:val="ru-RU"/>
        </w:rPr>
        <w:t>Дополнительная сила</w:t>
      </w:r>
      <w:r w:rsidR="0024317E" w:rsidRPr="0024317E">
        <w:rPr>
          <w:lang w:val="ru-RU"/>
        </w:rPr>
        <w:t xml:space="preserve"> </w:t>
      </w:r>
      <w:r w:rsidR="0024317E" w:rsidRPr="008A6FF4">
        <w:rPr>
          <w:lang w:val="ru-RU"/>
        </w:rPr>
        <w:t>(</w:t>
      </w:r>
      <w:r w:rsidR="0024317E" w:rsidRPr="007911DD">
        <w:t>Strengthened</w:t>
      </w:r>
      <w:r w:rsidR="0024317E" w:rsidRPr="008A6FF4">
        <w:rPr>
          <w:lang w:val="ru-RU"/>
        </w:rPr>
        <w:t>)</w:t>
      </w:r>
    </w:p>
    <w:p w14:paraId="228738C2" w14:textId="3DEF6C64" w:rsidR="003A12C1" w:rsidRDefault="003A12C1" w:rsidP="00441FB6">
      <w:pPr>
        <w:pStyle w:val="a9"/>
        <w:numPr>
          <w:ilvl w:val="2"/>
          <w:numId w:val="145"/>
        </w:numPr>
        <w:rPr>
          <w:lang w:val="ru-RU"/>
        </w:rPr>
      </w:pPr>
      <w:r>
        <w:rPr>
          <w:lang w:val="ru-RU"/>
        </w:rPr>
        <w:t>5</w:t>
      </w:r>
      <w:r w:rsidRPr="003A12C1">
        <w:rPr>
          <w:lang w:val="ru-RU"/>
        </w:rPr>
        <w:t xml:space="preserve"> -&gt; </w:t>
      </w:r>
      <w:r>
        <w:rPr>
          <w:lang w:val="ru-RU"/>
        </w:rPr>
        <w:t>2</w:t>
      </w:r>
    </w:p>
    <w:p w14:paraId="0664472B" w14:textId="49D535BA" w:rsidR="0024317E" w:rsidRDefault="0024317E" w:rsidP="00441FB6">
      <w:pPr>
        <w:pStyle w:val="a9"/>
        <w:numPr>
          <w:ilvl w:val="1"/>
          <w:numId w:val="145"/>
        </w:numPr>
        <w:rPr>
          <w:lang w:val="ru-RU"/>
        </w:rPr>
      </w:pPr>
      <w:r w:rsidRPr="003A12C1">
        <w:rPr>
          <w:lang w:val="ru-RU"/>
        </w:rPr>
        <w:t xml:space="preserve">Уменьшено количество накладываемых эффектов </w:t>
      </w:r>
      <w:r w:rsidR="00BE0D16" w:rsidRPr="00BE0D16">
        <w:rPr>
          <w:lang w:val="ru-RU"/>
        </w:rPr>
        <w:t>Усиленная защита</w:t>
      </w:r>
      <w:r w:rsidR="00BE0D16">
        <w:rPr>
          <w:lang w:val="ru-RU"/>
        </w:rPr>
        <w:t xml:space="preserve"> </w:t>
      </w:r>
      <w:r w:rsidRPr="008A6FF4">
        <w:rPr>
          <w:lang w:val="ru-RU"/>
        </w:rPr>
        <w:t>(</w:t>
      </w:r>
      <w:r w:rsidR="001C13AA" w:rsidRPr="001C13AA">
        <w:t>Bolstered</w:t>
      </w:r>
      <w:r w:rsidR="001C13AA" w:rsidRPr="001C13AA">
        <w:rPr>
          <w:lang w:val="ru-RU"/>
        </w:rPr>
        <w:t xml:space="preserve"> </w:t>
      </w:r>
      <w:r w:rsidR="001C13AA" w:rsidRPr="001C13AA">
        <w:t>Defense</w:t>
      </w:r>
      <w:r w:rsidRPr="008A6FF4">
        <w:rPr>
          <w:lang w:val="ru-RU"/>
        </w:rPr>
        <w:t>)</w:t>
      </w:r>
    </w:p>
    <w:p w14:paraId="500AEDB3" w14:textId="77777777" w:rsidR="0024317E" w:rsidRDefault="0024317E" w:rsidP="00441FB6">
      <w:pPr>
        <w:pStyle w:val="a9"/>
        <w:numPr>
          <w:ilvl w:val="2"/>
          <w:numId w:val="145"/>
        </w:numPr>
        <w:rPr>
          <w:lang w:val="ru-RU"/>
        </w:rPr>
      </w:pPr>
      <w:r>
        <w:rPr>
          <w:lang w:val="ru-RU"/>
        </w:rPr>
        <w:t>5</w:t>
      </w:r>
      <w:r w:rsidRPr="003A12C1">
        <w:rPr>
          <w:lang w:val="ru-RU"/>
        </w:rPr>
        <w:t xml:space="preserve"> -&gt; </w:t>
      </w:r>
      <w:r>
        <w:rPr>
          <w:lang w:val="ru-RU"/>
        </w:rPr>
        <w:t>2</w:t>
      </w:r>
    </w:p>
    <w:p w14:paraId="7232A54D" w14:textId="1A46413E" w:rsidR="001C13AA" w:rsidRDefault="00B34B38" w:rsidP="00441FB6">
      <w:pPr>
        <w:pStyle w:val="a9"/>
        <w:numPr>
          <w:ilvl w:val="1"/>
          <w:numId w:val="145"/>
        </w:numPr>
        <w:rPr>
          <w:lang w:val="ru-RU"/>
        </w:rPr>
      </w:pPr>
      <w:r>
        <w:rPr>
          <w:lang w:val="ru-RU"/>
        </w:rPr>
        <w:t>Заменен эффект</w:t>
      </w:r>
    </w:p>
    <w:p w14:paraId="1DF877B3" w14:textId="39FA3045" w:rsidR="003E38F3" w:rsidRDefault="0060031C" w:rsidP="00441FB6">
      <w:pPr>
        <w:pStyle w:val="a9"/>
        <w:numPr>
          <w:ilvl w:val="2"/>
          <w:numId w:val="145"/>
        </w:numPr>
        <w:rPr>
          <w:lang w:val="ru-RU"/>
        </w:rPr>
      </w:pPr>
      <w:r w:rsidRPr="00C97B46">
        <w:rPr>
          <w:lang w:val="ru-RU"/>
        </w:rPr>
        <w:t>Берсерк</w:t>
      </w:r>
      <w:r w:rsidRPr="00C97B46">
        <w:rPr>
          <w:lang w:val="ru-RU"/>
        </w:rPr>
        <w:t xml:space="preserve"> </w:t>
      </w:r>
      <w:r w:rsidR="00B34B38" w:rsidRPr="00C97B46">
        <w:rPr>
          <w:lang w:val="ru-RU"/>
        </w:rPr>
        <w:t>(</w:t>
      </w:r>
      <w:r w:rsidR="00B34B38" w:rsidRPr="00901EDE">
        <w:t>Berserk</w:t>
      </w:r>
      <w:r w:rsidR="00B34B38" w:rsidRPr="00C97B46">
        <w:rPr>
          <w:lang w:val="ru-RU"/>
        </w:rPr>
        <w:t xml:space="preserve">) -&gt; </w:t>
      </w:r>
      <w:r w:rsidRPr="00C97B46">
        <w:rPr>
          <w:lang w:val="ru-RU"/>
        </w:rPr>
        <w:t>Ускорение</w:t>
      </w:r>
      <w:r w:rsidRPr="00C97B46">
        <w:rPr>
          <w:lang w:val="ru-RU"/>
        </w:rPr>
        <w:t xml:space="preserve"> </w:t>
      </w:r>
      <w:r w:rsidR="00901EDE" w:rsidRPr="00C97B46">
        <w:rPr>
          <w:lang w:val="ru-RU"/>
        </w:rPr>
        <w:t>(</w:t>
      </w:r>
      <w:r w:rsidR="00901EDE" w:rsidRPr="00901EDE">
        <w:t>Hastened</w:t>
      </w:r>
      <w:r w:rsidR="00901EDE" w:rsidRPr="00C97B46">
        <w:rPr>
          <w:lang w:val="ru-RU"/>
        </w:rPr>
        <w:t xml:space="preserve">) </w:t>
      </w:r>
      <w:r w:rsidR="00901EDE">
        <w:rPr>
          <w:lang w:val="ru-RU"/>
        </w:rPr>
        <w:t>на</w:t>
      </w:r>
      <w:r w:rsidR="00901EDE" w:rsidRPr="00C97B46">
        <w:rPr>
          <w:lang w:val="ru-RU"/>
        </w:rPr>
        <w:t xml:space="preserve"> </w:t>
      </w:r>
      <w:r w:rsidR="00901EDE">
        <w:rPr>
          <w:lang w:val="ru-RU"/>
        </w:rPr>
        <w:t>1</w:t>
      </w:r>
      <w:r w:rsidR="00901EDE" w:rsidRPr="00C97B46">
        <w:rPr>
          <w:lang w:val="ru-RU"/>
        </w:rPr>
        <w:t xml:space="preserve"> </w:t>
      </w:r>
      <w:r w:rsidRPr="00C97B46">
        <w:rPr>
          <w:lang w:val="ru-RU"/>
        </w:rPr>
        <w:t>[</w:t>
      </w:r>
      <w:r w:rsidRPr="0060031C">
        <w:t>turn</w:t>
      </w:r>
      <w:r w:rsidRPr="00C97B46">
        <w:rPr>
          <w:lang w:val="ru-RU"/>
        </w:rPr>
        <w:t>]</w:t>
      </w:r>
    </w:p>
    <w:p w14:paraId="2C5815A3" w14:textId="5CB6F651" w:rsidR="004210C6" w:rsidRDefault="005A774B" w:rsidP="004210C6">
      <w:pPr>
        <w:pStyle w:val="31"/>
        <w:rPr>
          <w:lang w:val="ru-RU"/>
        </w:rPr>
      </w:pPr>
      <w:proofErr w:type="spellStart"/>
      <w:r w:rsidRPr="005A774B">
        <w:t>Книга</w:t>
      </w:r>
      <w:proofErr w:type="spellEnd"/>
      <w:r w:rsidRPr="005A774B">
        <w:t xml:space="preserve"> </w:t>
      </w:r>
      <w:proofErr w:type="spellStart"/>
      <w:r w:rsidRPr="005A774B">
        <w:t>богини</w:t>
      </w:r>
      <w:proofErr w:type="spellEnd"/>
      <w:r w:rsidRPr="005A774B">
        <w:t xml:space="preserve"> </w:t>
      </w:r>
      <w:proofErr w:type="spellStart"/>
      <w:r w:rsidRPr="005A774B">
        <w:t>природы</w:t>
      </w:r>
      <w:proofErr w:type="spellEnd"/>
      <w:r w:rsidRPr="005A774B">
        <w:t xml:space="preserve"> </w:t>
      </w:r>
      <w:r>
        <w:rPr>
          <w:lang w:val="ru-RU"/>
        </w:rPr>
        <w:t>Т</w:t>
      </w:r>
      <w:r w:rsidRPr="005A774B">
        <w:t xml:space="preserve">5 </w:t>
      </w:r>
      <w:r w:rsidR="004210C6" w:rsidRPr="004210C6">
        <w:t>(</w:t>
      </w:r>
      <w:r w:rsidR="004210C6" w:rsidRPr="004210C6">
        <w:t>Tome of the Goddess of Nature</w:t>
      </w:r>
      <w:r w:rsidR="004210C6" w:rsidRPr="004210C6">
        <w:t>)</w:t>
      </w:r>
      <w:r w:rsidR="00E51BC4" w:rsidRPr="00E51BC4">
        <w:t xml:space="preserve"> </w:t>
      </w:r>
      <w:r w:rsidR="00E51BC4" w:rsidRPr="00724945">
        <w:t>[nature] [nature]</w:t>
      </w:r>
    </w:p>
    <w:p w14:paraId="15CF6568" w14:textId="63FD4110" w:rsidR="005A774B" w:rsidRDefault="005A774B" w:rsidP="00441FB6">
      <w:pPr>
        <w:pStyle w:val="a9"/>
        <w:numPr>
          <w:ilvl w:val="0"/>
          <w:numId w:val="146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r w:rsidRPr="005A774B">
        <w:rPr>
          <w:lang w:val="ru-RU"/>
        </w:rPr>
        <w:t>Массовое восстановление</w:t>
      </w:r>
      <w:r>
        <w:rPr>
          <w:lang w:val="ru-RU"/>
        </w:rPr>
        <w:t xml:space="preserve"> (</w:t>
      </w:r>
      <w:r w:rsidR="00610EE4" w:rsidRPr="00610EE4">
        <w:rPr>
          <w:lang w:val="ru-RU"/>
        </w:rPr>
        <w:t xml:space="preserve">Mass </w:t>
      </w:r>
      <w:proofErr w:type="spellStart"/>
      <w:r w:rsidR="00610EE4" w:rsidRPr="00610EE4">
        <w:rPr>
          <w:lang w:val="ru-RU"/>
        </w:rPr>
        <w:t>Rejuvenation</w:t>
      </w:r>
      <w:proofErr w:type="spellEnd"/>
      <w:r>
        <w:rPr>
          <w:lang w:val="ru-RU"/>
        </w:rPr>
        <w:t>)</w:t>
      </w:r>
    </w:p>
    <w:p w14:paraId="349D29CC" w14:textId="77777777" w:rsidR="00610EE4" w:rsidRDefault="00610EE4" w:rsidP="00441FB6">
      <w:pPr>
        <w:pStyle w:val="ae"/>
        <w:numPr>
          <w:ilvl w:val="1"/>
          <w:numId w:val="146"/>
        </w:numPr>
        <w:rPr>
          <w:rFonts w:asciiTheme="minorHAnsi" w:hAnsiTheme="minorHAnsi"/>
          <w:lang w:val="ru-RU"/>
        </w:rPr>
      </w:pPr>
      <w:r w:rsidRPr="00AD7382">
        <w:rPr>
          <w:lang w:val="ru-RU"/>
        </w:rPr>
        <w:t xml:space="preserve">Теперь при изучении открывает ресурс </w:t>
      </w:r>
      <w:r w:rsidRPr="00AD7382">
        <w:rPr>
          <w:rFonts w:asciiTheme="minorHAnsi" w:hAnsiTheme="minorHAnsi"/>
          <w:lang w:val="ru-RU"/>
        </w:rPr>
        <w:t xml:space="preserve">Секретные Свитки (Secret </w:t>
      </w:r>
      <w:proofErr w:type="spellStart"/>
      <w:r w:rsidRPr="00AD7382">
        <w:rPr>
          <w:rFonts w:asciiTheme="minorHAnsi" w:hAnsiTheme="minorHAnsi"/>
          <w:lang w:val="ru-RU"/>
        </w:rPr>
        <w:t>Scrolls</w:t>
      </w:r>
      <w:proofErr w:type="spellEnd"/>
      <w:r w:rsidRPr="00AD7382">
        <w:rPr>
          <w:rFonts w:asciiTheme="minorHAnsi" w:hAnsiTheme="minorHAnsi"/>
          <w:lang w:val="ru-RU"/>
        </w:rPr>
        <w:t>)</w:t>
      </w:r>
    </w:p>
    <w:p w14:paraId="0C593BAC" w14:textId="77777777" w:rsidR="00610EE4" w:rsidRDefault="00610EE4" w:rsidP="00441FB6">
      <w:pPr>
        <w:pStyle w:val="ae"/>
        <w:numPr>
          <w:ilvl w:val="1"/>
          <w:numId w:val="146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lastRenderedPageBreak/>
        <w:t>Изменена цена</w:t>
      </w:r>
    </w:p>
    <w:p w14:paraId="327923CF" w14:textId="1F6DA504" w:rsidR="00610EE4" w:rsidRPr="00610EE4" w:rsidRDefault="004F7533" w:rsidP="00441FB6">
      <w:pPr>
        <w:pStyle w:val="ae"/>
        <w:numPr>
          <w:ilvl w:val="2"/>
          <w:numId w:val="146"/>
        </w:numPr>
        <w:rPr>
          <w:rFonts w:asciiTheme="minorHAnsi" w:hAnsiTheme="minorHAnsi"/>
        </w:rPr>
      </w:pPr>
      <w:r w:rsidRPr="004F7533">
        <w:rPr>
          <w:rFonts w:asciiTheme="minorHAnsi" w:hAnsiTheme="minorHAnsi"/>
        </w:rPr>
        <w:t>150</w:t>
      </w:r>
      <w:r w:rsidR="00610EE4" w:rsidRPr="00E87063">
        <w:rPr>
          <w:rFonts w:asciiTheme="minorHAnsi" w:hAnsiTheme="minorHAnsi"/>
        </w:rPr>
        <w:t xml:space="preserve"> [mana] </w:t>
      </w:r>
      <w:r w:rsidRPr="004F7533">
        <w:rPr>
          <w:rFonts w:asciiTheme="minorHAnsi" w:hAnsiTheme="minorHAnsi"/>
        </w:rPr>
        <w:t>50</w:t>
      </w:r>
      <w:r w:rsidR="00610EE4" w:rsidRPr="00E87063">
        <w:rPr>
          <w:rFonts w:asciiTheme="minorHAnsi" w:hAnsiTheme="minorHAnsi"/>
        </w:rPr>
        <w:t xml:space="preserve"> [</w:t>
      </w:r>
      <w:proofErr w:type="spellStart"/>
      <w:r w:rsidR="00610EE4" w:rsidRPr="00E87063">
        <w:rPr>
          <w:rFonts w:asciiTheme="minorHAnsi" w:hAnsiTheme="minorHAnsi"/>
        </w:rPr>
        <w:t>combatspell</w:t>
      </w:r>
      <w:proofErr w:type="spellEnd"/>
      <w:r w:rsidR="00610EE4" w:rsidRPr="00E87063">
        <w:rPr>
          <w:rFonts w:asciiTheme="minorHAnsi" w:hAnsiTheme="minorHAnsi"/>
        </w:rPr>
        <w:t xml:space="preserve">] -&gt; </w:t>
      </w:r>
      <w:r w:rsidRPr="004F7533">
        <w:rPr>
          <w:rFonts w:asciiTheme="minorHAnsi" w:hAnsiTheme="minorHAnsi"/>
        </w:rPr>
        <w:t>150</w:t>
      </w:r>
      <w:r w:rsidR="00610EE4" w:rsidRPr="00E87063">
        <w:rPr>
          <w:rFonts w:asciiTheme="minorHAnsi" w:hAnsiTheme="minorHAnsi"/>
        </w:rPr>
        <w:t xml:space="preserve"> [mana] </w:t>
      </w:r>
      <w:r w:rsidRPr="004F7533">
        <w:rPr>
          <w:rFonts w:asciiTheme="minorHAnsi" w:hAnsiTheme="minorHAnsi"/>
        </w:rPr>
        <w:t>50</w:t>
      </w:r>
      <w:r w:rsidR="00610EE4" w:rsidRPr="00E87063">
        <w:rPr>
          <w:rFonts w:asciiTheme="minorHAnsi" w:hAnsiTheme="minorHAnsi"/>
        </w:rPr>
        <w:t xml:space="preserve"> [</w:t>
      </w:r>
      <w:proofErr w:type="spellStart"/>
      <w:r w:rsidR="00610EE4" w:rsidRPr="00E87063">
        <w:rPr>
          <w:rFonts w:asciiTheme="minorHAnsi" w:hAnsiTheme="minorHAnsi"/>
        </w:rPr>
        <w:t>combatspell</w:t>
      </w:r>
      <w:proofErr w:type="spellEnd"/>
      <w:r w:rsidR="00610EE4" w:rsidRPr="00E87063">
        <w:rPr>
          <w:rFonts w:asciiTheme="minorHAnsi" w:hAnsiTheme="minorHAnsi"/>
        </w:rPr>
        <w:t xml:space="preserve">] </w:t>
      </w:r>
      <w:r w:rsidRPr="004F7533">
        <w:rPr>
          <w:rFonts w:asciiTheme="minorHAnsi" w:hAnsiTheme="minorHAnsi"/>
        </w:rPr>
        <w:t>2</w:t>
      </w:r>
      <w:r w:rsidR="00610EE4">
        <w:rPr>
          <w:rFonts w:asciiTheme="minorHAnsi" w:hAnsiTheme="minorHAnsi"/>
        </w:rPr>
        <w:t xml:space="preserve"> </w:t>
      </w:r>
      <w:r w:rsidR="00610EE4" w:rsidRPr="00E87063">
        <w:rPr>
          <w:rFonts w:asciiTheme="minorHAnsi" w:hAnsiTheme="minorHAnsi"/>
        </w:rPr>
        <w:t>(Secret Scrolls)</w:t>
      </w:r>
    </w:p>
    <w:p w14:paraId="12064EAE" w14:textId="17BF4DE0" w:rsidR="00680E3F" w:rsidRPr="007F4A59" w:rsidRDefault="00680E3F" w:rsidP="00680E3F">
      <w:pPr>
        <w:pStyle w:val="21"/>
      </w:pPr>
      <w:r w:rsidRPr="00680E3F">
        <w:rPr>
          <w:lang w:val="ru-RU"/>
        </w:rPr>
        <w:t>Тень</w:t>
      </w:r>
      <w:r w:rsidRPr="007F4A59">
        <w:t xml:space="preserve"> (</w:t>
      </w:r>
      <w:r w:rsidRPr="00E8243C">
        <w:t>Shadow</w:t>
      </w:r>
      <w:r w:rsidRPr="007F4A59">
        <w:t>)</w:t>
      </w:r>
    </w:p>
    <w:p w14:paraId="303D76C7" w14:textId="4C032D55" w:rsidR="00C34756" w:rsidRPr="00E8243C" w:rsidRDefault="00C34756" w:rsidP="00680E3F">
      <w:pPr>
        <w:pStyle w:val="31"/>
      </w:pPr>
      <w:r w:rsidRPr="00C34756">
        <w:rPr>
          <w:lang w:val="ru-RU"/>
        </w:rPr>
        <w:t>Книга</w:t>
      </w:r>
      <w:r w:rsidRPr="001A02CB">
        <w:t xml:space="preserve"> </w:t>
      </w:r>
      <w:r w:rsidRPr="00C34756">
        <w:rPr>
          <w:lang w:val="ru-RU"/>
        </w:rPr>
        <w:t>некромантии</w:t>
      </w:r>
      <w:r w:rsidRPr="001A02CB">
        <w:t xml:space="preserve"> </w:t>
      </w:r>
      <w:r>
        <w:rPr>
          <w:lang w:val="ru-RU"/>
        </w:rPr>
        <w:t>Т</w:t>
      </w:r>
      <w:r w:rsidRPr="001A02CB">
        <w:t>1 (</w:t>
      </w:r>
      <w:r w:rsidR="001A02CB" w:rsidRPr="001A02CB">
        <w:t>Tome of Necromancy</w:t>
      </w:r>
      <w:r w:rsidRPr="001A02CB">
        <w:t>)</w:t>
      </w:r>
      <w:r w:rsidR="00E8243C" w:rsidRPr="00E8243C">
        <w:t xml:space="preserve"> [shadow] [shadow]</w:t>
      </w:r>
    </w:p>
    <w:p w14:paraId="26A1752A" w14:textId="77777777" w:rsidR="00BE73D0" w:rsidRDefault="00BE73D0" w:rsidP="00E25C24">
      <w:pPr>
        <w:pStyle w:val="a9"/>
        <w:numPr>
          <w:ilvl w:val="0"/>
          <w:numId w:val="131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1B188AE7" w14:textId="3680ADF7" w:rsidR="00BE73D0" w:rsidRPr="009F3D08" w:rsidRDefault="00B3348E" w:rsidP="00E25C24">
      <w:pPr>
        <w:pStyle w:val="a9"/>
        <w:numPr>
          <w:ilvl w:val="1"/>
          <w:numId w:val="131"/>
        </w:numPr>
        <w:rPr>
          <w:lang w:val="ru-RU"/>
        </w:rPr>
      </w:pPr>
      <w:proofErr w:type="spellStart"/>
      <w:r w:rsidRPr="00B3348E">
        <w:rPr>
          <w:lang w:val="ru-RU"/>
        </w:rPr>
        <w:t>Некротизация</w:t>
      </w:r>
      <w:proofErr w:type="spellEnd"/>
      <w:r w:rsidRPr="00B3348E">
        <w:rPr>
          <w:lang w:val="ru-RU"/>
        </w:rPr>
        <w:t xml:space="preserve"> </w:t>
      </w:r>
      <w:r w:rsidR="00BE73D0" w:rsidRPr="009F3D08">
        <w:rPr>
          <w:lang w:val="ru-RU"/>
        </w:rPr>
        <w:t>(</w:t>
      </w:r>
      <w:r w:rsidR="00EE459A" w:rsidRPr="00EE459A">
        <w:t>Necrotize</w:t>
      </w:r>
      <w:r w:rsidR="00BE73D0" w:rsidRPr="009F3D08">
        <w:rPr>
          <w:lang w:val="ru-RU"/>
        </w:rPr>
        <w:t xml:space="preserve">) -&gt; </w:t>
      </w:r>
      <w:r w:rsidRPr="00B3348E">
        <w:rPr>
          <w:lang w:val="ru-RU"/>
        </w:rPr>
        <w:t xml:space="preserve">Оживление скелетов </w:t>
      </w:r>
      <w:r w:rsidR="00BE73D0" w:rsidRPr="009F3D08">
        <w:rPr>
          <w:lang w:val="ru-RU"/>
        </w:rPr>
        <w:t>(</w:t>
      </w:r>
      <w:r w:rsidR="00EE459A" w:rsidRPr="00EE459A">
        <w:t>Skeleton</w:t>
      </w:r>
      <w:r w:rsidR="00EE459A" w:rsidRPr="00B3348E">
        <w:rPr>
          <w:lang w:val="ru-RU"/>
        </w:rPr>
        <w:t xml:space="preserve"> </w:t>
      </w:r>
      <w:r w:rsidR="00EE459A" w:rsidRPr="00EE459A">
        <w:t>Reanimation</w:t>
      </w:r>
      <w:r w:rsidR="00BE73D0" w:rsidRPr="009F3D08">
        <w:rPr>
          <w:lang w:val="ru-RU"/>
        </w:rPr>
        <w:t>)</w:t>
      </w:r>
    </w:p>
    <w:p w14:paraId="6E26A066" w14:textId="4F888518" w:rsidR="001A02CB" w:rsidRDefault="00541830" w:rsidP="00E25C24">
      <w:pPr>
        <w:pStyle w:val="a9"/>
        <w:numPr>
          <w:ilvl w:val="0"/>
          <w:numId w:val="131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proofErr w:type="spellStart"/>
      <w:r w:rsidRPr="00B3348E">
        <w:rPr>
          <w:lang w:val="ru-RU"/>
        </w:rPr>
        <w:t>Некротизация</w:t>
      </w:r>
      <w:proofErr w:type="spellEnd"/>
      <w:r w:rsidRPr="00B3348E">
        <w:rPr>
          <w:lang w:val="ru-RU"/>
        </w:rPr>
        <w:t xml:space="preserve"> </w:t>
      </w:r>
      <w:r w:rsidRPr="009F3D08">
        <w:rPr>
          <w:lang w:val="ru-RU"/>
        </w:rPr>
        <w:t>(</w:t>
      </w:r>
      <w:r w:rsidRPr="00EE459A">
        <w:t>Necrotize</w:t>
      </w:r>
      <w:r w:rsidRPr="009F3D08">
        <w:rPr>
          <w:lang w:val="ru-RU"/>
        </w:rPr>
        <w:t>)</w:t>
      </w:r>
    </w:p>
    <w:p w14:paraId="56B14A68" w14:textId="0B620062" w:rsidR="00541830" w:rsidRDefault="007F7D48" w:rsidP="00E25C24">
      <w:pPr>
        <w:pStyle w:val="a9"/>
        <w:numPr>
          <w:ilvl w:val="1"/>
          <w:numId w:val="131"/>
        </w:numPr>
        <w:rPr>
          <w:lang w:val="ru-RU"/>
        </w:rPr>
      </w:pPr>
      <w:r>
        <w:rPr>
          <w:lang w:val="ru-RU"/>
        </w:rPr>
        <w:t>(исправление)</w:t>
      </w:r>
      <w:r w:rsidR="00141D7B">
        <w:rPr>
          <w:lang w:val="ru-RU"/>
        </w:rPr>
        <w:t xml:space="preserve"> </w:t>
      </w:r>
      <w:r w:rsidR="006D6BE2">
        <w:rPr>
          <w:lang w:val="ru-RU"/>
        </w:rPr>
        <w:t>Теперь э</w:t>
      </w:r>
      <w:r w:rsidR="00944424">
        <w:rPr>
          <w:lang w:val="ru-RU"/>
        </w:rPr>
        <w:t>ффект не срабатывает</w:t>
      </w:r>
      <w:r w:rsidR="006D6BE2">
        <w:rPr>
          <w:lang w:val="ru-RU"/>
        </w:rPr>
        <w:t xml:space="preserve"> на юнитах с пассивной способностью </w:t>
      </w:r>
      <w:r w:rsidR="002C2D7D">
        <w:rPr>
          <w:lang w:val="ru-RU"/>
        </w:rPr>
        <w:t xml:space="preserve">- </w:t>
      </w:r>
      <w:r w:rsidR="006D6BE2">
        <w:rPr>
          <w:lang w:val="ru-RU"/>
        </w:rPr>
        <w:t>П</w:t>
      </w:r>
      <w:r w:rsidR="006D6BE2" w:rsidRPr="007639E7">
        <w:rPr>
          <w:lang w:val="ru-RU"/>
        </w:rPr>
        <w:t xml:space="preserve">ленённая душа </w:t>
      </w:r>
      <w:r w:rsidR="006D6BE2">
        <w:rPr>
          <w:lang w:val="ru-RU"/>
        </w:rPr>
        <w:t>(</w:t>
      </w:r>
      <w:r w:rsidR="006D6BE2" w:rsidRPr="00747774">
        <w:t>Status</w:t>
      </w:r>
      <w:r w:rsidR="006D6BE2" w:rsidRPr="007639E7">
        <w:rPr>
          <w:lang w:val="ru-RU"/>
        </w:rPr>
        <w:t xml:space="preserve"> </w:t>
      </w:r>
      <w:r w:rsidR="006D6BE2" w:rsidRPr="00747774">
        <w:t>Effect</w:t>
      </w:r>
      <w:r w:rsidR="006D6BE2" w:rsidRPr="007639E7">
        <w:rPr>
          <w:lang w:val="ru-RU"/>
        </w:rPr>
        <w:t xml:space="preserve"> </w:t>
      </w:r>
      <w:r w:rsidR="006D6BE2" w:rsidRPr="00747774">
        <w:t>Immunity</w:t>
      </w:r>
      <w:r w:rsidR="006D6BE2" w:rsidRPr="007639E7">
        <w:rPr>
          <w:lang w:val="ru-RU"/>
        </w:rPr>
        <w:t xml:space="preserve">: </w:t>
      </w:r>
      <w:r w:rsidR="006D6BE2" w:rsidRPr="00747774">
        <w:t>Soulbound</w:t>
      </w:r>
      <w:r w:rsidR="006D6BE2">
        <w:rPr>
          <w:lang w:val="ru-RU"/>
        </w:rPr>
        <w:t>)</w:t>
      </w:r>
    </w:p>
    <w:p w14:paraId="4EAC87AE" w14:textId="1C63DC74" w:rsidR="002C2D7D" w:rsidRDefault="002E7A16" w:rsidP="00E25C24">
      <w:pPr>
        <w:pStyle w:val="a9"/>
        <w:numPr>
          <w:ilvl w:val="0"/>
          <w:numId w:val="131"/>
        </w:numPr>
        <w:rPr>
          <w:lang w:val="ru-RU"/>
        </w:rPr>
      </w:pPr>
      <w:r>
        <w:rPr>
          <w:lang w:val="ru-RU"/>
        </w:rPr>
        <w:t xml:space="preserve">Юнит - </w:t>
      </w:r>
      <w:proofErr w:type="spellStart"/>
      <w:r w:rsidRPr="002E7A16">
        <w:t>Некромант</w:t>
      </w:r>
      <w:proofErr w:type="spellEnd"/>
      <w:r w:rsidRPr="002E7A16">
        <w:t> </w:t>
      </w:r>
      <w:proofErr w:type="spellStart"/>
      <w:r>
        <w:rPr>
          <w:lang w:val="ru-RU"/>
        </w:rPr>
        <w:t>Т2</w:t>
      </w:r>
      <w:proofErr w:type="spellEnd"/>
      <w:r>
        <w:rPr>
          <w:lang w:val="ru-RU"/>
        </w:rPr>
        <w:t xml:space="preserve"> (</w:t>
      </w:r>
      <w:proofErr w:type="spellStart"/>
      <w:r w:rsidR="00BD45B6" w:rsidRPr="00BD45B6">
        <w:rPr>
          <w:lang w:val="ru-RU"/>
        </w:rPr>
        <w:t>Necromancer</w:t>
      </w:r>
      <w:proofErr w:type="spellEnd"/>
      <w:r>
        <w:rPr>
          <w:lang w:val="ru-RU"/>
        </w:rPr>
        <w:t>)</w:t>
      </w:r>
    </w:p>
    <w:p w14:paraId="166DE045" w14:textId="2113D64E" w:rsidR="00BD45B6" w:rsidRDefault="00E96E92" w:rsidP="00E25C24">
      <w:pPr>
        <w:pStyle w:val="a9"/>
        <w:numPr>
          <w:ilvl w:val="1"/>
          <w:numId w:val="131"/>
        </w:numPr>
        <w:rPr>
          <w:lang w:val="ru-RU"/>
        </w:rPr>
      </w:pPr>
      <w:r>
        <w:rPr>
          <w:lang w:val="ru-RU"/>
        </w:rPr>
        <w:t xml:space="preserve">Активная способность – </w:t>
      </w:r>
      <w:r w:rsidR="002D4D13" w:rsidRPr="002D4D13">
        <w:rPr>
          <w:lang w:val="ru-RU"/>
        </w:rPr>
        <w:t xml:space="preserve">Усиление нежити </w:t>
      </w:r>
      <w:r>
        <w:rPr>
          <w:lang w:val="ru-RU"/>
        </w:rPr>
        <w:t>(</w:t>
      </w:r>
      <w:proofErr w:type="spellStart"/>
      <w:r w:rsidRPr="00E96E92">
        <w:rPr>
          <w:lang w:val="ru-RU"/>
        </w:rPr>
        <w:t>Strengthen</w:t>
      </w:r>
      <w:proofErr w:type="spellEnd"/>
      <w:r w:rsidRPr="00E96E92">
        <w:rPr>
          <w:lang w:val="ru-RU"/>
        </w:rPr>
        <w:t xml:space="preserve"> </w:t>
      </w:r>
      <w:proofErr w:type="spellStart"/>
      <w:r w:rsidRPr="00E96E92">
        <w:rPr>
          <w:lang w:val="ru-RU"/>
        </w:rPr>
        <w:t>Undead</w:t>
      </w:r>
      <w:proofErr w:type="spellEnd"/>
      <w:r>
        <w:rPr>
          <w:lang w:val="ru-RU"/>
        </w:rPr>
        <w:t>)</w:t>
      </w:r>
    </w:p>
    <w:p w14:paraId="6357B4A0" w14:textId="77777777" w:rsidR="008A6FF4" w:rsidRDefault="00B9356B" w:rsidP="00E25C24">
      <w:pPr>
        <w:pStyle w:val="a9"/>
        <w:numPr>
          <w:ilvl w:val="2"/>
          <w:numId w:val="131"/>
        </w:numPr>
        <w:rPr>
          <w:lang w:val="ru-RU"/>
        </w:rPr>
      </w:pPr>
      <w:r>
        <w:rPr>
          <w:lang w:val="ru-RU"/>
        </w:rPr>
        <w:t>Теперь применяется в радиусе 1 клетки</w:t>
      </w:r>
    </w:p>
    <w:p w14:paraId="6EB4D8D9" w14:textId="77777777" w:rsidR="008A6FF4" w:rsidRDefault="008A6FF4" w:rsidP="00E25C24">
      <w:pPr>
        <w:pStyle w:val="a9"/>
        <w:numPr>
          <w:ilvl w:val="2"/>
          <w:numId w:val="131"/>
        </w:numPr>
        <w:rPr>
          <w:lang w:val="ru-RU"/>
        </w:rPr>
      </w:pPr>
      <w:r w:rsidRPr="008A6FF4">
        <w:rPr>
          <w:lang w:val="ru-RU"/>
        </w:rPr>
        <w:t>Уменьшен эффект</w:t>
      </w:r>
    </w:p>
    <w:p w14:paraId="258E2951" w14:textId="7EEF3837" w:rsidR="00817128" w:rsidRDefault="00A05F6F" w:rsidP="00E25C24">
      <w:pPr>
        <w:pStyle w:val="a9"/>
        <w:numPr>
          <w:ilvl w:val="3"/>
          <w:numId w:val="131"/>
        </w:numPr>
        <w:rPr>
          <w:lang w:val="ru-RU"/>
        </w:rPr>
      </w:pPr>
      <w:r>
        <w:rPr>
          <w:lang w:val="ru-RU"/>
        </w:rPr>
        <w:t>2</w:t>
      </w:r>
      <w:r w:rsidR="008A6FF4" w:rsidRPr="008A6FF4">
        <w:rPr>
          <w:lang w:val="ru-RU"/>
        </w:rPr>
        <w:t xml:space="preserve"> -</w:t>
      </w:r>
      <w:r w:rsidR="008A6FF4">
        <w:t xml:space="preserve">&gt; </w:t>
      </w:r>
      <w:r>
        <w:rPr>
          <w:lang w:val="ru-RU"/>
        </w:rPr>
        <w:t>1</w:t>
      </w:r>
      <w:r w:rsidR="008A6FF4" w:rsidRPr="008A6FF4">
        <w:rPr>
          <w:lang w:val="ru-RU"/>
        </w:rPr>
        <w:t xml:space="preserve"> эффекта </w:t>
      </w:r>
      <w:proofErr w:type="spellStart"/>
      <w:r w:rsidR="008A6FF4" w:rsidRPr="007911DD">
        <w:t>Дополнительная</w:t>
      </w:r>
      <w:proofErr w:type="spellEnd"/>
      <w:r w:rsidR="008A6FF4" w:rsidRPr="007911DD">
        <w:t xml:space="preserve"> </w:t>
      </w:r>
      <w:proofErr w:type="spellStart"/>
      <w:r w:rsidR="008A6FF4" w:rsidRPr="007911DD">
        <w:t>сила</w:t>
      </w:r>
      <w:proofErr w:type="spellEnd"/>
      <w:r w:rsidR="008A6FF4" w:rsidRPr="008A6FF4">
        <w:rPr>
          <w:lang w:val="ru-RU"/>
        </w:rPr>
        <w:t xml:space="preserve"> (</w:t>
      </w:r>
      <w:r w:rsidR="008A6FF4" w:rsidRPr="007911DD">
        <w:t>Strengthened</w:t>
      </w:r>
      <w:r w:rsidR="008A6FF4" w:rsidRPr="008A6FF4">
        <w:rPr>
          <w:lang w:val="ru-RU"/>
        </w:rPr>
        <w:t>)</w:t>
      </w:r>
    </w:p>
    <w:p w14:paraId="120779AC" w14:textId="495D55B0" w:rsidR="00FF260F" w:rsidRDefault="00FF260F" w:rsidP="00E25C24">
      <w:pPr>
        <w:pStyle w:val="a9"/>
        <w:numPr>
          <w:ilvl w:val="2"/>
          <w:numId w:val="131"/>
        </w:numPr>
        <w:rPr>
          <w:lang w:val="ru-RU"/>
        </w:rPr>
      </w:pPr>
      <w:r>
        <w:rPr>
          <w:lang w:val="ru-RU"/>
        </w:rPr>
        <w:t>Увеличена Перезарядка (</w:t>
      </w:r>
      <w:proofErr w:type="spellStart"/>
      <w:r w:rsidR="000450C3" w:rsidRPr="000450C3">
        <w:rPr>
          <w:lang w:val="ru-RU"/>
        </w:rPr>
        <w:t>Cooldown</w:t>
      </w:r>
      <w:proofErr w:type="spellEnd"/>
      <w:r>
        <w:rPr>
          <w:lang w:val="ru-RU"/>
        </w:rPr>
        <w:t>)</w:t>
      </w:r>
    </w:p>
    <w:p w14:paraId="364B2897" w14:textId="67F811E1" w:rsidR="000450C3" w:rsidRPr="00CF010A" w:rsidRDefault="000450C3" w:rsidP="00E25C24">
      <w:pPr>
        <w:pStyle w:val="a9"/>
        <w:numPr>
          <w:ilvl w:val="3"/>
          <w:numId w:val="131"/>
        </w:numPr>
        <w:rPr>
          <w:lang w:val="ru-RU"/>
        </w:rPr>
      </w:pPr>
      <w:r>
        <w:rPr>
          <w:lang w:val="ru-RU"/>
        </w:rPr>
        <w:t>1 -</w:t>
      </w:r>
      <w:r>
        <w:t>&gt; 3</w:t>
      </w:r>
      <w:r w:rsidR="006B3469">
        <w:t xml:space="preserve"> </w:t>
      </w:r>
      <w:r w:rsidR="006B3469" w:rsidRPr="006B3469">
        <w:t>[turn]</w:t>
      </w:r>
    </w:p>
    <w:p w14:paraId="4BC51CAC" w14:textId="41ACE44D" w:rsidR="00CF010A" w:rsidRPr="00E8243C" w:rsidRDefault="00CF010A" w:rsidP="00680E3F">
      <w:pPr>
        <w:pStyle w:val="31"/>
      </w:pPr>
      <w:r w:rsidRPr="00CF010A">
        <w:rPr>
          <w:lang w:val="ru-RU"/>
        </w:rPr>
        <w:t>Книга</w:t>
      </w:r>
      <w:r w:rsidRPr="00693E3B">
        <w:t xml:space="preserve"> </w:t>
      </w:r>
      <w:proofErr w:type="spellStart"/>
      <w:r w:rsidRPr="00CF010A">
        <w:rPr>
          <w:lang w:val="ru-RU"/>
        </w:rPr>
        <w:t>криомантии</w:t>
      </w:r>
      <w:proofErr w:type="spellEnd"/>
      <w:r>
        <w:t xml:space="preserve"> </w:t>
      </w:r>
      <w:r>
        <w:rPr>
          <w:lang w:val="ru-RU"/>
        </w:rPr>
        <w:t>Т</w:t>
      </w:r>
      <w:r w:rsidRPr="00693E3B">
        <w:t>1 (</w:t>
      </w:r>
      <w:r w:rsidR="00693E3B" w:rsidRPr="00693E3B">
        <w:t xml:space="preserve">Tome of </w:t>
      </w:r>
      <w:proofErr w:type="spellStart"/>
      <w:r w:rsidR="00693E3B" w:rsidRPr="00693E3B">
        <w:t>Cryomancy</w:t>
      </w:r>
      <w:proofErr w:type="spellEnd"/>
      <w:r w:rsidRPr="00693E3B">
        <w:t>)</w:t>
      </w:r>
      <w:r w:rsidR="00E8243C" w:rsidRPr="00E8243C">
        <w:t xml:space="preserve"> [shadow] [shadow]</w:t>
      </w:r>
    </w:p>
    <w:p w14:paraId="4C69118E" w14:textId="77777777" w:rsidR="00693E3B" w:rsidRDefault="00693E3B" w:rsidP="00E25C24">
      <w:pPr>
        <w:pStyle w:val="a9"/>
        <w:numPr>
          <w:ilvl w:val="0"/>
          <w:numId w:val="131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4BE28730" w14:textId="1B315F9A" w:rsidR="00693E3B" w:rsidRDefault="00D06B2D" w:rsidP="00E25C24">
      <w:pPr>
        <w:pStyle w:val="a9"/>
        <w:numPr>
          <w:ilvl w:val="1"/>
          <w:numId w:val="131"/>
        </w:numPr>
        <w:rPr>
          <w:lang w:val="ru-RU"/>
        </w:rPr>
      </w:pPr>
      <w:r w:rsidRPr="00D06B2D">
        <w:rPr>
          <w:lang w:val="ru-RU"/>
        </w:rPr>
        <w:t xml:space="preserve">Ледяной гроб </w:t>
      </w:r>
      <w:r w:rsidR="00693E3B" w:rsidRPr="009F3D08">
        <w:rPr>
          <w:lang w:val="ru-RU"/>
        </w:rPr>
        <w:t>(</w:t>
      </w:r>
      <w:r w:rsidRPr="00D06B2D">
        <w:t>Ice</w:t>
      </w:r>
      <w:r w:rsidRPr="00D06B2D">
        <w:rPr>
          <w:lang w:val="ru-RU"/>
        </w:rPr>
        <w:t xml:space="preserve"> </w:t>
      </w:r>
      <w:r w:rsidRPr="00D06B2D">
        <w:t>Coffin</w:t>
      </w:r>
      <w:r w:rsidR="00693E3B" w:rsidRPr="009F3D08">
        <w:rPr>
          <w:lang w:val="ru-RU"/>
        </w:rPr>
        <w:t xml:space="preserve">) -&gt; </w:t>
      </w:r>
      <w:r w:rsidRPr="00D06B2D">
        <w:rPr>
          <w:lang w:val="ru-RU"/>
        </w:rPr>
        <w:t>Призыв малого снежного духа</w:t>
      </w:r>
      <w:r w:rsidR="00693E3B" w:rsidRPr="00B3348E">
        <w:rPr>
          <w:lang w:val="ru-RU"/>
        </w:rPr>
        <w:t xml:space="preserve"> </w:t>
      </w:r>
      <w:r w:rsidR="00693E3B" w:rsidRPr="009F3D08">
        <w:rPr>
          <w:lang w:val="ru-RU"/>
        </w:rPr>
        <w:t>(</w:t>
      </w:r>
      <w:r w:rsidR="00ED4888" w:rsidRPr="00ED4888">
        <w:t>Summon</w:t>
      </w:r>
      <w:r w:rsidR="00ED4888" w:rsidRPr="00ED4888">
        <w:rPr>
          <w:lang w:val="ru-RU"/>
        </w:rPr>
        <w:t xml:space="preserve"> </w:t>
      </w:r>
      <w:r w:rsidR="00ED4888" w:rsidRPr="00ED4888">
        <w:t>Lesser</w:t>
      </w:r>
      <w:r w:rsidR="00ED4888" w:rsidRPr="00ED4888">
        <w:rPr>
          <w:lang w:val="ru-RU"/>
        </w:rPr>
        <w:t xml:space="preserve"> </w:t>
      </w:r>
      <w:r w:rsidR="00ED4888" w:rsidRPr="00ED4888">
        <w:t>Snow</w:t>
      </w:r>
      <w:r w:rsidR="00ED4888" w:rsidRPr="00ED4888">
        <w:rPr>
          <w:lang w:val="ru-RU"/>
        </w:rPr>
        <w:t xml:space="preserve"> </w:t>
      </w:r>
      <w:r w:rsidR="00ED4888" w:rsidRPr="00ED4888">
        <w:t>Spirit</w:t>
      </w:r>
      <w:r w:rsidR="00693E3B" w:rsidRPr="009F3D08">
        <w:rPr>
          <w:lang w:val="ru-RU"/>
        </w:rPr>
        <w:t>)</w:t>
      </w:r>
    </w:p>
    <w:p w14:paraId="13B08D9C" w14:textId="174F170A" w:rsidR="00693E3B" w:rsidRDefault="00783B4E" w:rsidP="00E25C24">
      <w:pPr>
        <w:pStyle w:val="a9"/>
        <w:numPr>
          <w:ilvl w:val="0"/>
          <w:numId w:val="131"/>
        </w:numPr>
        <w:rPr>
          <w:lang w:val="ru-RU"/>
        </w:rPr>
      </w:pPr>
      <w:r w:rsidRPr="00C729E5">
        <w:rPr>
          <w:lang w:val="ru-RU"/>
        </w:rPr>
        <w:t xml:space="preserve">Стратегическое заклинание </w:t>
      </w:r>
      <w:r>
        <w:rPr>
          <w:lang w:val="ru-RU"/>
        </w:rPr>
        <w:t xml:space="preserve">- </w:t>
      </w:r>
      <w:r w:rsidRPr="00783B4E">
        <w:rPr>
          <w:lang w:val="ru-RU"/>
        </w:rPr>
        <w:t>Снежная буря</w:t>
      </w:r>
      <w:r>
        <w:rPr>
          <w:lang w:val="ru-RU"/>
        </w:rPr>
        <w:t xml:space="preserve"> (</w:t>
      </w:r>
      <w:r w:rsidR="00A959FD" w:rsidRPr="00A959FD">
        <w:rPr>
          <w:lang w:val="ru-RU"/>
        </w:rPr>
        <w:t>Blizzard</w:t>
      </w:r>
      <w:r>
        <w:rPr>
          <w:lang w:val="ru-RU"/>
        </w:rPr>
        <w:t>)</w:t>
      </w:r>
    </w:p>
    <w:p w14:paraId="59FA6C11" w14:textId="77777777" w:rsidR="00A4021A" w:rsidRPr="00C729E5" w:rsidRDefault="00A4021A" w:rsidP="00E25C24">
      <w:pPr>
        <w:pStyle w:val="a9"/>
        <w:numPr>
          <w:ilvl w:val="1"/>
          <w:numId w:val="126"/>
        </w:numPr>
        <w:rPr>
          <w:lang w:val="ru-RU"/>
        </w:rPr>
      </w:pPr>
      <w:r w:rsidRPr="00C729E5">
        <w:rPr>
          <w:lang w:val="ru-RU"/>
        </w:rPr>
        <w:t>Уменьшена</w:t>
      </w:r>
      <w:r w:rsidRPr="00C729E5">
        <w:t xml:space="preserve"> </w:t>
      </w:r>
      <w:r w:rsidRPr="00C729E5">
        <w:rPr>
          <w:lang w:val="ru-RU"/>
        </w:rPr>
        <w:t>стоимость</w:t>
      </w:r>
    </w:p>
    <w:p w14:paraId="7710BBC9" w14:textId="77777777" w:rsidR="00A4021A" w:rsidRPr="001D68D4" w:rsidRDefault="00A4021A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 w:rsidRPr="00657126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ru-RU"/>
        </w:rPr>
        <w:t>80</w:t>
      </w:r>
      <w:r w:rsidRPr="00657126">
        <w:rPr>
          <w:rFonts w:asciiTheme="minorHAnsi" w:hAnsiTheme="minorHAnsi"/>
        </w:rPr>
        <w:t xml:space="preserve"> [mana] </w:t>
      </w:r>
      <w:r>
        <w:rPr>
          <w:rFonts w:asciiTheme="minorHAnsi" w:hAnsiTheme="minorHAnsi"/>
          <w:lang w:val="ru-RU"/>
        </w:rPr>
        <w:t>8</w:t>
      </w:r>
      <w:r w:rsidRPr="00657126">
        <w:rPr>
          <w:rFonts w:asciiTheme="minorHAnsi" w:hAnsiTheme="minorHAnsi"/>
        </w:rPr>
        <w:t>0 [</w:t>
      </w:r>
      <w:proofErr w:type="spellStart"/>
      <w:r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 xml:space="preserve">] -&gt; </w:t>
      </w:r>
      <w:r>
        <w:rPr>
          <w:rFonts w:asciiTheme="minorHAnsi" w:hAnsiTheme="minorHAnsi"/>
          <w:lang w:val="ru-RU"/>
        </w:rPr>
        <w:t>45</w:t>
      </w:r>
      <w:r w:rsidRPr="00657126">
        <w:rPr>
          <w:rFonts w:asciiTheme="minorHAnsi" w:hAnsiTheme="minorHAnsi"/>
        </w:rPr>
        <w:t xml:space="preserve"> [mana] </w:t>
      </w:r>
      <w:r>
        <w:rPr>
          <w:rFonts w:asciiTheme="minorHAnsi" w:hAnsiTheme="minorHAnsi"/>
          <w:lang w:val="ru-RU"/>
        </w:rPr>
        <w:t>4</w:t>
      </w:r>
      <w:r w:rsidRPr="00657126">
        <w:rPr>
          <w:rFonts w:asciiTheme="minorHAnsi" w:hAnsiTheme="minorHAnsi"/>
        </w:rPr>
        <w:t>5 [</w:t>
      </w:r>
      <w:proofErr w:type="spellStart"/>
      <w:r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>]</w:t>
      </w:r>
    </w:p>
    <w:p w14:paraId="580118A3" w14:textId="77777777" w:rsidR="00A4021A" w:rsidRPr="001D68D4" w:rsidRDefault="00A4021A" w:rsidP="00E25C24">
      <w:pPr>
        <w:pStyle w:val="ae"/>
        <w:numPr>
          <w:ilvl w:val="1"/>
          <w:numId w:val="125"/>
        </w:numPr>
        <w:rPr>
          <w:rFonts w:asciiTheme="minorHAnsi" w:hAnsiTheme="minorHAnsi"/>
        </w:rPr>
      </w:pPr>
      <w:r w:rsidRPr="001D68D4">
        <w:rPr>
          <w:rFonts w:asciiTheme="minorHAnsi" w:hAnsiTheme="minorHAnsi"/>
          <w:lang w:val="ru-RU"/>
        </w:rPr>
        <w:t>Уменьшен урон</w:t>
      </w:r>
    </w:p>
    <w:p w14:paraId="3D1B008E" w14:textId="5D0A1706" w:rsidR="00A4021A" w:rsidRPr="001D68D4" w:rsidRDefault="00A4021A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20</w:t>
      </w:r>
      <w:r>
        <w:rPr>
          <w:rFonts w:asciiTheme="minorHAnsi" w:hAnsiTheme="minorHAnsi"/>
        </w:rPr>
        <w:t xml:space="preserve"> </w:t>
      </w:r>
      <w:r w:rsidRPr="006734EA">
        <w:rPr>
          <w:rFonts w:asciiTheme="minorHAnsi" w:hAnsiTheme="minorHAnsi"/>
        </w:rPr>
        <w:t>[</w:t>
      </w:r>
      <w:proofErr w:type="spellStart"/>
      <w:r w:rsidR="003344FF" w:rsidRPr="004B1DC2">
        <w:rPr>
          <w:lang w:val="ru-RU"/>
        </w:rPr>
        <w:t>cold</w:t>
      </w:r>
      <w:proofErr w:type="spellEnd"/>
      <w:r w:rsidRPr="006734EA">
        <w:rPr>
          <w:rFonts w:asciiTheme="minorHAnsi" w:hAnsiTheme="minorHAnsi"/>
        </w:rPr>
        <w:t>]</w:t>
      </w:r>
      <w:r>
        <w:rPr>
          <w:rFonts w:asciiTheme="minorHAnsi" w:hAnsiTheme="minorHAnsi"/>
          <w:lang w:val="ru-RU"/>
        </w:rPr>
        <w:t xml:space="preserve"> -</w:t>
      </w:r>
      <w:r>
        <w:rPr>
          <w:rFonts w:asciiTheme="minorHAnsi" w:hAnsiTheme="minorHAnsi"/>
        </w:rPr>
        <w:t xml:space="preserve">&gt; 3 </w:t>
      </w:r>
      <w:r w:rsidRPr="006734EA">
        <w:rPr>
          <w:rFonts w:asciiTheme="minorHAnsi" w:hAnsiTheme="minorHAnsi"/>
        </w:rPr>
        <w:t>[</w:t>
      </w:r>
      <w:proofErr w:type="spellStart"/>
      <w:r w:rsidR="003344FF" w:rsidRPr="004B1DC2">
        <w:rPr>
          <w:lang w:val="ru-RU"/>
        </w:rPr>
        <w:t>cold</w:t>
      </w:r>
      <w:proofErr w:type="spellEnd"/>
      <w:r w:rsidRPr="006734EA">
        <w:rPr>
          <w:rFonts w:asciiTheme="minorHAnsi" w:hAnsiTheme="minorHAnsi"/>
        </w:rPr>
        <w:t>]</w:t>
      </w:r>
    </w:p>
    <w:p w14:paraId="4FF10B2C" w14:textId="60B37522" w:rsidR="00A4021A" w:rsidRPr="001D68D4" w:rsidRDefault="008407B0" w:rsidP="00E25C24">
      <w:pPr>
        <w:pStyle w:val="ae"/>
        <w:numPr>
          <w:ilvl w:val="1"/>
          <w:numId w:val="12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Заменен</w:t>
      </w:r>
      <w:r w:rsidR="00A4021A" w:rsidRPr="001D68D4">
        <w:rPr>
          <w:rFonts w:asciiTheme="minorHAnsi" w:hAnsiTheme="minorHAnsi"/>
          <w:lang w:val="ru-RU"/>
        </w:rPr>
        <w:t xml:space="preserve"> эффект</w:t>
      </w:r>
    </w:p>
    <w:p w14:paraId="6D466AAD" w14:textId="07FF02DE" w:rsidR="00A4021A" w:rsidRDefault="00A4021A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-</w:t>
      </w:r>
      <w:r w:rsidR="004D4022">
        <w:rPr>
          <w:rFonts w:asciiTheme="minorHAnsi" w:hAnsiTheme="minorHAnsi"/>
          <w:lang w:val="ru-RU"/>
        </w:rPr>
        <w:t>3</w:t>
      </w:r>
      <w:r>
        <w:rPr>
          <w:rFonts w:asciiTheme="minorHAnsi" w:hAnsiTheme="minorHAnsi"/>
          <w:lang w:val="ru-RU"/>
        </w:rPr>
        <w:t xml:space="preserve"> </w:t>
      </w:r>
      <w:r w:rsidR="00A349FD" w:rsidRPr="001C3438">
        <w:t>[</w:t>
      </w:r>
      <w:proofErr w:type="spellStart"/>
      <w:r w:rsidR="00A349FD" w:rsidRPr="001C3438">
        <w:t>statuseffectresistance</w:t>
      </w:r>
      <w:proofErr w:type="spellEnd"/>
      <w:r w:rsidR="00A349FD" w:rsidRPr="001C3438">
        <w:t>]</w:t>
      </w:r>
      <w:r w:rsidR="00773E84">
        <w:t xml:space="preserve"> </w:t>
      </w:r>
      <w:r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</w:rPr>
        <w:t xml:space="preserve">&gt; </w:t>
      </w:r>
      <w:r>
        <w:rPr>
          <w:rFonts w:asciiTheme="minorHAnsi" w:hAnsiTheme="minorHAnsi"/>
          <w:lang w:val="ru-RU"/>
        </w:rPr>
        <w:t>-</w:t>
      </w:r>
      <w:r>
        <w:rPr>
          <w:rFonts w:asciiTheme="minorHAnsi" w:hAnsiTheme="minorHAnsi"/>
        </w:rPr>
        <w:t>2</w:t>
      </w:r>
      <w:r>
        <w:rPr>
          <w:rFonts w:asciiTheme="minorHAnsi" w:hAnsiTheme="minorHAnsi"/>
          <w:lang w:val="ru-RU"/>
        </w:rPr>
        <w:t xml:space="preserve"> </w:t>
      </w:r>
      <w:r w:rsidRPr="00B85DB5">
        <w:rPr>
          <w:rFonts w:asciiTheme="minorHAnsi" w:hAnsiTheme="minorHAnsi"/>
          <w:lang w:val="ru-RU"/>
        </w:rPr>
        <w:t>[</w:t>
      </w:r>
      <w:proofErr w:type="spellStart"/>
      <w:r w:rsidR="00773E84" w:rsidRPr="00773E84">
        <w:rPr>
          <w:rFonts w:asciiTheme="minorHAnsi" w:hAnsiTheme="minorHAnsi"/>
          <w:lang w:val="ru-RU"/>
        </w:rPr>
        <w:t>coldresist</w:t>
      </w:r>
      <w:proofErr w:type="spellEnd"/>
      <w:r w:rsidRPr="00B85DB5">
        <w:rPr>
          <w:rFonts w:asciiTheme="minorHAnsi" w:hAnsiTheme="minorHAnsi"/>
          <w:lang w:val="ru-RU"/>
        </w:rPr>
        <w:t>]</w:t>
      </w:r>
    </w:p>
    <w:p w14:paraId="2D4C078B" w14:textId="5E352786" w:rsidR="00F51397" w:rsidRPr="002D4231" w:rsidRDefault="00F51397" w:rsidP="00E25C24">
      <w:pPr>
        <w:pStyle w:val="a9"/>
        <w:numPr>
          <w:ilvl w:val="0"/>
          <w:numId w:val="131"/>
        </w:numPr>
        <w:rPr>
          <w:lang w:val="ru-RU"/>
        </w:rPr>
      </w:pPr>
      <w:r w:rsidRPr="009D2277">
        <w:rPr>
          <w:lang w:val="ru-RU"/>
        </w:rPr>
        <w:t xml:space="preserve">Чары для воинов - </w:t>
      </w:r>
      <w:r w:rsidR="002D4231" w:rsidRPr="002D4231">
        <w:rPr>
          <w:lang w:val="ru-RU"/>
        </w:rPr>
        <w:t xml:space="preserve">Ледяные клинки </w:t>
      </w:r>
      <w:r w:rsidRPr="002D4231">
        <w:rPr>
          <w:lang w:val="ru-RU"/>
        </w:rPr>
        <w:t>(</w:t>
      </w:r>
      <w:proofErr w:type="spellStart"/>
      <w:r w:rsidRPr="00D554B7">
        <w:rPr>
          <w:lang w:val="ru-RU"/>
        </w:rPr>
        <w:t>Frost</w:t>
      </w:r>
      <w:proofErr w:type="spellEnd"/>
      <w:r w:rsidRPr="002D4231">
        <w:rPr>
          <w:lang w:val="ru-RU"/>
        </w:rPr>
        <w:t xml:space="preserve"> </w:t>
      </w:r>
      <w:proofErr w:type="spellStart"/>
      <w:r w:rsidRPr="00D554B7">
        <w:rPr>
          <w:lang w:val="ru-RU"/>
        </w:rPr>
        <w:t>Blades</w:t>
      </w:r>
      <w:proofErr w:type="spellEnd"/>
      <w:r w:rsidRPr="002D4231">
        <w:rPr>
          <w:lang w:val="ru-RU"/>
        </w:rPr>
        <w:t>)</w:t>
      </w:r>
    </w:p>
    <w:p w14:paraId="28287288" w14:textId="4632C886" w:rsidR="002D4231" w:rsidRDefault="002D4231" w:rsidP="00E25C24">
      <w:pPr>
        <w:pStyle w:val="ae"/>
        <w:numPr>
          <w:ilvl w:val="1"/>
          <w:numId w:val="125"/>
        </w:numPr>
        <w:rPr>
          <w:rFonts w:asciiTheme="minorHAnsi" w:hAnsiTheme="minorHAnsi"/>
          <w:lang w:val="ru-RU"/>
        </w:rPr>
      </w:pPr>
      <w:r w:rsidRPr="00D554B7">
        <w:rPr>
          <w:rFonts w:asciiTheme="minorHAnsi" w:hAnsiTheme="minorHAnsi"/>
          <w:lang w:val="ru-RU"/>
        </w:rPr>
        <w:t>(</w:t>
      </w:r>
      <w:r>
        <w:rPr>
          <w:rFonts w:asciiTheme="minorHAnsi" w:hAnsiTheme="minorHAnsi"/>
          <w:lang w:val="ru-RU"/>
        </w:rPr>
        <w:t>Исправление</w:t>
      </w:r>
      <w:r w:rsidRPr="00D554B7">
        <w:rPr>
          <w:rFonts w:asciiTheme="minorHAnsi" w:hAnsiTheme="minorHAnsi"/>
          <w:lang w:val="ru-RU"/>
        </w:rPr>
        <w:t>)</w:t>
      </w:r>
      <w:r>
        <w:rPr>
          <w:rFonts w:asciiTheme="minorHAnsi" w:hAnsiTheme="minorHAnsi"/>
          <w:lang w:val="ru-RU"/>
        </w:rPr>
        <w:t xml:space="preserve"> </w:t>
      </w:r>
      <w:r w:rsidR="00504D61">
        <w:rPr>
          <w:rFonts w:asciiTheme="minorHAnsi" w:hAnsiTheme="minorHAnsi"/>
          <w:lang w:val="ru-RU"/>
        </w:rPr>
        <w:t>Теперь отображает описание</w:t>
      </w:r>
      <w:r w:rsidR="00D554B7">
        <w:rPr>
          <w:rFonts w:asciiTheme="minorHAnsi" w:hAnsiTheme="minorHAnsi"/>
          <w:lang w:val="ru-RU"/>
        </w:rPr>
        <w:t xml:space="preserve"> на активных способностях</w:t>
      </w:r>
    </w:p>
    <w:p w14:paraId="5801FB7C" w14:textId="77777777" w:rsidR="003E442B" w:rsidRPr="00A87C81" w:rsidRDefault="007B2B9F" w:rsidP="00E25C24">
      <w:pPr>
        <w:pStyle w:val="ae"/>
        <w:numPr>
          <w:ilvl w:val="0"/>
          <w:numId w:val="125"/>
        </w:numPr>
        <w:rPr>
          <w:rFonts w:asciiTheme="minorHAnsi" w:hAnsiTheme="minorHAnsi"/>
          <w:lang w:val="ru-RU"/>
        </w:rPr>
      </w:pPr>
      <w:r w:rsidRPr="00A87C81">
        <w:rPr>
          <w:rFonts w:asciiTheme="minorHAnsi" w:hAnsiTheme="minorHAnsi"/>
          <w:lang w:val="ru-RU"/>
        </w:rPr>
        <w:t>Чары для воинов -</w:t>
      </w:r>
      <w:r w:rsidR="005F3EEE" w:rsidRPr="00A87C81">
        <w:rPr>
          <w:rFonts w:asciiTheme="minorHAnsi" w:hAnsiTheme="minorHAnsi"/>
          <w:lang w:val="ru-RU"/>
        </w:rPr>
        <w:t xml:space="preserve"> Ледяные стрелы (</w:t>
      </w:r>
      <w:proofErr w:type="spellStart"/>
      <w:r w:rsidR="005F3EEE" w:rsidRPr="00A87C81">
        <w:rPr>
          <w:rFonts w:asciiTheme="minorHAnsi" w:hAnsiTheme="minorHAnsi"/>
          <w:lang w:val="ru-RU"/>
        </w:rPr>
        <w:t>Frost</w:t>
      </w:r>
      <w:proofErr w:type="spellEnd"/>
      <w:r w:rsidR="005F3EEE" w:rsidRPr="00A87C81">
        <w:rPr>
          <w:rFonts w:asciiTheme="minorHAnsi" w:hAnsiTheme="minorHAnsi"/>
          <w:lang w:val="ru-RU"/>
        </w:rPr>
        <w:t xml:space="preserve"> </w:t>
      </w:r>
      <w:proofErr w:type="spellStart"/>
      <w:r w:rsidR="005F3EEE" w:rsidRPr="00A87C81">
        <w:rPr>
          <w:rFonts w:asciiTheme="minorHAnsi" w:hAnsiTheme="minorHAnsi"/>
          <w:lang w:val="ru-RU"/>
        </w:rPr>
        <w:t>Arrows</w:t>
      </w:r>
      <w:proofErr w:type="spellEnd"/>
      <w:r w:rsidR="005F3EEE" w:rsidRPr="00A87C81">
        <w:rPr>
          <w:rFonts w:asciiTheme="minorHAnsi" w:hAnsiTheme="minorHAnsi"/>
          <w:lang w:val="ru-RU"/>
        </w:rPr>
        <w:t>)</w:t>
      </w:r>
    </w:p>
    <w:p w14:paraId="15539624" w14:textId="77777777" w:rsidR="003E442B" w:rsidRPr="00A87C81" w:rsidRDefault="005F3EEE" w:rsidP="00E25C24">
      <w:pPr>
        <w:pStyle w:val="ae"/>
        <w:numPr>
          <w:ilvl w:val="1"/>
          <w:numId w:val="125"/>
        </w:numPr>
        <w:rPr>
          <w:rFonts w:asciiTheme="minorHAnsi" w:hAnsiTheme="minorHAnsi"/>
          <w:lang w:val="ru-RU"/>
        </w:rPr>
      </w:pPr>
      <w:r w:rsidRPr="00A87C81">
        <w:rPr>
          <w:rFonts w:asciiTheme="minorHAnsi" w:hAnsiTheme="minorHAnsi"/>
          <w:lang w:val="ru-RU"/>
        </w:rPr>
        <w:t>Увеличен урон</w:t>
      </w:r>
    </w:p>
    <w:p w14:paraId="28F172A1" w14:textId="43222236" w:rsidR="003E442B" w:rsidRPr="00A87C81" w:rsidRDefault="005F3EEE" w:rsidP="00E25C24">
      <w:pPr>
        <w:pStyle w:val="ae"/>
        <w:numPr>
          <w:ilvl w:val="2"/>
          <w:numId w:val="125"/>
        </w:numPr>
        <w:rPr>
          <w:rFonts w:asciiTheme="minorHAnsi" w:hAnsiTheme="minorHAnsi"/>
          <w:lang w:val="ru-RU"/>
        </w:rPr>
      </w:pPr>
      <w:r w:rsidRPr="00A87C81">
        <w:rPr>
          <w:rFonts w:asciiTheme="minorHAnsi" w:hAnsiTheme="minorHAnsi"/>
          <w:lang w:val="ru-RU"/>
        </w:rPr>
        <w:t>+1 -</w:t>
      </w:r>
      <w:r w:rsidRPr="00A87C81">
        <w:rPr>
          <w:rFonts w:asciiTheme="minorHAnsi" w:hAnsiTheme="minorHAnsi"/>
        </w:rPr>
        <w:t xml:space="preserve">&gt; </w:t>
      </w:r>
      <w:r w:rsidRPr="00A87C81">
        <w:rPr>
          <w:rFonts w:asciiTheme="minorHAnsi" w:hAnsiTheme="minorHAnsi"/>
          <w:lang w:val="ru-RU"/>
        </w:rPr>
        <w:t>+</w:t>
      </w:r>
      <w:r w:rsidRPr="00A87C81">
        <w:rPr>
          <w:rFonts w:asciiTheme="minorHAnsi" w:hAnsiTheme="minorHAnsi"/>
        </w:rPr>
        <w:t>2 [</w:t>
      </w:r>
      <w:proofErr w:type="spellStart"/>
      <w:r w:rsidR="00A721B1" w:rsidRPr="00A87C81">
        <w:rPr>
          <w:rFonts w:asciiTheme="minorHAnsi" w:hAnsiTheme="minorHAnsi"/>
          <w:lang w:val="ru-RU"/>
        </w:rPr>
        <w:t>cold</w:t>
      </w:r>
      <w:proofErr w:type="spellEnd"/>
      <w:r w:rsidRPr="00A87C81">
        <w:rPr>
          <w:rFonts w:asciiTheme="minorHAnsi" w:hAnsiTheme="minorHAnsi"/>
        </w:rPr>
        <w:t>] (</w:t>
      </w:r>
      <w:r w:rsidRPr="00A87C81">
        <w:rPr>
          <w:rFonts w:asciiTheme="minorHAnsi" w:hAnsiTheme="minorHAnsi"/>
          <w:lang w:val="ru-RU"/>
        </w:rPr>
        <w:t>повторяющиеся атаки</w:t>
      </w:r>
      <w:r w:rsidRPr="00A87C81">
        <w:rPr>
          <w:rFonts w:asciiTheme="minorHAnsi" w:hAnsiTheme="minorHAnsi"/>
        </w:rPr>
        <w:t>)</w:t>
      </w:r>
    </w:p>
    <w:p w14:paraId="6439AE3B" w14:textId="177CBA81" w:rsidR="003E442B" w:rsidRPr="00A87C81" w:rsidRDefault="005F3EEE" w:rsidP="00E25C24">
      <w:pPr>
        <w:pStyle w:val="ae"/>
        <w:numPr>
          <w:ilvl w:val="2"/>
          <w:numId w:val="125"/>
        </w:numPr>
        <w:rPr>
          <w:rFonts w:asciiTheme="minorHAnsi" w:hAnsiTheme="minorHAnsi"/>
          <w:lang w:val="ru-RU"/>
        </w:rPr>
      </w:pPr>
      <w:r w:rsidRPr="00A87C81">
        <w:rPr>
          <w:rFonts w:asciiTheme="minorHAnsi" w:hAnsiTheme="minorHAnsi"/>
          <w:lang w:val="ru-RU"/>
        </w:rPr>
        <w:t>+2 -</w:t>
      </w:r>
      <w:r w:rsidRPr="00A87C81">
        <w:rPr>
          <w:rFonts w:asciiTheme="minorHAnsi" w:hAnsiTheme="minorHAnsi"/>
        </w:rPr>
        <w:t xml:space="preserve">&gt; </w:t>
      </w:r>
      <w:r w:rsidRPr="00A87C81">
        <w:rPr>
          <w:rFonts w:asciiTheme="minorHAnsi" w:hAnsiTheme="minorHAnsi"/>
          <w:lang w:val="ru-RU"/>
        </w:rPr>
        <w:t>+</w:t>
      </w:r>
      <w:r w:rsidRPr="00A87C81">
        <w:rPr>
          <w:rFonts w:asciiTheme="minorHAnsi" w:hAnsiTheme="minorHAnsi"/>
        </w:rPr>
        <w:t>4 [</w:t>
      </w:r>
      <w:proofErr w:type="spellStart"/>
      <w:r w:rsidR="00A721B1" w:rsidRPr="00A87C81">
        <w:rPr>
          <w:rFonts w:asciiTheme="minorHAnsi" w:hAnsiTheme="minorHAnsi"/>
          <w:lang w:val="ru-RU"/>
        </w:rPr>
        <w:t>cold</w:t>
      </w:r>
      <w:proofErr w:type="spellEnd"/>
      <w:r w:rsidRPr="00A87C81">
        <w:rPr>
          <w:rFonts w:asciiTheme="minorHAnsi" w:hAnsiTheme="minorHAnsi"/>
        </w:rPr>
        <w:t>] (</w:t>
      </w:r>
      <w:r w:rsidRPr="00A87C81">
        <w:rPr>
          <w:rFonts w:asciiTheme="minorHAnsi" w:hAnsiTheme="minorHAnsi"/>
          <w:lang w:val="ru-RU"/>
        </w:rPr>
        <w:t>одиночные атаки</w:t>
      </w:r>
      <w:r w:rsidRPr="00A87C81">
        <w:rPr>
          <w:rFonts w:asciiTheme="minorHAnsi" w:hAnsiTheme="minorHAnsi"/>
        </w:rPr>
        <w:t>)</w:t>
      </w:r>
    </w:p>
    <w:p w14:paraId="266C3C99" w14:textId="01D731EC" w:rsidR="00A721B1" w:rsidRPr="00A87C81" w:rsidRDefault="00A721B1" w:rsidP="00E25C24">
      <w:pPr>
        <w:pStyle w:val="ae"/>
        <w:numPr>
          <w:ilvl w:val="1"/>
          <w:numId w:val="125"/>
        </w:numPr>
        <w:rPr>
          <w:rFonts w:asciiTheme="minorHAnsi" w:hAnsiTheme="minorHAnsi"/>
          <w:lang w:val="ru-RU"/>
        </w:rPr>
      </w:pPr>
      <w:r w:rsidRPr="00A87C81">
        <w:rPr>
          <w:rFonts w:asciiTheme="minorHAnsi" w:hAnsiTheme="minorHAnsi"/>
          <w:lang w:val="ru-RU"/>
        </w:rPr>
        <w:t>Доба</w:t>
      </w:r>
      <w:r w:rsidR="004118AB" w:rsidRPr="00A87C81">
        <w:rPr>
          <w:rFonts w:asciiTheme="minorHAnsi" w:hAnsiTheme="minorHAnsi"/>
          <w:lang w:val="ru-RU"/>
        </w:rPr>
        <w:t>в</w:t>
      </w:r>
      <w:r w:rsidRPr="00A87C81">
        <w:rPr>
          <w:rFonts w:asciiTheme="minorHAnsi" w:hAnsiTheme="minorHAnsi"/>
          <w:lang w:val="ru-RU"/>
        </w:rPr>
        <w:t>лен</w:t>
      </w:r>
      <w:r w:rsidR="00E17FC4" w:rsidRPr="00A87C81">
        <w:rPr>
          <w:rFonts w:asciiTheme="minorHAnsi" w:hAnsiTheme="minorHAnsi"/>
          <w:lang w:val="ru-RU"/>
        </w:rPr>
        <w:t>о применени</w:t>
      </w:r>
      <w:r w:rsidR="004118AB" w:rsidRPr="00A87C81">
        <w:rPr>
          <w:rFonts w:asciiTheme="minorHAnsi" w:hAnsiTheme="minorHAnsi"/>
          <w:lang w:val="ru-RU"/>
        </w:rPr>
        <w:t>е</w:t>
      </w:r>
      <w:r w:rsidR="00E17FC4" w:rsidRPr="00A87C81">
        <w:rPr>
          <w:rFonts w:asciiTheme="minorHAnsi" w:hAnsiTheme="minorHAnsi"/>
          <w:lang w:val="ru-RU"/>
        </w:rPr>
        <w:t xml:space="preserve"> к типу юнита</w:t>
      </w:r>
    </w:p>
    <w:p w14:paraId="7CFD1D41" w14:textId="132437F1" w:rsidR="004118AB" w:rsidRDefault="004118AB" w:rsidP="00E25C24">
      <w:pPr>
        <w:pStyle w:val="ae"/>
        <w:numPr>
          <w:ilvl w:val="2"/>
          <w:numId w:val="125"/>
        </w:numPr>
        <w:rPr>
          <w:rFonts w:asciiTheme="minorHAnsi" w:hAnsiTheme="minorHAnsi"/>
        </w:rPr>
      </w:pPr>
      <w:r w:rsidRPr="004118AB">
        <w:rPr>
          <w:rFonts w:asciiTheme="minorHAnsi" w:hAnsiTheme="minorHAnsi"/>
          <w:lang w:val="ru-RU"/>
        </w:rPr>
        <w:t>Магический</w:t>
      </w:r>
      <w:r w:rsidRPr="00A87C81">
        <w:rPr>
          <w:rFonts w:asciiTheme="minorHAnsi" w:hAnsiTheme="minorHAnsi"/>
        </w:rPr>
        <w:t xml:space="preserve"> </w:t>
      </w:r>
      <w:r w:rsidRPr="004118AB">
        <w:rPr>
          <w:rFonts w:asciiTheme="minorHAnsi" w:hAnsiTheme="minorHAnsi"/>
          <w:lang w:val="ru-RU"/>
        </w:rPr>
        <w:t>боец</w:t>
      </w:r>
      <w:r w:rsidRPr="00A87C81">
        <w:rPr>
          <w:rFonts w:asciiTheme="minorHAnsi" w:hAnsiTheme="minorHAnsi"/>
        </w:rPr>
        <w:t xml:space="preserve"> (</w:t>
      </w:r>
      <w:r w:rsidR="00EB2498" w:rsidRPr="00A87C81">
        <w:rPr>
          <w:rFonts w:asciiTheme="minorHAnsi" w:hAnsiTheme="minorHAnsi"/>
        </w:rPr>
        <w:t>Magic Fighter Unit</w:t>
      </w:r>
      <w:r w:rsidRPr="00A87C81">
        <w:rPr>
          <w:rFonts w:asciiTheme="minorHAnsi" w:hAnsiTheme="minorHAnsi"/>
        </w:rPr>
        <w:t>)</w:t>
      </w:r>
    </w:p>
    <w:p w14:paraId="74444B11" w14:textId="24AD3827" w:rsidR="00224F30" w:rsidRPr="00224F30" w:rsidRDefault="00224F30" w:rsidP="00224F30">
      <w:pPr>
        <w:pStyle w:val="21"/>
      </w:pPr>
      <w:proofErr w:type="spellStart"/>
      <w:r w:rsidRPr="00224F30">
        <w:t>Порядок</w:t>
      </w:r>
      <w:proofErr w:type="spellEnd"/>
      <w:r w:rsidRPr="00224F30">
        <w:t xml:space="preserve"> (Order)</w:t>
      </w:r>
    </w:p>
    <w:p w14:paraId="3B00389B" w14:textId="78D8550E" w:rsidR="0014238F" w:rsidRPr="00630CB3" w:rsidRDefault="00356674" w:rsidP="00224F30">
      <w:pPr>
        <w:pStyle w:val="31"/>
      </w:pPr>
      <w:r w:rsidRPr="00356674">
        <w:rPr>
          <w:lang w:val="ru-RU"/>
        </w:rPr>
        <w:t>Книга</w:t>
      </w:r>
      <w:r w:rsidRPr="008E432B">
        <w:t xml:space="preserve"> </w:t>
      </w:r>
      <w:r w:rsidRPr="00356674">
        <w:rPr>
          <w:lang w:val="ru-RU"/>
        </w:rPr>
        <w:t>веры</w:t>
      </w:r>
      <w:r w:rsidRPr="008E432B">
        <w:t xml:space="preserve"> </w:t>
      </w:r>
      <w:r w:rsidR="000A213A">
        <w:rPr>
          <w:lang w:val="ru-RU"/>
        </w:rPr>
        <w:t>Т</w:t>
      </w:r>
      <w:r w:rsidR="000A213A" w:rsidRPr="008E432B">
        <w:t>1 (</w:t>
      </w:r>
      <w:r w:rsidR="005E6ACF" w:rsidRPr="008E432B">
        <w:t>Tome of Faith</w:t>
      </w:r>
      <w:r w:rsidR="000A213A" w:rsidRPr="008E432B">
        <w:t>)</w:t>
      </w:r>
      <w:r w:rsidR="00630CB3" w:rsidRPr="00630CB3">
        <w:t xml:space="preserve"> [order] [order]</w:t>
      </w:r>
    </w:p>
    <w:p w14:paraId="044ABE85" w14:textId="77777777" w:rsidR="008E432B" w:rsidRDefault="008E432B" w:rsidP="00E25C24">
      <w:pPr>
        <w:pStyle w:val="a9"/>
        <w:numPr>
          <w:ilvl w:val="0"/>
          <w:numId w:val="132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427BB37B" w14:textId="231F9AAD" w:rsidR="008E432B" w:rsidRPr="00933457" w:rsidRDefault="00933457" w:rsidP="00E25C24">
      <w:pPr>
        <w:pStyle w:val="a9"/>
        <w:numPr>
          <w:ilvl w:val="1"/>
          <w:numId w:val="132"/>
        </w:numPr>
      </w:pPr>
      <w:r w:rsidRPr="00933457">
        <w:rPr>
          <w:lang w:val="ru-RU"/>
        </w:rPr>
        <w:lastRenderedPageBreak/>
        <w:t>Гнев</w:t>
      </w:r>
      <w:r w:rsidRPr="00933457">
        <w:t xml:space="preserve"> </w:t>
      </w:r>
      <w:r w:rsidRPr="00933457">
        <w:rPr>
          <w:lang w:val="ru-RU"/>
        </w:rPr>
        <w:t>верных</w:t>
      </w:r>
      <w:r w:rsidRPr="00933457">
        <w:t xml:space="preserve"> </w:t>
      </w:r>
      <w:r w:rsidR="008E432B" w:rsidRPr="00933457">
        <w:t>(</w:t>
      </w:r>
      <w:r w:rsidR="00A43806" w:rsidRPr="00A43806">
        <w:t>Wrath of the Faithful</w:t>
      </w:r>
      <w:r w:rsidR="008E432B" w:rsidRPr="00933457">
        <w:t xml:space="preserve">) -&gt; </w:t>
      </w:r>
      <w:r w:rsidRPr="00933457">
        <w:rPr>
          <w:lang w:val="ru-RU"/>
        </w:rPr>
        <w:t>Призыв</w:t>
      </w:r>
      <w:r w:rsidRPr="00933457">
        <w:t xml:space="preserve"> </w:t>
      </w:r>
      <w:r w:rsidRPr="00933457">
        <w:rPr>
          <w:lang w:val="ru-RU"/>
        </w:rPr>
        <w:t>малого</w:t>
      </w:r>
      <w:r w:rsidRPr="00933457">
        <w:t xml:space="preserve"> </w:t>
      </w:r>
      <w:r w:rsidRPr="00933457">
        <w:rPr>
          <w:lang w:val="ru-RU"/>
        </w:rPr>
        <w:t>духа</w:t>
      </w:r>
      <w:r w:rsidRPr="00933457">
        <w:t xml:space="preserve"> </w:t>
      </w:r>
      <w:r w:rsidRPr="00933457">
        <w:rPr>
          <w:lang w:val="ru-RU"/>
        </w:rPr>
        <w:t>света</w:t>
      </w:r>
      <w:r w:rsidRPr="00933457">
        <w:t xml:space="preserve"> </w:t>
      </w:r>
      <w:r w:rsidR="008E432B" w:rsidRPr="00933457">
        <w:t>(</w:t>
      </w:r>
      <w:r w:rsidRPr="00933457">
        <w:t>Summon Lesser Light Spirit</w:t>
      </w:r>
      <w:r w:rsidR="008E432B" w:rsidRPr="00933457">
        <w:t>)</w:t>
      </w:r>
    </w:p>
    <w:p w14:paraId="182419D2" w14:textId="76F2578A" w:rsidR="00770CAE" w:rsidRPr="00484166" w:rsidRDefault="00484166" w:rsidP="00E25C24">
      <w:pPr>
        <w:pStyle w:val="a9"/>
        <w:numPr>
          <w:ilvl w:val="0"/>
          <w:numId w:val="132"/>
        </w:numPr>
        <w:rPr>
          <w:lang w:val="ru-RU"/>
        </w:rPr>
      </w:pPr>
      <w:r w:rsidRPr="000F42E9">
        <w:rPr>
          <w:lang w:val="ru-RU"/>
        </w:rPr>
        <w:t>Заклинание в бою</w:t>
      </w:r>
      <w:r>
        <w:rPr>
          <w:lang w:val="ru-RU"/>
        </w:rPr>
        <w:t xml:space="preserve"> - </w:t>
      </w:r>
      <w:r w:rsidR="008E6C16" w:rsidRPr="00484166">
        <w:rPr>
          <w:lang w:val="ru-RU"/>
        </w:rPr>
        <w:t>Гнев верных (</w:t>
      </w:r>
      <w:r w:rsidRPr="00A43806">
        <w:t>Wrath</w:t>
      </w:r>
      <w:r w:rsidRPr="00484166">
        <w:rPr>
          <w:lang w:val="ru-RU"/>
        </w:rPr>
        <w:t xml:space="preserve"> </w:t>
      </w:r>
      <w:r w:rsidRPr="00A43806">
        <w:t>of</w:t>
      </w:r>
      <w:r w:rsidRPr="00484166">
        <w:rPr>
          <w:lang w:val="ru-RU"/>
        </w:rPr>
        <w:t xml:space="preserve"> </w:t>
      </w:r>
      <w:r w:rsidRPr="00A43806">
        <w:t>the</w:t>
      </w:r>
      <w:r w:rsidRPr="00484166">
        <w:rPr>
          <w:lang w:val="ru-RU"/>
        </w:rPr>
        <w:t xml:space="preserve"> </w:t>
      </w:r>
      <w:r w:rsidRPr="00A43806">
        <w:t>Faithful</w:t>
      </w:r>
      <w:r w:rsidR="008E6C16" w:rsidRPr="00484166">
        <w:rPr>
          <w:lang w:val="ru-RU"/>
        </w:rPr>
        <w:t>)</w:t>
      </w:r>
    </w:p>
    <w:p w14:paraId="2D327F6C" w14:textId="5340D97B" w:rsidR="00484166" w:rsidRDefault="00F82401" w:rsidP="00E25C24">
      <w:pPr>
        <w:pStyle w:val="a9"/>
        <w:numPr>
          <w:ilvl w:val="1"/>
          <w:numId w:val="132"/>
        </w:numPr>
        <w:rPr>
          <w:lang w:val="ru-RU"/>
        </w:rPr>
      </w:pPr>
      <w:r>
        <w:rPr>
          <w:lang w:val="ru-RU"/>
        </w:rPr>
        <w:t>Уменьшен</w:t>
      </w:r>
      <w:r w:rsidR="00A6400E">
        <w:rPr>
          <w:lang w:val="ru-RU"/>
        </w:rPr>
        <w:t xml:space="preserve"> базовый урон</w:t>
      </w:r>
    </w:p>
    <w:p w14:paraId="4221CEC3" w14:textId="6D14E8DE" w:rsidR="00A6400E" w:rsidRPr="007B4CE2" w:rsidRDefault="00A6400E" w:rsidP="00E25C24">
      <w:pPr>
        <w:pStyle w:val="a9"/>
        <w:numPr>
          <w:ilvl w:val="2"/>
          <w:numId w:val="132"/>
        </w:numPr>
        <w:rPr>
          <w:lang w:val="ru-RU"/>
        </w:rPr>
      </w:pPr>
      <w:r>
        <w:rPr>
          <w:lang w:val="ru-RU"/>
        </w:rPr>
        <w:t>10 -</w:t>
      </w:r>
      <w:r>
        <w:t>&gt; 2</w:t>
      </w:r>
      <w:r w:rsidR="007B4CE2">
        <w:t xml:space="preserve"> </w:t>
      </w:r>
      <w:r w:rsidR="007B4CE2" w:rsidRPr="007B4CE2">
        <w:t>[spirit]</w:t>
      </w:r>
    </w:p>
    <w:p w14:paraId="04E0634B" w14:textId="5A5AF0A5" w:rsidR="007B4CE2" w:rsidRDefault="00D524B3" w:rsidP="00E25C24">
      <w:pPr>
        <w:pStyle w:val="a9"/>
        <w:numPr>
          <w:ilvl w:val="1"/>
          <w:numId w:val="132"/>
        </w:numPr>
        <w:rPr>
          <w:lang w:val="ru-RU"/>
        </w:rPr>
      </w:pPr>
      <w:r>
        <w:rPr>
          <w:lang w:val="ru-RU"/>
        </w:rPr>
        <w:t>Увеличен максимальн</w:t>
      </w:r>
      <w:r w:rsidR="003D69EF">
        <w:rPr>
          <w:lang w:val="ru-RU"/>
        </w:rPr>
        <w:t>ый</w:t>
      </w:r>
      <w:r>
        <w:rPr>
          <w:lang w:val="ru-RU"/>
        </w:rPr>
        <w:t xml:space="preserve"> </w:t>
      </w:r>
      <w:r w:rsidR="003D69EF">
        <w:rPr>
          <w:lang w:val="ru-RU"/>
        </w:rPr>
        <w:t>размер множителя</w:t>
      </w:r>
    </w:p>
    <w:p w14:paraId="180DB19B" w14:textId="5CB1CE91" w:rsidR="007667CD" w:rsidRPr="007667CD" w:rsidRDefault="007667CD" w:rsidP="00E25C24">
      <w:pPr>
        <w:pStyle w:val="a9"/>
        <w:numPr>
          <w:ilvl w:val="2"/>
          <w:numId w:val="132"/>
        </w:numPr>
        <w:rPr>
          <w:lang w:val="ru-RU"/>
        </w:rPr>
      </w:pPr>
      <w:r>
        <w:rPr>
          <w:lang w:val="ru-RU"/>
        </w:rPr>
        <w:t xml:space="preserve">8 </w:t>
      </w:r>
      <w:r>
        <w:t>-&gt; 10</w:t>
      </w:r>
    </w:p>
    <w:p w14:paraId="57FA1462" w14:textId="06D1C28B" w:rsidR="007667CD" w:rsidRPr="006C646D" w:rsidRDefault="00094345" w:rsidP="00E25C24">
      <w:pPr>
        <w:pStyle w:val="a9"/>
        <w:numPr>
          <w:ilvl w:val="0"/>
          <w:numId w:val="132"/>
        </w:numPr>
      </w:pPr>
      <w:r>
        <w:rPr>
          <w:lang w:val="ru-RU"/>
        </w:rPr>
        <w:t>Юнит</w:t>
      </w:r>
      <w:r w:rsidRPr="006C646D">
        <w:t xml:space="preserve"> – </w:t>
      </w:r>
      <w:r w:rsidR="006C646D" w:rsidRPr="006C646D">
        <w:rPr>
          <w:lang w:val="ru-RU"/>
        </w:rPr>
        <w:t>Малый</w:t>
      </w:r>
      <w:r w:rsidR="006C646D" w:rsidRPr="006C646D">
        <w:t xml:space="preserve"> </w:t>
      </w:r>
      <w:r w:rsidR="006C646D" w:rsidRPr="006C646D">
        <w:rPr>
          <w:lang w:val="ru-RU"/>
        </w:rPr>
        <w:t>дух</w:t>
      </w:r>
      <w:r w:rsidR="006C646D" w:rsidRPr="006C646D">
        <w:t xml:space="preserve"> </w:t>
      </w:r>
      <w:r w:rsidR="006C646D" w:rsidRPr="006C646D">
        <w:rPr>
          <w:lang w:val="ru-RU"/>
        </w:rPr>
        <w:t>света</w:t>
      </w:r>
      <w:r w:rsidR="006C646D" w:rsidRPr="006C646D">
        <w:t xml:space="preserve"> </w:t>
      </w:r>
      <w:r w:rsidRPr="006C646D">
        <w:t>(</w:t>
      </w:r>
      <w:r w:rsidRPr="00094345">
        <w:t>Lesser Light Spirit</w:t>
      </w:r>
      <w:r w:rsidRPr="006C646D">
        <w:t>)</w:t>
      </w:r>
    </w:p>
    <w:p w14:paraId="647DE8D4" w14:textId="2FBBFD6E" w:rsidR="006C646D" w:rsidRDefault="006C646D" w:rsidP="00E25C24">
      <w:pPr>
        <w:pStyle w:val="a9"/>
        <w:numPr>
          <w:ilvl w:val="1"/>
          <w:numId w:val="132"/>
        </w:numPr>
        <w:rPr>
          <w:lang w:val="ru-RU"/>
        </w:rPr>
      </w:pPr>
      <w:r>
        <w:rPr>
          <w:lang w:val="ru-RU"/>
        </w:rPr>
        <w:t>Уменьшен базовый бонус к сопротивлению</w:t>
      </w:r>
    </w:p>
    <w:p w14:paraId="5572800D" w14:textId="0558A281" w:rsidR="006C646D" w:rsidRDefault="00447C52" w:rsidP="00E25C24">
      <w:pPr>
        <w:pStyle w:val="a9"/>
        <w:numPr>
          <w:ilvl w:val="2"/>
          <w:numId w:val="132"/>
        </w:numPr>
        <w:rPr>
          <w:lang w:val="ru-RU"/>
        </w:rPr>
      </w:pPr>
      <w:r>
        <w:rPr>
          <w:lang w:val="ru-RU"/>
        </w:rPr>
        <w:t>+4 -</w:t>
      </w:r>
      <w:r>
        <w:t xml:space="preserve">&gt; +2 </w:t>
      </w:r>
      <w:r w:rsidR="00555AB0" w:rsidRPr="00555AB0">
        <w:t>[</w:t>
      </w:r>
      <w:proofErr w:type="spellStart"/>
      <w:r w:rsidR="00555AB0" w:rsidRPr="00555AB0">
        <w:t>spiritresist</w:t>
      </w:r>
      <w:proofErr w:type="spellEnd"/>
      <w:r w:rsidR="00555AB0" w:rsidRPr="00555AB0">
        <w:t>]</w:t>
      </w:r>
    </w:p>
    <w:p w14:paraId="47B0C469" w14:textId="09E5CC0B" w:rsidR="000A4A6B" w:rsidRPr="007D645C" w:rsidRDefault="000A4A6B" w:rsidP="000A4A6B">
      <w:pPr>
        <w:pStyle w:val="21"/>
      </w:pPr>
      <w:r w:rsidRPr="000A4A6B">
        <w:rPr>
          <w:lang w:val="ru-RU"/>
        </w:rPr>
        <w:t>Хаос</w:t>
      </w:r>
      <w:r w:rsidRPr="007D645C">
        <w:t xml:space="preserve"> (Chaos)</w:t>
      </w:r>
    </w:p>
    <w:p w14:paraId="190DBF33" w14:textId="288AD3C9" w:rsidR="006C522D" w:rsidRPr="007D645C" w:rsidRDefault="006C522D" w:rsidP="000A4A6B">
      <w:pPr>
        <w:pStyle w:val="31"/>
      </w:pPr>
      <w:r w:rsidRPr="006C522D">
        <w:rPr>
          <w:lang w:val="ru-RU"/>
        </w:rPr>
        <w:t>Книга</w:t>
      </w:r>
      <w:r w:rsidRPr="005D1CEB">
        <w:t xml:space="preserve"> </w:t>
      </w:r>
      <w:r w:rsidRPr="006C522D">
        <w:rPr>
          <w:lang w:val="ru-RU"/>
        </w:rPr>
        <w:t>орды</w:t>
      </w:r>
      <w:r>
        <w:t xml:space="preserve"> </w:t>
      </w:r>
      <w:r>
        <w:rPr>
          <w:lang w:val="ru-RU"/>
        </w:rPr>
        <w:t>Т</w:t>
      </w:r>
      <w:r w:rsidRPr="005D1CEB">
        <w:t>1 (</w:t>
      </w:r>
      <w:r w:rsidR="005D1CEB" w:rsidRPr="005D1CEB">
        <w:t>Tome of the Horde</w:t>
      </w:r>
      <w:r w:rsidRPr="005D1CEB">
        <w:t>)</w:t>
      </w:r>
      <w:r w:rsidR="007D645C" w:rsidRPr="007D645C">
        <w:t xml:space="preserve"> [chaos] [chaos]</w:t>
      </w:r>
    </w:p>
    <w:p w14:paraId="32B177DA" w14:textId="77777777" w:rsidR="00B407C2" w:rsidRDefault="00B407C2" w:rsidP="00E25C24">
      <w:pPr>
        <w:pStyle w:val="a9"/>
        <w:numPr>
          <w:ilvl w:val="0"/>
          <w:numId w:val="133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5D4FAE33" w14:textId="6ADE039B" w:rsidR="00B407C2" w:rsidRPr="00216CB9" w:rsidRDefault="0040517A" w:rsidP="00E25C24">
      <w:pPr>
        <w:pStyle w:val="a9"/>
        <w:numPr>
          <w:ilvl w:val="1"/>
          <w:numId w:val="132"/>
        </w:numPr>
      </w:pPr>
      <w:r w:rsidRPr="0040517A">
        <w:rPr>
          <w:lang w:val="ru-RU"/>
        </w:rPr>
        <w:t>Ярость</w:t>
      </w:r>
      <w:r w:rsidRPr="00216CB9">
        <w:t xml:space="preserve"> </w:t>
      </w:r>
      <w:r w:rsidRPr="0040517A">
        <w:rPr>
          <w:lang w:val="ru-RU"/>
        </w:rPr>
        <w:t>орды</w:t>
      </w:r>
      <w:r w:rsidRPr="00216CB9">
        <w:t xml:space="preserve"> </w:t>
      </w:r>
      <w:r w:rsidR="00B407C2" w:rsidRPr="00216CB9">
        <w:t>(</w:t>
      </w:r>
      <w:r w:rsidR="0049711D" w:rsidRPr="00216CB9">
        <w:t>Fury of the Horde</w:t>
      </w:r>
      <w:r w:rsidR="00B407C2" w:rsidRPr="00216CB9">
        <w:t xml:space="preserve">) -&gt; </w:t>
      </w:r>
      <w:r w:rsidRPr="00765CB2">
        <w:rPr>
          <w:lang w:val="ru-RU"/>
        </w:rPr>
        <w:t>Сбор</w:t>
      </w:r>
      <w:r w:rsidRPr="00216CB9">
        <w:t xml:space="preserve"> </w:t>
      </w:r>
      <w:r w:rsidRPr="00765CB2">
        <w:rPr>
          <w:lang w:val="ru-RU"/>
        </w:rPr>
        <w:t>ополчения</w:t>
      </w:r>
      <w:r w:rsidR="00B407C2" w:rsidRPr="00216CB9">
        <w:t xml:space="preserve"> (</w:t>
      </w:r>
      <w:r w:rsidR="0049711D" w:rsidRPr="00216CB9">
        <w:t>Summon Irregulars</w:t>
      </w:r>
      <w:r w:rsidR="00B407C2" w:rsidRPr="00216CB9">
        <w:t>)</w:t>
      </w:r>
    </w:p>
    <w:p w14:paraId="5CAE871F" w14:textId="6F5C58BC" w:rsidR="005D1CEB" w:rsidRPr="004D7F7F" w:rsidRDefault="004D177C" w:rsidP="00E25C24">
      <w:pPr>
        <w:pStyle w:val="a9"/>
        <w:numPr>
          <w:ilvl w:val="0"/>
          <w:numId w:val="132"/>
        </w:numPr>
        <w:rPr>
          <w:lang w:val="ru-RU"/>
        </w:rPr>
      </w:pPr>
      <w:r>
        <w:rPr>
          <w:lang w:val="ru-RU"/>
        </w:rPr>
        <w:t>Осадный</w:t>
      </w:r>
      <w:r w:rsidRPr="004D7F7F">
        <w:rPr>
          <w:lang w:val="ru-RU"/>
        </w:rPr>
        <w:t xml:space="preserve"> </w:t>
      </w:r>
      <w:r>
        <w:rPr>
          <w:lang w:val="ru-RU"/>
        </w:rPr>
        <w:t>проект</w:t>
      </w:r>
      <w:r w:rsidRPr="004D7F7F">
        <w:rPr>
          <w:lang w:val="ru-RU"/>
        </w:rPr>
        <w:t xml:space="preserve"> </w:t>
      </w:r>
      <w:r w:rsidR="004D7F7F">
        <w:rPr>
          <w:lang w:val="ru-RU"/>
        </w:rPr>
        <w:t>-</w:t>
      </w:r>
      <w:r w:rsidRPr="004D7F7F">
        <w:rPr>
          <w:lang w:val="ru-RU"/>
        </w:rPr>
        <w:t xml:space="preserve"> </w:t>
      </w:r>
      <w:r w:rsidR="004D7F7F" w:rsidRPr="004D7F7F">
        <w:rPr>
          <w:lang w:val="ru-RU"/>
        </w:rPr>
        <w:t xml:space="preserve">Спустить боевых гончих </w:t>
      </w:r>
      <w:r w:rsidRPr="004D7F7F">
        <w:rPr>
          <w:lang w:val="ru-RU"/>
        </w:rPr>
        <w:t>(</w:t>
      </w:r>
      <w:proofErr w:type="spellStart"/>
      <w:r w:rsidRPr="00765CB2">
        <w:rPr>
          <w:lang w:val="ru-RU"/>
        </w:rPr>
        <w:t>Unleash</w:t>
      </w:r>
      <w:proofErr w:type="spellEnd"/>
      <w:r w:rsidRPr="004D7F7F">
        <w:rPr>
          <w:lang w:val="ru-RU"/>
        </w:rPr>
        <w:t xml:space="preserve"> </w:t>
      </w:r>
      <w:r w:rsidRPr="00765CB2">
        <w:rPr>
          <w:lang w:val="ru-RU"/>
        </w:rPr>
        <w:t>the</w:t>
      </w:r>
      <w:r w:rsidRPr="004D7F7F">
        <w:rPr>
          <w:lang w:val="ru-RU"/>
        </w:rPr>
        <w:t xml:space="preserve"> </w:t>
      </w:r>
      <w:r w:rsidRPr="00765CB2">
        <w:rPr>
          <w:lang w:val="ru-RU"/>
        </w:rPr>
        <w:t>War</w:t>
      </w:r>
      <w:r w:rsidRPr="004D7F7F">
        <w:rPr>
          <w:lang w:val="ru-RU"/>
        </w:rPr>
        <w:t xml:space="preserve"> </w:t>
      </w:r>
      <w:proofErr w:type="spellStart"/>
      <w:r w:rsidRPr="00765CB2">
        <w:rPr>
          <w:lang w:val="ru-RU"/>
        </w:rPr>
        <w:t>Hounds</w:t>
      </w:r>
      <w:proofErr w:type="spellEnd"/>
      <w:r w:rsidRPr="004D7F7F">
        <w:rPr>
          <w:lang w:val="ru-RU"/>
        </w:rPr>
        <w:t>)</w:t>
      </w:r>
    </w:p>
    <w:p w14:paraId="5A49D1EB" w14:textId="13CAD7C2" w:rsidR="004D7F7F" w:rsidRDefault="00BD3432" w:rsidP="00E25C24">
      <w:pPr>
        <w:pStyle w:val="a9"/>
        <w:numPr>
          <w:ilvl w:val="1"/>
          <w:numId w:val="132"/>
        </w:numPr>
        <w:rPr>
          <w:lang w:val="ru-RU"/>
        </w:rPr>
      </w:pPr>
      <w:r>
        <w:rPr>
          <w:lang w:val="ru-RU"/>
        </w:rPr>
        <w:t xml:space="preserve">Призванный в бою юнит - </w:t>
      </w:r>
      <w:r w:rsidRPr="00BD3432">
        <w:rPr>
          <w:lang w:val="ru-RU"/>
        </w:rPr>
        <w:t>Боев</w:t>
      </w:r>
      <w:r w:rsidR="001B7A01">
        <w:rPr>
          <w:lang w:val="ru-RU"/>
        </w:rPr>
        <w:t>ая</w:t>
      </w:r>
      <w:r w:rsidRPr="00BD3432">
        <w:rPr>
          <w:lang w:val="ru-RU"/>
        </w:rPr>
        <w:t xml:space="preserve"> гонч</w:t>
      </w:r>
      <w:r w:rsidR="001B7A01">
        <w:rPr>
          <w:lang w:val="ru-RU"/>
        </w:rPr>
        <w:t xml:space="preserve">ая </w:t>
      </w:r>
      <w:proofErr w:type="spellStart"/>
      <w:r w:rsidRPr="00BD3432">
        <w:rPr>
          <w:lang w:val="ru-RU"/>
        </w:rPr>
        <w:t>Т1</w:t>
      </w:r>
      <w:proofErr w:type="spellEnd"/>
      <w:r w:rsidRPr="00BD3432">
        <w:rPr>
          <w:lang w:val="ru-RU"/>
        </w:rPr>
        <w:t xml:space="preserve"> (War </w:t>
      </w:r>
      <w:proofErr w:type="spellStart"/>
      <w:r w:rsidRPr="00BD3432">
        <w:rPr>
          <w:lang w:val="ru-RU"/>
        </w:rPr>
        <w:t>Hound</w:t>
      </w:r>
      <w:proofErr w:type="spellEnd"/>
      <w:r w:rsidRPr="00BD3432">
        <w:rPr>
          <w:lang w:val="ru-RU"/>
        </w:rPr>
        <w:t xml:space="preserve">) </w:t>
      </w:r>
      <w:r w:rsidR="005E3EE4">
        <w:rPr>
          <w:lang w:val="ru-RU"/>
        </w:rPr>
        <w:t xml:space="preserve">теперь </w:t>
      </w:r>
      <w:r w:rsidRPr="00BD3432">
        <w:rPr>
          <w:lang w:val="ru-RU"/>
        </w:rPr>
        <w:t>не получа</w:t>
      </w:r>
      <w:r w:rsidR="001B7A01">
        <w:rPr>
          <w:lang w:val="ru-RU"/>
        </w:rPr>
        <w:t>е</w:t>
      </w:r>
      <w:r w:rsidRPr="00BD3432">
        <w:rPr>
          <w:lang w:val="ru-RU"/>
        </w:rPr>
        <w:t>т бонус к рангу во время призыва</w:t>
      </w:r>
    </w:p>
    <w:p w14:paraId="0C5E9639" w14:textId="27D6AE57" w:rsidR="00FF62BB" w:rsidRDefault="00FF62BB" w:rsidP="00E25C24">
      <w:pPr>
        <w:pStyle w:val="a9"/>
        <w:numPr>
          <w:ilvl w:val="0"/>
          <w:numId w:val="132"/>
        </w:numPr>
        <w:rPr>
          <w:lang w:val="ru-RU"/>
        </w:rPr>
      </w:pPr>
      <w:r w:rsidRPr="00FF62BB">
        <w:rPr>
          <w:lang w:val="ru-RU"/>
        </w:rPr>
        <w:t xml:space="preserve">Юнит - Повелитель гончих </w:t>
      </w:r>
      <w:proofErr w:type="spellStart"/>
      <w:r w:rsidRPr="00FF62BB">
        <w:rPr>
          <w:lang w:val="ru-RU"/>
        </w:rPr>
        <w:t>Т2</w:t>
      </w:r>
      <w:proofErr w:type="spellEnd"/>
      <w:r w:rsidRPr="00FF62BB">
        <w:rPr>
          <w:lang w:val="ru-RU"/>
        </w:rPr>
        <w:t xml:space="preserve"> (</w:t>
      </w:r>
      <w:proofErr w:type="spellStart"/>
      <w:r w:rsidR="00216CB9" w:rsidRPr="00216CB9">
        <w:rPr>
          <w:lang w:val="ru-RU"/>
        </w:rPr>
        <w:t>Houndmaster</w:t>
      </w:r>
      <w:proofErr w:type="spellEnd"/>
      <w:r w:rsidRPr="00FF62BB">
        <w:rPr>
          <w:lang w:val="ru-RU"/>
        </w:rPr>
        <w:t>)</w:t>
      </w:r>
    </w:p>
    <w:p w14:paraId="1AEF3A1F" w14:textId="77777777" w:rsidR="00983A93" w:rsidRDefault="00FF62BB" w:rsidP="00E25C24">
      <w:pPr>
        <w:pStyle w:val="a9"/>
        <w:numPr>
          <w:ilvl w:val="1"/>
          <w:numId w:val="132"/>
        </w:numPr>
        <w:rPr>
          <w:lang w:val="ru-RU"/>
        </w:rPr>
      </w:pPr>
      <w:r>
        <w:rPr>
          <w:lang w:val="ru-RU"/>
        </w:rPr>
        <w:t>П</w:t>
      </w:r>
      <w:r w:rsidRPr="00FF62BB">
        <w:rPr>
          <w:lang w:val="ru-RU"/>
        </w:rPr>
        <w:t>ассивная способность</w:t>
      </w:r>
      <w:r>
        <w:rPr>
          <w:lang w:val="ru-RU"/>
        </w:rPr>
        <w:t xml:space="preserve"> -</w:t>
      </w:r>
      <w:r w:rsidRPr="00FF62BB">
        <w:rPr>
          <w:lang w:val="ru-RU"/>
        </w:rPr>
        <w:t xml:space="preserve"> Спустить гончих (</w:t>
      </w:r>
      <w:proofErr w:type="spellStart"/>
      <w:r w:rsidRPr="00FF62BB">
        <w:rPr>
          <w:lang w:val="ru-RU"/>
        </w:rPr>
        <w:t>Unleash</w:t>
      </w:r>
      <w:proofErr w:type="spellEnd"/>
      <w:r w:rsidRPr="00FF62BB">
        <w:rPr>
          <w:lang w:val="ru-RU"/>
        </w:rPr>
        <w:t xml:space="preserve"> the </w:t>
      </w:r>
      <w:proofErr w:type="spellStart"/>
      <w:r w:rsidRPr="00FF62BB">
        <w:rPr>
          <w:lang w:val="ru-RU"/>
        </w:rPr>
        <w:t>Hounds</w:t>
      </w:r>
      <w:proofErr w:type="spellEnd"/>
      <w:r w:rsidRPr="00FF62BB">
        <w:rPr>
          <w:lang w:val="ru-RU"/>
        </w:rPr>
        <w:t>)</w:t>
      </w:r>
    </w:p>
    <w:p w14:paraId="3D8D42CD" w14:textId="07B1FA05" w:rsidR="00765CB2" w:rsidRDefault="007647DF" w:rsidP="00E25C24">
      <w:pPr>
        <w:pStyle w:val="ae"/>
        <w:numPr>
          <w:ilvl w:val="2"/>
          <w:numId w:val="132"/>
        </w:numPr>
        <w:rPr>
          <w:rFonts w:asciiTheme="minorHAnsi" w:hAnsiTheme="minorHAnsi"/>
          <w:lang w:val="ru-RU"/>
        </w:rPr>
      </w:pPr>
      <w:r w:rsidRPr="007647DF">
        <w:rPr>
          <w:rFonts w:asciiTheme="minorHAnsi" w:hAnsiTheme="minorHAnsi"/>
          <w:lang w:val="ru-RU"/>
        </w:rPr>
        <w:t xml:space="preserve">Призванный в бою юнит - Боевая гончая </w:t>
      </w:r>
      <w:proofErr w:type="spellStart"/>
      <w:r w:rsidRPr="007647DF">
        <w:rPr>
          <w:rFonts w:asciiTheme="minorHAnsi" w:hAnsiTheme="minorHAnsi"/>
          <w:lang w:val="ru-RU"/>
        </w:rPr>
        <w:t>Т1</w:t>
      </w:r>
      <w:proofErr w:type="spellEnd"/>
      <w:r w:rsidRPr="007647DF">
        <w:rPr>
          <w:rFonts w:asciiTheme="minorHAnsi" w:hAnsiTheme="minorHAnsi"/>
          <w:lang w:val="ru-RU"/>
        </w:rPr>
        <w:t xml:space="preserve"> (War </w:t>
      </w:r>
      <w:proofErr w:type="spellStart"/>
      <w:r w:rsidRPr="007647DF">
        <w:rPr>
          <w:rFonts w:asciiTheme="minorHAnsi" w:hAnsiTheme="minorHAnsi"/>
          <w:lang w:val="ru-RU"/>
        </w:rPr>
        <w:t>Hound</w:t>
      </w:r>
      <w:proofErr w:type="spellEnd"/>
      <w:r w:rsidRPr="007647DF">
        <w:rPr>
          <w:rFonts w:asciiTheme="minorHAnsi" w:hAnsiTheme="minorHAnsi"/>
          <w:lang w:val="ru-RU"/>
        </w:rPr>
        <w:t xml:space="preserve">) </w:t>
      </w:r>
      <w:r w:rsidR="005E3EE4">
        <w:rPr>
          <w:rFonts w:asciiTheme="minorHAnsi" w:hAnsiTheme="minorHAnsi"/>
          <w:lang w:val="ru-RU"/>
        </w:rPr>
        <w:t xml:space="preserve">теперь </w:t>
      </w:r>
      <w:r w:rsidRPr="007647DF">
        <w:rPr>
          <w:rFonts w:asciiTheme="minorHAnsi" w:hAnsiTheme="minorHAnsi"/>
          <w:lang w:val="ru-RU"/>
        </w:rPr>
        <w:t>не получает бонус к рангу во время призыва</w:t>
      </w:r>
    </w:p>
    <w:p w14:paraId="06B79746" w14:textId="781D7180" w:rsidR="00BE5B5F" w:rsidRPr="007D645C" w:rsidRDefault="00BE5B5F" w:rsidP="000A4A6B">
      <w:pPr>
        <w:pStyle w:val="31"/>
      </w:pPr>
      <w:r w:rsidRPr="00BE5B5F">
        <w:rPr>
          <w:lang w:val="ru-RU"/>
        </w:rPr>
        <w:t>Книга</w:t>
      </w:r>
      <w:r w:rsidRPr="00571379">
        <w:t xml:space="preserve"> </w:t>
      </w:r>
      <w:proofErr w:type="spellStart"/>
      <w:r w:rsidRPr="00BE5B5F">
        <w:rPr>
          <w:lang w:val="ru-RU"/>
        </w:rPr>
        <w:t>пироманта</w:t>
      </w:r>
      <w:proofErr w:type="spellEnd"/>
      <w:r w:rsidRPr="00571379">
        <w:t xml:space="preserve"> </w:t>
      </w:r>
      <w:r>
        <w:rPr>
          <w:lang w:val="ru-RU"/>
        </w:rPr>
        <w:t>Т</w:t>
      </w:r>
      <w:r w:rsidRPr="00571379">
        <w:t>1 (</w:t>
      </w:r>
      <w:r w:rsidR="00571379" w:rsidRPr="00571379">
        <w:t>Tome of Pyromancy</w:t>
      </w:r>
      <w:r w:rsidRPr="00571379">
        <w:t>)</w:t>
      </w:r>
      <w:r w:rsidR="007D645C" w:rsidRPr="007D645C">
        <w:t xml:space="preserve"> [chaos] [chaos]</w:t>
      </w:r>
    </w:p>
    <w:p w14:paraId="4DB1CB96" w14:textId="77777777" w:rsidR="00571379" w:rsidRDefault="00571379" w:rsidP="00E25C24">
      <w:pPr>
        <w:pStyle w:val="a9"/>
        <w:numPr>
          <w:ilvl w:val="0"/>
          <w:numId w:val="134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78AD62EC" w14:textId="25B053C6" w:rsidR="0005481E" w:rsidRDefault="00732C8C" w:rsidP="00E25C24">
      <w:pPr>
        <w:pStyle w:val="a9"/>
        <w:numPr>
          <w:ilvl w:val="1"/>
          <w:numId w:val="134"/>
        </w:numPr>
        <w:rPr>
          <w:lang w:val="ru-RU"/>
        </w:rPr>
      </w:pPr>
      <w:r w:rsidRPr="00732C8C">
        <w:rPr>
          <w:lang w:val="ru-RU"/>
        </w:rPr>
        <w:t>Воспламенение</w:t>
      </w:r>
      <w:r w:rsidRPr="0005481E">
        <w:rPr>
          <w:lang w:val="ru-RU"/>
        </w:rPr>
        <w:t xml:space="preserve"> </w:t>
      </w:r>
      <w:r w:rsidR="00571379" w:rsidRPr="0005481E">
        <w:rPr>
          <w:lang w:val="ru-RU"/>
        </w:rPr>
        <w:t>(</w:t>
      </w:r>
      <w:r w:rsidR="00722F65" w:rsidRPr="00722F65">
        <w:t>Ignite</w:t>
      </w:r>
      <w:r w:rsidR="00571379" w:rsidRPr="0005481E">
        <w:rPr>
          <w:lang w:val="ru-RU"/>
        </w:rPr>
        <w:t xml:space="preserve">) -&gt; </w:t>
      </w:r>
      <w:r w:rsidR="00790423" w:rsidRPr="00790423">
        <w:rPr>
          <w:lang w:val="ru-RU"/>
        </w:rPr>
        <w:t>Призыв</w:t>
      </w:r>
      <w:r w:rsidR="00790423" w:rsidRPr="00722F65">
        <w:rPr>
          <w:lang w:val="ru-RU"/>
        </w:rPr>
        <w:t xml:space="preserve"> </w:t>
      </w:r>
      <w:r w:rsidR="00790423" w:rsidRPr="00790423">
        <w:rPr>
          <w:lang w:val="ru-RU"/>
        </w:rPr>
        <w:t>малого</w:t>
      </w:r>
      <w:r w:rsidR="00790423" w:rsidRPr="00722F65">
        <w:rPr>
          <w:lang w:val="ru-RU"/>
        </w:rPr>
        <w:t xml:space="preserve"> </w:t>
      </w:r>
      <w:r w:rsidR="00790423" w:rsidRPr="00790423">
        <w:rPr>
          <w:lang w:val="ru-RU"/>
        </w:rPr>
        <w:t>духа</w:t>
      </w:r>
      <w:r w:rsidR="00790423" w:rsidRPr="00722F65">
        <w:rPr>
          <w:lang w:val="ru-RU"/>
        </w:rPr>
        <w:t xml:space="preserve"> </w:t>
      </w:r>
      <w:r w:rsidR="00790423" w:rsidRPr="00790423">
        <w:rPr>
          <w:lang w:val="ru-RU"/>
        </w:rPr>
        <w:t>магмы</w:t>
      </w:r>
      <w:r w:rsidR="00790423" w:rsidRPr="0005481E">
        <w:rPr>
          <w:lang w:val="ru-RU"/>
        </w:rPr>
        <w:t xml:space="preserve"> </w:t>
      </w:r>
      <w:r w:rsidR="00571379" w:rsidRPr="0005481E">
        <w:rPr>
          <w:lang w:val="ru-RU"/>
        </w:rPr>
        <w:t>(</w:t>
      </w:r>
      <w:proofErr w:type="spellStart"/>
      <w:r w:rsidR="0005481E" w:rsidRPr="0005481E">
        <w:rPr>
          <w:lang w:val="ru-RU"/>
        </w:rPr>
        <w:t>Summon</w:t>
      </w:r>
      <w:proofErr w:type="spellEnd"/>
      <w:r w:rsidR="0005481E" w:rsidRPr="0005481E">
        <w:rPr>
          <w:lang w:val="ru-RU"/>
        </w:rPr>
        <w:t xml:space="preserve"> </w:t>
      </w:r>
      <w:proofErr w:type="spellStart"/>
      <w:r w:rsidR="0005481E" w:rsidRPr="0005481E">
        <w:rPr>
          <w:lang w:val="ru-RU"/>
        </w:rPr>
        <w:t>Lesser</w:t>
      </w:r>
      <w:proofErr w:type="spellEnd"/>
      <w:r w:rsidR="0005481E" w:rsidRPr="0005481E">
        <w:rPr>
          <w:lang w:val="ru-RU"/>
        </w:rPr>
        <w:t xml:space="preserve"> </w:t>
      </w:r>
      <w:proofErr w:type="spellStart"/>
      <w:r w:rsidR="0005481E" w:rsidRPr="0005481E">
        <w:rPr>
          <w:lang w:val="ru-RU"/>
        </w:rPr>
        <w:t>Magma</w:t>
      </w:r>
      <w:proofErr w:type="spellEnd"/>
      <w:r w:rsidR="0005481E" w:rsidRPr="0005481E">
        <w:rPr>
          <w:lang w:val="ru-RU"/>
        </w:rPr>
        <w:t xml:space="preserve"> Spirit</w:t>
      </w:r>
      <w:r w:rsidR="00571379" w:rsidRPr="0005481E">
        <w:rPr>
          <w:lang w:val="ru-RU"/>
        </w:rPr>
        <w:t>)</w:t>
      </w:r>
    </w:p>
    <w:p w14:paraId="7AC536BA" w14:textId="3286AC23" w:rsidR="00EC7AA0" w:rsidRPr="007D645C" w:rsidRDefault="000632B1" w:rsidP="000A4A6B">
      <w:pPr>
        <w:pStyle w:val="31"/>
      </w:pPr>
      <w:r w:rsidRPr="000632B1">
        <w:rPr>
          <w:lang w:val="ru-RU"/>
        </w:rPr>
        <w:t>Книга</w:t>
      </w:r>
      <w:r w:rsidRPr="000632B1">
        <w:t xml:space="preserve"> </w:t>
      </w:r>
      <w:r w:rsidRPr="000632B1">
        <w:rPr>
          <w:lang w:val="ru-RU"/>
        </w:rPr>
        <w:t>чревоугодия</w:t>
      </w:r>
      <w:r w:rsidRPr="000632B1">
        <w:t xml:space="preserve"> </w:t>
      </w:r>
      <w:r>
        <w:rPr>
          <w:lang w:val="ru-RU"/>
        </w:rPr>
        <w:t>Т</w:t>
      </w:r>
      <w:r w:rsidRPr="000632B1">
        <w:t>1 (Tome of Gluttony)</w:t>
      </w:r>
      <w:r w:rsidR="007D645C" w:rsidRPr="007D645C">
        <w:t xml:space="preserve"> [chaos] [chaos]</w:t>
      </w:r>
    </w:p>
    <w:p w14:paraId="30A05BF0" w14:textId="77777777" w:rsidR="000632B1" w:rsidRDefault="000632B1" w:rsidP="00E25C24">
      <w:pPr>
        <w:pStyle w:val="a9"/>
        <w:numPr>
          <w:ilvl w:val="0"/>
          <w:numId w:val="134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45F61433" w14:textId="592AC536" w:rsidR="000632B1" w:rsidRDefault="007C3420" w:rsidP="00E25C24">
      <w:pPr>
        <w:pStyle w:val="a9"/>
        <w:numPr>
          <w:ilvl w:val="1"/>
          <w:numId w:val="134"/>
        </w:numPr>
        <w:rPr>
          <w:lang w:val="ru-RU"/>
        </w:rPr>
      </w:pPr>
      <w:r w:rsidRPr="007C3420">
        <w:rPr>
          <w:lang w:val="ru-RU"/>
        </w:rPr>
        <w:t xml:space="preserve">Иллюзия пира </w:t>
      </w:r>
      <w:r w:rsidR="000632B1" w:rsidRPr="007C3420">
        <w:rPr>
          <w:lang w:val="ru-RU"/>
        </w:rPr>
        <w:t>(</w:t>
      </w:r>
      <w:r w:rsidR="000D1E48" w:rsidRPr="000D1E48">
        <w:t>Illusory</w:t>
      </w:r>
      <w:r w:rsidR="000D1E48" w:rsidRPr="007C3420">
        <w:rPr>
          <w:lang w:val="ru-RU"/>
        </w:rPr>
        <w:t xml:space="preserve"> </w:t>
      </w:r>
      <w:r w:rsidR="000D1E48" w:rsidRPr="000D1E48">
        <w:t>Feast</w:t>
      </w:r>
      <w:r w:rsidR="000632B1" w:rsidRPr="007C3420">
        <w:rPr>
          <w:lang w:val="ru-RU"/>
        </w:rPr>
        <w:t xml:space="preserve">) -&gt; </w:t>
      </w:r>
      <w:r w:rsidR="004C403C" w:rsidRPr="004C403C">
        <w:rPr>
          <w:lang w:val="ru-RU"/>
        </w:rPr>
        <w:t xml:space="preserve">Призыв прожорливого беса </w:t>
      </w:r>
      <w:r w:rsidR="000632B1" w:rsidRPr="007C3420">
        <w:rPr>
          <w:lang w:val="ru-RU"/>
        </w:rPr>
        <w:t>(</w:t>
      </w:r>
      <w:r w:rsidRPr="007C3420">
        <w:t>Summon</w:t>
      </w:r>
      <w:r w:rsidRPr="007C3420">
        <w:rPr>
          <w:lang w:val="ru-RU"/>
        </w:rPr>
        <w:t xml:space="preserve"> </w:t>
      </w:r>
      <w:r w:rsidRPr="007C3420">
        <w:t>Gluttonous</w:t>
      </w:r>
      <w:r w:rsidRPr="007C3420">
        <w:rPr>
          <w:lang w:val="ru-RU"/>
        </w:rPr>
        <w:t xml:space="preserve"> </w:t>
      </w:r>
      <w:r w:rsidRPr="007C3420">
        <w:t>Imp</w:t>
      </w:r>
      <w:r w:rsidR="000632B1" w:rsidRPr="007C3420">
        <w:rPr>
          <w:lang w:val="ru-RU"/>
        </w:rPr>
        <w:t>)</w:t>
      </w:r>
    </w:p>
    <w:p w14:paraId="25A05F83" w14:textId="1581E7C1" w:rsidR="00B74304" w:rsidRPr="006D4245" w:rsidRDefault="00B74304" w:rsidP="00B74304">
      <w:pPr>
        <w:pStyle w:val="21"/>
      </w:pPr>
      <w:r w:rsidRPr="00B74304">
        <w:rPr>
          <w:lang w:val="ru-RU"/>
        </w:rPr>
        <w:t>Материя</w:t>
      </w:r>
      <w:r w:rsidRPr="006D4245">
        <w:t xml:space="preserve"> (</w:t>
      </w:r>
      <w:proofErr w:type="spellStart"/>
      <w:r w:rsidRPr="006D4245">
        <w:t>Materium</w:t>
      </w:r>
      <w:proofErr w:type="spellEnd"/>
      <w:r w:rsidRPr="006D4245">
        <w:t>)</w:t>
      </w:r>
    </w:p>
    <w:p w14:paraId="49081BF5" w14:textId="5A6E4FAE" w:rsidR="00E1642D" w:rsidRPr="006D4245" w:rsidRDefault="00477CDC" w:rsidP="00B74304">
      <w:pPr>
        <w:pStyle w:val="31"/>
      </w:pPr>
      <w:r w:rsidRPr="00477CDC">
        <w:rPr>
          <w:lang w:val="ru-RU"/>
        </w:rPr>
        <w:t>Книга</w:t>
      </w:r>
      <w:r w:rsidRPr="00714947">
        <w:t xml:space="preserve"> </w:t>
      </w:r>
      <w:r w:rsidRPr="00477CDC">
        <w:rPr>
          <w:lang w:val="ru-RU"/>
        </w:rPr>
        <w:t>камня</w:t>
      </w:r>
      <w:r w:rsidRPr="00714947">
        <w:t xml:space="preserve"> </w:t>
      </w:r>
      <w:r>
        <w:rPr>
          <w:lang w:val="ru-RU"/>
        </w:rPr>
        <w:t>Т</w:t>
      </w:r>
      <w:r w:rsidRPr="00714947">
        <w:t>1 (</w:t>
      </w:r>
      <w:r w:rsidR="00714947" w:rsidRPr="00714947">
        <w:t>Tome of Rock</w:t>
      </w:r>
      <w:r w:rsidRPr="00714947">
        <w:t>)</w:t>
      </w:r>
      <w:r w:rsidR="006D4245" w:rsidRPr="006D4245">
        <w:t xml:space="preserve"> [</w:t>
      </w:r>
      <w:proofErr w:type="spellStart"/>
      <w:r w:rsidR="006D4245" w:rsidRPr="006D4245">
        <w:t>materium</w:t>
      </w:r>
      <w:proofErr w:type="spellEnd"/>
      <w:r w:rsidR="006D4245" w:rsidRPr="006D4245">
        <w:t>] [</w:t>
      </w:r>
      <w:proofErr w:type="spellStart"/>
      <w:r w:rsidR="006D4245" w:rsidRPr="006D4245">
        <w:t>materium</w:t>
      </w:r>
      <w:proofErr w:type="spellEnd"/>
      <w:r w:rsidR="006D4245" w:rsidRPr="006D4245">
        <w:t>]</w:t>
      </w:r>
    </w:p>
    <w:p w14:paraId="34C50B97" w14:textId="77777777" w:rsidR="00714947" w:rsidRDefault="00714947" w:rsidP="00E25C24">
      <w:pPr>
        <w:pStyle w:val="a9"/>
        <w:numPr>
          <w:ilvl w:val="0"/>
          <w:numId w:val="134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31C42AB6" w14:textId="44B5B8D9" w:rsidR="00714947" w:rsidRDefault="005C4990" w:rsidP="00E25C24">
      <w:pPr>
        <w:pStyle w:val="a9"/>
        <w:numPr>
          <w:ilvl w:val="1"/>
          <w:numId w:val="134"/>
        </w:numPr>
        <w:rPr>
          <w:lang w:val="ru-RU"/>
        </w:rPr>
      </w:pPr>
      <w:r w:rsidRPr="005C4990">
        <w:rPr>
          <w:lang w:val="ru-RU"/>
        </w:rPr>
        <w:t xml:space="preserve">Каменный взрыв </w:t>
      </w:r>
      <w:r w:rsidR="00714947" w:rsidRPr="005C4990">
        <w:rPr>
          <w:lang w:val="ru-RU"/>
        </w:rPr>
        <w:t>(</w:t>
      </w:r>
      <w:r w:rsidR="00FA6B71" w:rsidRPr="00FA6B71">
        <w:t>Rock</w:t>
      </w:r>
      <w:r w:rsidR="00FA6B71" w:rsidRPr="005C4990">
        <w:rPr>
          <w:lang w:val="ru-RU"/>
        </w:rPr>
        <w:t xml:space="preserve"> </w:t>
      </w:r>
      <w:r w:rsidR="00FA6B71" w:rsidRPr="00FA6B71">
        <w:t>Blast</w:t>
      </w:r>
      <w:r w:rsidR="00714947" w:rsidRPr="005C4990">
        <w:rPr>
          <w:lang w:val="ru-RU"/>
        </w:rPr>
        <w:t xml:space="preserve">) -&gt; </w:t>
      </w:r>
      <w:r w:rsidR="00EF2240" w:rsidRPr="00EF2240">
        <w:rPr>
          <w:lang w:val="ru-RU"/>
        </w:rPr>
        <w:t xml:space="preserve">Призыв малого каменного духа </w:t>
      </w:r>
      <w:r w:rsidR="00714947" w:rsidRPr="005C4990">
        <w:rPr>
          <w:lang w:val="ru-RU"/>
        </w:rPr>
        <w:t>(</w:t>
      </w:r>
      <w:r w:rsidR="00FA6B71" w:rsidRPr="00FA6B71">
        <w:t>Summon</w:t>
      </w:r>
      <w:r w:rsidR="00FA6B71" w:rsidRPr="005C4990">
        <w:rPr>
          <w:lang w:val="ru-RU"/>
        </w:rPr>
        <w:t xml:space="preserve"> </w:t>
      </w:r>
      <w:r w:rsidR="00FA6B71" w:rsidRPr="00FA6B71">
        <w:t>Lesser</w:t>
      </w:r>
      <w:r w:rsidR="00FA6B71" w:rsidRPr="005C4990">
        <w:rPr>
          <w:lang w:val="ru-RU"/>
        </w:rPr>
        <w:t xml:space="preserve"> </w:t>
      </w:r>
      <w:r w:rsidR="00FA6B71" w:rsidRPr="00FA6B71">
        <w:t>Stone</w:t>
      </w:r>
      <w:r w:rsidR="00FA6B71" w:rsidRPr="005C4990">
        <w:rPr>
          <w:lang w:val="ru-RU"/>
        </w:rPr>
        <w:t xml:space="preserve"> </w:t>
      </w:r>
      <w:r w:rsidR="00FA6B71" w:rsidRPr="00FA6B71">
        <w:t>Spirit</w:t>
      </w:r>
      <w:r w:rsidR="00714947" w:rsidRPr="005C4990">
        <w:rPr>
          <w:lang w:val="ru-RU"/>
        </w:rPr>
        <w:t>)</w:t>
      </w:r>
    </w:p>
    <w:p w14:paraId="18ED63BD" w14:textId="55F98E56" w:rsidR="007D2C26" w:rsidRPr="006D4245" w:rsidRDefault="00832AC5" w:rsidP="00B74304">
      <w:pPr>
        <w:pStyle w:val="31"/>
      </w:pPr>
      <w:r w:rsidRPr="00832AC5">
        <w:rPr>
          <w:lang w:val="ru-RU"/>
        </w:rPr>
        <w:t>Книга</w:t>
      </w:r>
      <w:r w:rsidRPr="00233F1F">
        <w:t xml:space="preserve"> </w:t>
      </w:r>
      <w:r w:rsidRPr="00832AC5">
        <w:rPr>
          <w:lang w:val="ru-RU"/>
        </w:rPr>
        <w:t>чар</w:t>
      </w:r>
      <w:r w:rsidRPr="00233F1F">
        <w:t xml:space="preserve"> </w:t>
      </w:r>
      <w:r>
        <w:rPr>
          <w:lang w:val="ru-RU"/>
        </w:rPr>
        <w:t>Т</w:t>
      </w:r>
      <w:r w:rsidRPr="00233F1F">
        <w:t>1 (</w:t>
      </w:r>
      <w:r w:rsidR="00E97E1C" w:rsidRPr="00233F1F">
        <w:t>Tome of Enchantment</w:t>
      </w:r>
      <w:r w:rsidRPr="00233F1F">
        <w:t>)</w:t>
      </w:r>
      <w:r w:rsidR="006D4245" w:rsidRPr="006D4245">
        <w:t xml:space="preserve"> [</w:t>
      </w:r>
      <w:proofErr w:type="spellStart"/>
      <w:r w:rsidR="006D4245" w:rsidRPr="006D4245">
        <w:t>materium</w:t>
      </w:r>
      <w:proofErr w:type="spellEnd"/>
      <w:r w:rsidR="006D4245" w:rsidRPr="006D4245">
        <w:t>] [</w:t>
      </w:r>
      <w:proofErr w:type="spellStart"/>
      <w:r w:rsidR="006D4245" w:rsidRPr="006D4245">
        <w:t>materium</w:t>
      </w:r>
      <w:proofErr w:type="spellEnd"/>
      <w:r w:rsidR="006D4245" w:rsidRPr="006D4245">
        <w:t>]</w:t>
      </w:r>
    </w:p>
    <w:p w14:paraId="04BBBFFE" w14:textId="01276555" w:rsidR="00DF2835" w:rsidRPr="00385650" w:rsidRDefault="00DF2835" w:rsidP="00E25C24">
      <w:pPr>
        <w:pStyle w:val="a9"/>
        <w:numPr>
          <w:ilvl w:val="0"/>
          <w:numId w:val="131"/>
        </w:numPr>
        <w:rPr>
          <w:lang w:val="ru-RU"/>
        </w:rPr>
      </w:pPr>
      <w:r w:rsidRPr="00C729E5">
        <w:rPr>
          <w:lang w:val="ru-RU"/>
        </w:rPr>
        <w:t xml:space="preserve">Стратегическое заклинание </w:t>
      </w:r>
      <w:r>
        <w:rPr>
          <w:lang w:val="ru-RU"/>
        </w:rPr>
        <w:t xml:space="preserve">- </w:t>
      </w:r>
      <w:r w:rsidR="00385650" w:rsidRPr="00385650">
        <w:rPr>
          <w:lang w:val="ru-RU"/>
        </w:rPr>
        <w:t xml:space="preserve">Ожившие инструменты </w:t>
      </w:r>
      <w:r>
        <w:rPr>
          <w:lang w:val="ru-RU"/>
        </w:rPr>
        <w:t>(</w:t>
      </w:r>
      <w:proofErr w:type="spellStart"/>
      <w:r w:rsidR="00385650" w:rsidRPr="00385650">
        <w:rPr>
          <w:lang w:val="ru-RU"/>
        </w:rPr>
        <w:t>Awakened</w:t>
      </w:r>
      <w:proofErr w:type="spellEnd"/>
      <w:r w:rsidR="00385650" w:rsidRPr="00385650">
        <w:rPr>
          <w:lang w:val="ru-RU"/>
        </w:rPr>
        <w:t xml:space="preserve"> Tools</w:t>
      </w:r>
      <w:r>
        <w:rPr>
          <w:lang w:val="ru-RU"/>
        </w:rPr>
        <w:t>)</w:t>
      </w:r>
    </w:p>
    <w:p w14:paraId="0780F171" w14:textId="77777777" w:rsidR="00940CBC" w:rsidRPr="00C729E5" w:rsidRDefault="00940CBC" w:rsidP="00E25C24">
      <w:pPr>
        <w:pStyle w:val="a9"/>
        <w:numPr>
          <w:ilvl w:val="1"/>
          <w:numId w:val="131"/>
        </w:numPr>
        <w:rPr>
          <w:lang w:val="ru-RU"/>
        </w:rPr>
      </w:pPr>
      <w:r w:rsidRPr="00C729E5">
        <w:rPr>
          <w:lang w:val="ru-RU"/>
        </w:rPr>
        <w:t>Уменьшена</w:t>
      </w:r>
      <w:r w:rsidRPr="00C729E5">
        <w:t xml:space="preserve"> </w:t>
      </w:r>
      <w:r w:rsidRPr="00C729E5">
        <w:rPr>
          <w:lang w:val="ru-RU"/>
        </w:rPr>
        <w:t>стоимость</w:t>
      </w:r>
    </w:p>
    <w:p w14:paraId="31C01856" w14:textId="4876A7F7" w:rsidR="00385650" w:rsidRDefault="00940CBC" w:rsidP="00E25C24">
      <w:pPr>
        <w:pStyle w:val="ae"/>
        <w:numPr>
          <w:ilvl w:val="2"/>
          <w:numId w:val="131"/>
        </w:numPr>
        <w:rPr>
          <w:rFonts w:asciiTheme="minorHAnsi" w:hAnsiTheme="minorHAnsi"/>
        </w:rPr>
      </w:pPr>
      <w:r w:rsidRPr="0065712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6</w:t>
      </w:r>
      <w:r>
        <w:rPr>
          <w:rFonts w:asciiTheme="minorHAnsi" w:hAnsiTheme="minorHAnsi"/>
          <w:lang w:val="ru-RU"/>
        </w:rPr>
        <w:t>0</w:t>
      </w:r>
      <w:r w:rsidRPr="00657126">
        <w:rPr>
          <w:rFonts w:asciiTheme="minorHAnsi" w:hAnsiTheme="minorHAnsi"/>
        </w:rPr>
        <w:t xml:space="preserve"> [mana] </w:t>
      </w:r>
      <w:r>
        <w:rPr>
          <w:rFonts w:asciiTheme="minorHAnsi" w:hAnsiTheme="minorHAnsi"/>
        </w:rPr>
        <w:t>6</w:t>
      </w:r>
      <w:r w:rsidRPr="00657126">
        <w:rPr>
          <w:rFonts w:asciiTheme="minorHAnsi" w:hAnsiTheme="minorHAnsi"/>
        </w:rPr>
        <w:t>0 [</w:t>
      </w:r>
      <w:proofErr w:type="spellStart"/>
      <w:r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 xml:space="preserve">] -&gt; </w:t>
      </w:r>
      <w:r>
        <w:rPr>
          <w:rFonts w:asciiTheme="minorHAnsi" w:hAnsiTheme="minorHAnsi"/>
          <w:lang w:val="ru-RU"/>
        </w:rPr>
        <w:t>45</w:t>
      </w:r>
      <w:r w:rsidRPr="00657126">
        <w:rPr>
          <w:rFonts w:asciiTheme="minorHAnsi" w:hAnsiTheme="minorHAnsi"/>
        </w:rPr>
        <w:t xml:space="preserve"> [mana] </w:t>
      </w:r>
      <w:r>
        <w:rPr>
          <w:rFonts w:asciiTheme="minorHAnsi" w:hAnsiTheme="minorHAnsi"/>
          <w:lang w:val="ru-RU"/>
        </w:rPr>
        <w:t>4</w:t>
      </w:r>
      <w:r w:rsidRPr="00657126">
        <w:rPr>
          <w:rFonts w:asciiTheme="minorHAnsi" w:hAnsiTheme="minorHAnsi"/>
        </w:rPr>
        <w:t>5 [</w:t>
      </w:r>
      <w:proofErr w:type="spellStart"/>
      <w:r w:rsidRPr="00263B74">
        <w:rPr>
          <w:lang w:val="ru-RU"/>
        </w:rPr>
        <w:t>globalspell</w:t>
      </w:r>
      <w:proofErr w:type="spellEnd"/>
      <w:r w:rsidRPr="00657126">
        <w:rPr>
          <w:rFonts w:asciiTheme="minorHAnsi" w:hAnsiTheme="minorHAnsi"/>
        </w:rPr>
        <w:t>]</w:t>
      </w:r>
    </w:p>
    <w:p w14:paraId="788271BA" w14:textId="549B1C75" w:rsidR="00940CBC" w:rsidRPr="00B6242F" w:rsidRDefault="00C97AE1" w:rsidP="00E25C24">
      <w:pPr>
        <w:pStyle w:val="ae"/>
        <w:numPr>
          <w:ilvl w:val="1"/>
          <w:numId w:val="131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Увеличено</w:t>
      </w:r>
      <w:r w:rsidR="00B6242F">
        <w:rPr>
          <w:rFonts w:asciiTheme="minorHAnsi" w:hAnsiTheme="minorHAnsi"/>
          <w:lang w:val="ru-RU"/>
        </w:rPr>
        <w:t xml:space="preserve"> содержание</w:t>
      </w:r>
    </w:p>
    <w:p w14:paraId="36C0F422" w14:textId="5A8E6888" w:rsidR="00B6242F" w:rsidRPr="00C97AE1" w:rsidRDefault="00B6242F" w:rsidP="00E25C24">
      <w:pPr>
        <w:pStyle w:val="ae"/>
        <w:numPr>
          <w:ilvl w:val="2"/>
          <w:numId w:val="131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6 -</w:t>
      </w:r>
      <w:r>
        <w:rPr>
          <w:rFonts w:asciiTheme="minorHAnsi" w:hAnsiTheme="minorHAnsi"/>
        </w:rPr>
        <w:t xml:space="preserve">&gt; </w:t>
      </w:r>
      <w:r w:rsidR="00C97AE1">
        <w:rPr>
          <w:rFonts w:asciiTheme="minorHAnsi" w:hAnsiTheme="minorHAnsi"/>
        </w:rPr>
        <w:t>10</w:t>
      </w:r>
      <w:r w:rsidR="00C97AE1">
        <w:rPr>
          <w:rFonts w:asciiTheme="minorHAnsi" w:hAnsiTheme="minorHAnsi"/>
          <w:lang w:val="ru-RU"/>
        </w:rPr>
        <w:t xml:space="preserve"> </w:t>
      </w:r>
      <w:r w:rsidR="00C97AE1" w:rsidRPr="00657126">
        <w:rPr>
          <w:rFonts w:asciiTheme="minorHAnsi" w:hAnsiTheme="minorHAnsi"/>
        </w:rPr>
        <w:t>[mana]</w:t>
      </w:r>
    </w:p>
    <w:p w14:paraId="3B9621A2" w14:textId="762CF470" w:rsidR="00C97AE1" w:rsidRPr="00C97AE1" w:rsidRDefault="00C97AE1" w:rsidP="00E25C24">
      <w:pPr>
        <w:pStyle w:val="ae"/>
        <w:numPr>
          <w:ilvl w:val="1"/>
          <w:numId w:val="131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Удален эффект</w:t>
      </w:r>
    </w:p>
    <w:p w14:paraId="6E9C6FF4" w14:textId="7228BB50" w:rsidR="009260CD" w:rsidRPr="00DE57CC" w:rsidRDefault="0062362D" w:rsidP="00E25C24">
      <w:pPr>
        <w:pStyle w:val="ae"/>
        <w:numPr>
          <w:ilvl w:val="2"/>
          <w:numId w:val="131"/>
        </w:numPr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lastRenderedPageBreak/>
        <w:t xml:space="preserve">-10 </w:t>
      </w:r>
      <w:r w:rsidR="002D0BD9" w:rsidRPr="007E254D">
        <w:t>[happiness]</w:t>
      </w:r>
      <w:r w:rsidR="002D0BD9">
        <w:rPr>
          <w:lang w:val="ru-RU"/>
        </w:rPr>
        <w:t xml:space="preserve"> в городе</w:t>
      </w:r>
    </w:p>
    <w:p w14:paraId="1A1ED443" w14:textId="3B5F51CB" w:rsidR="00DE57CC" w:rsidRDefault="00DE57CC" w:rsidP="00E25C24">
      <w:pPr>
        <w:pStyle w:val="a9"/>
        <w:numPr>
          <w:ilvl w:val="0"/>
          <w:numId w:val="131"/>
        </w:numPr>
        <w:rPr>
          <w:lang w:val="ru-RU"/>
        </w:rPr>
      </w:pPr>
      <w:r w:rsidRPr="00DE57CC">
        <w:rPr>
          <w:lang w:val="ru-RU"/>
        </w:rPr>
        <w:t>Чары для воинов - Стрелы очищения (</w:t>
      </w:r>
      <w:proofErr w:type="spellStart"/>
      <w:r w:rsidRPr="00DE57CC">
        <w:rPr>
          <w:lang w:val="ru-RU"/>
        </w:rPr>
        <w:t>Purging</w:t>
      </w:r>
      <w:proofErr w:type="spellEnd"/>
      <w:r w:rsidRPr="00DE57CC">
        <w:rPr>
          <w:lang w:val="ru-RU"/>
        </w:rPr>
        <w:t xml:space="preserve"> </w:t>
      </w:r>
      <w:proofErr w:type="spellStart"/>
      <w:r w:rsidRPr="00DE57CC">
        <w:rPr>
          <w:lang w:val="ru-RU"/>
        </w:rPr>
        <w:t>Arrows</w:t>
      </w:r>
      <w:proofErr w:type="spellEnd"/>
      <w:r w:rsidRPr="00DE57CC">
        <w:rPr>
          <w:lang w:val="ru-RU"/>
        </w:rPr>
        <w:t>)</w:t>
      </w:r>
    </w:p>
    <w:p w14:paraId="1B7F18BD" w14:textId="37B89581" w:rsidR="00927F5E" w:rsidRDefault="00611ED0" w:rsidP="00E25C24">
      <w:pPr>
        <w:pStyle w:val="a9"/>
        <w:numPr>
          <w:ilvl w:val="1"/>
          <w:numId w:val="131"/>
        </w:numPr>
        <w:rPr>
          <w:lang w:val="ru-RU"/>
        </w:rPr>
      </w:pPr>
      <w:r>
        <w:rPr>
          <w:lang w:val="ru-RU"/>
        </w:rPr>
        <w:t>Увеличен у</w:t>
      </w:r>
      <w:r w:rsidR="009F3043" w:rsidRPr="009F3043">
        <w:rPr>
          <w:lang w:val="ru-RU"/>
        </w:rPr>
        <w:t xml:space="preserve">рон по противникам </w:t>
      </w:r>
      <w:r w:rsidR="00927F5E">
        <w:rPr>
          <w:lang w:val="ru-RU"/>
        </w:rPr>
        <w:t xml:space="preserve">с типом </w:t>
      </w:r>
      <w:r w:rsidR="00927F5E" w:rsidRPr="00927F5E">
        <w:rPr>
          <w:lang w:val="ru-RU"/>
        </w:rPr>
        <w:t>Магическое происхождение</w:t>
      </w:r>
      <w:r w:rsidR="00927F5E">
        <w:rPr>
          <w:lang w:val="ru-RU"/>
        </w:rPr>
        <w:t xml:space="preserve"> (</w:t>
      </w:r>
      <w:r w:rsidR="000F4EDB" w:rsidRPr="000F4EDB">
        <w:rPr>
          <w:lang w:val="ru-RU"/>
        </w:rPr>
        <w:t xml:space="preserve">Magic </w:t>
      </w:r>
      <w:proofErr w:type="spellStart"/>
      <w:r w:rsidR="000F4EDB" w:rsidRPr="000F4EDB">
        <w:rPr>
          <w:lang w:val="ru-RU"/>
        </w:rPr>
        <w:t>Origin</w:t>
      </w:r>
      <w:proofErr w:type="spellEnd"/>
      <w:r w:rsidR="00927F5E">
        <w:rPr>
          <w:lang w:val="ru-RU"/>
        </w:rPr>
        <w:t>)</w:t>
      </w:r>
    </w:p>
    <w:p w14:paraId="5E532606" w14:textId="3F4A8177" w:rsidR="00DE57CC" w:rsidRPr="00AD18AE" w:rsidRDefault="009F3043" w:rsidP="00E25C24">
      <w:pPr>
        <w:pStyle w:val="a9"/>
        <w:numPr>
          <w:ilvl w:val="2"/>
          <w:numId w:val="131"/>
        </w:numPr>
        <w:rPr>
          <w:lang w:val="ru-RU"/>
        </w:rPr>
      </w:pPr>
      <w:r w:rsidRPr="009F3043">
        <w:rPr>
          <w:lang w:val="ru-RU"/>
        </w:rPr>
        <w:t xml:space="preserve">10% </w:t>
      </w:r>
      <w:r w:rsidR="00F76755">
        <w:rPr>
          <w:lang w:val="ru-RU"/>
        </w:rPr>
        <w:t>-</w:t>
      </w:r>
      <w:r w:rsidR="00F76755">
        <w:t>&gt;</w:t>
      </w:r>
      <w:r w:rsidRPr="009F3043">
        <w:rPr>
          <w:lang w:val="ru-RU"/>
        </w:rPr>
        <w:t xml:space="preserve"> 20%</w:t>
      </w:r>
    </w:p>
    <w:p w14:paraId="3B0C19BB" w14:textId="1610F076" w:rsidR="00AD18AE" w:rsidRPr="00984B71" w:rsidRDefault="00636EE2" w:rsidP="00AD18AE">
      <w:pPr>
        <w:pStyle w:val="21"/>
      </w:pPr>
      <w:r>
        <w:rPr>
          <w:lang w:val="ru-RU"/>
        </w:rPr>
        <w:t>Смешанные</w:t>
      </w:r>
      <w:r w:rsidR="00AD18AE" w:rsidRPr="00984B71">
        <w:t xml:space="preserve"> (</w:t>
      </w:r>
      <w:r>
        <w:t>M</w:t>
      </w:r>
      <w:r w:rsidRPr="00636EE2">
        <w:t>ixed</w:t>
      </w:r>
      <w:r w:rsidR="00AD18AE" w:rsidRPr="00984B71">
        <w:t>)</w:t>
      </w:r>
    </w:p>
    <w:p w14:paraId="0A95D14B" w14:textId="7AA003C1" w:rsidR="00CD0C3C" w:rsidRPr="00216CB9" w:rsidRDefault="008414C3" w:rsidP="00AD18AE">
      <w:pPr>
        <w:pStyle w:val="31"/>
      </w:pPr>
      <w:r w:rsidRPr="008414C3">
        <w:rPr>
          <w:lang w:val="ru-RU"/>
        </w:rPr>
        <w:t>Книга</w:t>
      </w:r>
      <w:r w:rsidRPr="008414C3">
        <w:t xml:space="preserve"> </w:t>
      </w:r>
      <w:r w:rsidRPr="008414C3">
        <w:rPr>
          <w:lang w:val="ru-RU"/>
        </w:rPr>
        <w:t>фей</w:t>
      </w:r>
      <w:r w:rsidRPr="008414C3">
        <w:t xml:space="preserve"> </w:t>
      </w:r>
      <w:r>
        <w:rPr>
          <w:lang w:val="ru-RU"/>
        </w:rPr>
        <w:t>Т</w:t>
      </w:r>
      <w:r w:rsidRPr="008414C3">
        <w:t xml:space="preserve">1 </w:t>
      </w:r>
      <w:r w:rsidR="00CD0C3C" w:rsidRPr="008414C3">
        <w:t>(Tome of the Sprite)</w:t>
      </w:r>
      <w:r w:rsidR="00984B71" w:rsidRPr="00984B71">
        <w:t xml:space="preserve"> [astral] </w:t>
      </w:r>
      <w:r w:rsidR="00291F8B" w:rsidRPr="00291F8B">
        <w:t>[nature]</w:t>
      </w:r>
    </w:p>
    <w:p w14:paraId="36B3D3FB" w14:textId="77777777" w:rsidR="00291F8B" w:rsidRDefault="00291F8B" w:rsidP="00E25C24">
      <w:pPr>
        <w:pStyle w:val="a9"/>
        <w:numPr>
          <w:ilvl w:val="0"/>
          <w:numId w:val="135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378108D4" w14:textId="76737C5B" w:rsidR="008414C3" w:rsidRDefault="00F05001" w:rsidP="00E25C24">
      <w:pPr>
        <w:pStyle w:val="a9"/>
        <w:numPr>
          <w:ilvl w:val="1"/>
          <w:numId w:val="135"/>
        </w:numPr>
        <w:rPr>
          <w:lang w:val="ru-RU"/>
        </w:rPr>
      </w:pPr>
      <w:r w:rsidRPr="00F05001">
        <w:rPr>
          <w:lang w:val="ru-RU"/>
        </w:rPr>
        <w:t xml:space="preserve">Завораживающие </w:t>
      </w:r>
      <w:proofErr w:type="gramStart"/>
      <w:r w:rsidRPr="00F05001">
        <w:rPr>
          <w:lang w:val="ru-RU"/>
        </w:rPr>
        <w:t>огоньки</w:t>
      </w:r>
      <w:proofErr w:type="gramEnd"/>
      <w:r w:rsidRPr="00F05001">
        <w:rPr>
          <w:lang w:val="ru-RU"/>
        </w:rPr>
        <w:t xml:space="preserve"> </w:t>
      </w:r>
      <w:r w:rsidR="00291F8B" w:rsidRPr="00F05001">
        <w:rPr>
          <w:lang w:val="ru-RU"/>
        </w:rPr>
        <w:t>(</w:t>
      </w:r>
      <w:r w:rsidR="0076719C" w:rsidRPr="0076719C">
        <w:t>Captivating</w:t>
      </w:r>
      <w:r w:rsidR="0076719C" w:rsidRPr="00F05001">
        <w:rPr>
          <w:lang w:val="ru-RU"/>
        </w:rPr>
        <w:t xml:space="preserve"> </w:t>
      </w:r>
      <w:r w:rsidR="0076719C" w:rsidRPr="0076719C">
        <w:t>Lights</w:t>
      </w:r>
      <w:r w:rsidR="00291F8B" w:rsidRPr="00F05001">
        <w:rPr>
          <w:lang w:val="ru-RU"/>
        </w:rPr>
        <w:t xml:space="preserve">) -&gt; </w:t>
      </w:r>
      <w:r w:rsidR="00DE4F87" w:rsidRPr="00DE4F87">
        <w:rPr>
          <w:lang w:val="ru-RU"/>
        </w:rPr>
        <w:t>Призыв</w:t>
      </w:r>
      <w:r w:rsidR="00DE4F87" w:rsidRPr="00F05001">
        <w:rPr>
          <w:lang w:val="ru-RU"/>
        </w:rPr>
        <w:t xml:space="preserve"> </w:t>
      </w:r>
      <w:r w:rsidR="00DE4F87" w:rsidRPr="00DE4F87">
        <w:rPr>
          <w:lang w:val="ru-RU"/>
        </w:rPr>
        <w:t>спрайта</w:t>
      </w:r>
      <w:r w:rsidR="00DE4F87" w:rsidRPr="00F05001">
        <w:rPr>
          <w:lang w:val="ru-RU"/>
        </w:rPr>
        <w:t xml:space="preserve"> </w:t>
      </w:r>
      <w:r w:rsidR="00291F8B" w:rsidRPr="00F05001">
        <w:rPr>
          <w:lang w:val="ru-RU"/>
        </w:rPr>
        <w:t>(</w:t>
      </w:r>
      <w:r w:rsidR="00E2165B" w:rsidRPr="00E2165B">
        <w:t>Summon</w:t>
      </w:r>
      <w:r w:rsidR="00E2165B" w:rsidRPr="00F05001">
        <w:rPr>
          <w:lang w:val="ru-RU"/>
        </w:rPr>
        <w:t xml:space="preserve"> </w:t>
      </w:r>
      <w:r w:rsidR="00E2165B" w:rsidRPr="00E2165B">
        <w:t>Sprite</w:t>
      </w:r>
      <w:r w:rsidR="00291F8B" w:rsidRPr="00F05001">
        <w:rPr>
          <w:lang w:val="ru-RU"/>
        </w:rPr>
        <w:t>)</w:t>
      </w:r>
    </w:p>
    <w:p w14:paraId="1BA20F00" w14:textId="5C635BF9" w:rsidR="004349F4" w:rsidRPr="00761EDF" w:rsidRDefault="00264887" w:rsidP="00254F69">
      <w:pPr>
        <w:pStyle w:val="31"/>
      </w:pPr>
      <w:r w:rsidRPr="00264887">
        <w:rPr>
          <w:lang w:val="ru-RU"/>
        </w:rPr>
        <w:t>Книга</w:t>
      </w:r>
      <w:r w:rsidRPr="00254F69">
        <w:t xml:space="preserve"> </w:t>
      </w:r>
      <w:r w:rsidRPr="00264887">
        <w:rPr>
          <w:lang w:val="ru-RU"/>
        </w:rPr>
        <w:t>отречения</w:t>
      </w:r>
      <w:r w:rsidRPr="00254F69">
        <w:t xml:space="preserve"> </w:t>
      </w:r>
      <w:r>
        <w:rPr>
          <w:lang w:val="ru-RU"/>
        </w:rPr>
        <w:t>Т</w:t>
      </w:r>
      <w:r w:rsidRPr="00254F69">
        <w:t>1 (</w:t>
      </w:r>
      <w:r w:rsidR="00254F69" w:rsidRPr="00254F69">
        <w:t>Tome of Abjuration</w:t>
      </w:r>
      <w:r w:rsidRPr="00254F69">
        <w:t>)</w:t>
      </w:r>
      <w:r w:rsidR="00761EDF" w:rsidRPr="00761EDF">
        <w:t xml:space="preserve"> [order] </w:t>
      </w:r>
      <w:r w:rsidR="002A701D" w:rsidRPr="002A701D">
        <w:t>[astral]</w:t>
      </w:r>
    </w:p>
    <w:p w14:paraId="01684977" w14:textId="45BCBF6D" w:rsidR="00254F69" w:rsidRDefault="003C4961" w:rsidP="00E25C24">
      <w:pPr>
        <w:pStyle w:val="ae"/>
        <w:numPr>
          <w:ilvl w:val="0"/>
          <w:numId w:val="135"/>
        </w:numPr>
        <w:rPr>
          <w:lang w:val="ru-RU"/>
        </w:rPr>
      </w:pPr>
      <w:r w:rsidRPr="003C4961">
        <w:rPr>
          <w:lang w:val="ru-RU"/>
        </w:rPr>
        <w:t xml:space="preserve">Заклинание в бою - </w:t>
      </w:r>
      <w:r w:rsidR="00262155" w:rsidRPr="00262155">
        <w:rPr>
          <w:lang w:val="ru-RU"/>
        </w:rPr>
        <w:t xml:space="preserve">Преобразование проклятия </w:t>
      </w:r>
      <w:r w:rsidRPr="003C4961">
        <w:rPr>
          <w:lang w:val="ru-RU"/>
        </w:rPr>
        <w:t>(</w:t>
      </w:r>
      <w:proofErr w:type="spellStart"/>
      <w:r w:rsidRPr="003C4961">
        <w:rPr>
          <w:lang w:val="ru-RU"/>
        </w:rPr>
        <w:t>Curse</w:t>
      </w:r>
      <w:proofErr w:type="spellEnd"/>
      <w:r w:rsidRPr="003C4961">
        <w:rPr>
          <w:lang w:val="ru-RU"/>
        </w:rPr>
        <w:t xml:space="preserve"> </w:t>
      </w:r>
      <w:proofErr w:type="spellStart"/>
      <w:r w:rsidRPr="003C4961">
        <w:rPr>
          <w:lang w:val="ru-RU"/>
        </w:rPr>
        <w:t>Reversal</w:t>
      </w:r>
      <w:proofErr w:type="spellEnd"/>
      <w:r w:rsidRPr="003C4961">
        <w:rPr>
          <w:lang w:val="ru-RU"/>
        </w:rPr>
        <w:t>)</w:t>
      </w:r>
    </w:p>
    <w:p w14:paraId="4A0BEB69" w14:textId="2978F517" w:rsidR="004A6564" w:rsidRPr="004A6564" w:rsidRDefault="004A6564" w:rsidP="00E25C24">
      <w:pPr>
        <w:pStyle w:val="ae"/>
        <w:numPr>
          <w:ilvl w:val="1"/>
          <w:numId w:val="135"/>
        </w:numPr>
        <w:rPr>
          <w:lang w:val="ru-RU"/>
        </w:rPr>
      </w:pPr>
      <w:r w:rsidRPr="004A6564">
        <w:rPr>
          <w:lang w:val="ru-RU"/>
        </w:rPr>
        <w:t>Теперь снимает</w:t>
      </w:r>
      <w:r>
        <w:rPr>
          <w:lang w:val="ru-RU"/>
        </w:rPr>
        <w:t xml:space="preserve"> только</w:t>
      </w:r>
      <w:r w:rsidRPr="004A6564">
        <w:rPr>
          <w:lang w:val="ru-RU"/>
        </w:rPr>
        <w:t xml:space="preserve"> 2 негативных эффекта</w:t>
      </w:r>
    </w:p>
    <w:p w14:paraId="61BF4740" w14:textId="49AEE91E" w:rsidR="00BF5960" w:rsidRPr="00040729" w:rsidRDefault="00BF5960" w:rsidP="00EE5F71">
      <w:pPr>
        <w:pStyle w:val="31"/>
      </w:pPr>
      <w:r w:rsidRPr="00BF5960">
        <w:rPr>
          <w:lang w:val="ru-RU"/>
        </w:rPr>
        <w:t>Книга</w:t>
      </w:r>
      <w:r w:rsidRPr="00040729">
        <w:t xml:space="preserve"> </w:t>
      </w:r>
      <w:r w:rsidRPr="00BF5960">
        <w:rPr>
          <w:lang w:val="ru-RU"/>
        </w:rPr>
        <w:t>воинского</w:t>
      </w:r>
      <w:r w:rsidRPr="00040729">
        <w:t xml:space="preserve"> </w:t>
      </w:r>
      <w:r w:rsidRPr="00BF5960">
        <w:rPr>
          <w:lang w:val="ru-RU"/>
        </w:rPr>
        <w:t>отряда</w:t>
      </w:r>
      <w:r w:rsidRPr="00040729">
        <w:t xml:space="preserve"> </w:t>
      </w:r>
      <w:r w:rsidRPr="00BF5960">
        <w:rPr>
          <w:lang w:val="ru-RU"/>
        </w:rPr>
        <w:t>Т</w:t>
      </w:r>
      <w:r w:rsidRPr="00040729">
        <w:t>1 (Tome of the Warband)</w:t>
      </w:r>
      <w:r w:rsidR="00040729" w:rsidRPr="00040729">
        <w:t xml:space="preserve"> [chaos] </w:t>
      </w:r>
      <w:r w:rsidR="008844F4" w:rsidRPr="008844F4">
        <w:t>[</w:t>
      </w:r>
      <w:proofErr w:type="spellStart"/>
      <w:r w:rsidR="008844F4" w:rsidRPr="008844F4">
        <w:t>materium</w:t>
      </w:r>
      <w:proofErr w:type="spellEnd"/>
      <w:r w:rsidR="008844F4" w:rsidRPr="008844F4">
        <w:t>]</w:t>
      </w:r>
    </w:p>
    <w:p w14:paraId="0B5042EF" w14:textId="77777777" w:rsidR="009D2277" w:rsidRDefault="00996814" w:rsidP="00E25C24">
      <w:pPr>
        <w:pStyle w:val="a9"/>
        <w:numPr>
          <w:ilvl w:val="0"/>
          <w:numId w:val="130"/>
        </w:numPr>
        <w:rPr>
          <w:lang w:val="ru-RU"/>
        </w:rPr>
      </w:pPr>
      <w:r w:rsidRPr="00996814">
        <w:rPr>
          <w:lang w:val="ru-RU"/>
        </w:rPr>
        <w:t xml:space="preserve">Юнит </w:t>
      </w:r>
      <w:r w:rsidR="005D39CD">
        <w:rPr>
          <w:lang w:val="ru-RU"/>
        </w:rPr>
        <w:t>-</w:t>
      </w:r>
      <w:r w:rsidRPr="00996814">
        <w:rPr>
          <w:lang w:val="ru-RU"/>
        </w:rPr>
        <w:t xml:space="preserve"> Лейтенант </w:t>
      </w:r>
      <w:proofErr w:type="spellStart"/>
      <w:r w:rsidRPr="00996814">
        <w:rPr>
          <w:lang w:val="ru-RU"/>
        </w:rPr>
        <w:t>Т2</w:t>
      </w:r>
      <w:proofErr w:type="spellEnd"/>
      <w:r w:rsidRPr="00996814">
        <w:rPr>
          <w:lang w:val="ru-RU"/>
        </w:rPr>
        <w:t xml:space="preserve"> (</w:t>
      </w:r>
      <w:proofErr w:type="spellStart"/>
      <w:r w:rsidRPr="00996814">
        <w:rPr>
          <w:lang w:val="ru-RU"/>
        </w:rPr>
        <w:t>Lieutenant</w:t>
      </w:r>
      <w:proofErr w:type="spellEnd"/>
      <w:r w:rsidRPr="00996814">
        <w:rPr>
          <w:lang w:val="ru-RU"/>
        </w:rPr>
        <w:t>)</w:t>
      </w:r>
    </w:p>
    <w:p w14:paraId="0626C851" w14:textId="77777777" w:rsidR="009D2277" w:rsidRDefault="00996814" w:rsidP="00E25C24">
      <w:pPr>
        <w:pStyle w:val="a9"/>
        <w:numPr>
          <w:ilvl w:val="1"/>
          <w:numId w:val="130"/>
        </w:numPr>
        <w:rPr>
          <w:lang w:val="ru-RU"/>
        </w:rPr>
      </w:pPr>
      <w:r w:rsidRPr="009D2277">
        <w:rPr>
          <w:lang w:val="ru-RU"/>
        </w:rPr>
        <w:t xml:space="preserve">Цена найма увеличена </w:t>
      </w:r>
      <w:proofErr w:type="spellStart"/>
      <w:r w:rsidRPr="009D2277">
        <w:rPr>
          <w:lang w:val="ru-RU"/>
        </w:rPr>
        <w:t>Т2</w:t>
      </w:r>
      <w:proofErr w:type="spellEnd"/>
      <w:r w:rsidRPr="009D2277">
        <w:rPr>
          <w:lang w:val="ru-RU"/>
        </w:rPr>
        <w:t xml:space="preserve"> </w:t>
      </w:r>
      <w:proofErr w:type="spellStart"/>
      <w:r w:rsidRPr="009D2277">
        <w:rPr>
          <w:lang w:val="ru-RU"/>
        </w:rPr>
        <w:t>medium</w:t>
      </w:r>
      <w:proofErr w:type="spellEnd"/>
      <w:r w:rsidRPr="009D2277">
        <w:rPr>
          <w:lang w:val="ru-RU"/>
        </w:rPr>
        <w:t xml:space="preserve"> </w:t>
      </w:r>
      <w:r w:rsidR="005D39CD" w:rsidRPr="009D2277">
        <w:rPr>
          <w:lang w:val="ru-RU"/>
        </w:rPr>
        <w:t>-</w:t>
      </w:r>
      <w:r w:rsidRPr="009D2277">
        <w:rPr>
          <w:lang w:val="ru-RU"/>
        </w:rPr>
        <w:t xml:space="preserve">&gt; </w:t>
      </w:r>
      <w:proofErr w:type="spellStart"/>
      <w:r w:rsidRPr="009D2277">
        <w:rPr>
          <w:lang w:val="ru-RU"/>
        </w:rPr>
        <w:t>Т2</w:t>
      </w:r>
      <w:proofErr w:type="spellEnd"/>
      <w:r w:rsidRPr="009D2277">
        <w:rPr>
          <w:lang w:val="ru-RU"/>
        </w:rPr>
        <w:t xml:space="preserve"> </w:t>
      </w:r>
      <w:proofErr w:type="spellStart"/>
      <w:r w:rsidRPr="009D2277">
        <w:rPr>
          <w:lang w:val="ru-RU"/>
        </w:rPr>
        <w:t>high</w:t>
      </w:r>
      <w:proofErr w:type="spellEnd"/>
    </w:p>
    <w:p w14:paraId="1C430CCF" w14:textId="77777777" w:rsidR="009D2277" w:rsidRDefault="00996814" w:rsidP="00EA713B">
      <w:pPr>
        <w:pStyle w:val="a9"/>
        <w:numPr>
          <w:ilvl w:val="1"/>
          <w:numId w:val="130"/>
        </w:numPr>
        <w:rPr>
          <w:lang w:val="ru-RU"/>
        </w:rPr>
      </w:pPr>
      <w:r w:rsidRPr="009D2277">
        <w:rPr>
          <w:lang w:val="ru-RU"/>
        </w:rPr>
        <w:t xml:space="preserve">Активная способность </w:t>
      </w:r>
      <w:r w:rsidR="005D39CD" w:rsidRPr="009D2277">
        <w:rPr>
          <w:lang w:val="ru-RU"/>
        </w:rPr>
        <w:t>-</w:t>
      </w:r>
      <w:r w:rsidRPr="009D2277">
        <w:rPr>
          <w:lang w:val="ru-RU"/>
        </w:rPr>
        <w:t xml:space="preserve"> Поиск уязвимости (</w:t>
      </w:r>
      <w:proofErr w:type="spellStart"/>
      <w:r w:rsidRPr="009D2277">
        <w:rPr>
          <w:lang w:val="ru-RU"/>
        </w:rPr>
        <w:t>Discern</w:t>
      </w:r>
      <w:proofErr w:type="spellEnd"/>
      <w:r w:rsidRPr="009D2277">
        <w:rPr>
          <w:lang w:val="ru-RU"/>
        </w:rPr>
        <w:t xml:space="preserve"> </w:t>
      </w:r>
      <w:proofErr w:type="spellStart"/>
      <w:r w:rsidRPr="009D2277">
        <w:rPr>
          <w:lang w:val="ru-RU"/>
        </w:rPr>
        <w:t>Weakness</w:t>
      </w:r>
      <w:proofErr w:type="spellEnd"/>
      <w:r w:rsidRPr="009D2277">
        <w:rPr>
          <w:lang w:val="ru-RU"/>
        </w:rPr>
        <w:t>)</w:t>
      </w:r>
    </w:p>
    <w:p w14:paraId="7CC3F6CC" w14:textId="77777777" w:rsidR="009D2277" w:rsidRDefault="00996814" w:rsidP="00EA713B">
      <w:pPr>
        <w:pStyle w:val="a9"/>
        <w:numPr>
          <w:ilvl w:val="2"/>
          <w:numId w:val="130"/>
        </w:numPr>
        <w:rPr>
          <w:lang w:val="ru-RU"/>
        </w:rPr>
      </w:pPr>
      <w:r w:rsidRPr="009D2277">
        <w:rPr>
          <w:lang w:val="ru-RU"/>
        </w:rPr>
        <w:t>Уменьшено количество накладываемых эффектов</w:t>
      </w:r>
    </w:p>
    <w:p w14:paraId="151F9BEA" w14:textId="1DBBFA18" w:rsidR="009D2277" w:rsidRDefault="00996814" w:rsidP="00EA713B">
      <w:pPr>
        <w:pStyle w:val="a9"/>
        <w:numPr>
          <w:ilvl w:val="3"/>
          <w:numId w:val="130"/>
        </w:numPr>
        <w:rPr>
          <w:lang w:val="ru-RU"/>
        </w:rPr>
      </w:pPr>
      <w:r w:rsidRPr="009D2277">
        <w:rPr>
          <w:lang w:val="ru-RU"/>
        </w:rPr>
        <w:t xml:space="preserve">2 </w:t>
      </w:r>
      <w:r w:rsidR="005D39CD" w:rsidRPr="009D2277">
        <w:rPr>
          <w:lang w:val="ru-RU"/>
        </w:rPr>
        <w:t>-</w:t>
      </w:r>
      <w:r w:rsidRPr="009D2277">
        <w:rPr>
          <w:lang w:val="ru-RU"/>
        </w:rPr>
        <w:t>&gt; 1</w:t>
      </w:r>
      <w:r w:rsidR="003A1C33">
        <w:rPr>
          <w:lang w:val="ru-RU"/>
        </w:rPr>
        <w:t xml:space="preserve"> </w:t>
      </w:r>
      <w:r w:rsidR="003A1C33" w:rsidRPr="009D2277">
        <w:rPr>
          <w:lang w:val="ru-RU"/>
        </w:rPr>
        <w:t>Пробитая защита (</w:t>
      </w:r>
      <w:proofErr w:type="spellStart"/>
      <w:r w:rsidR="003A1C33" w:rsidRPr="009D2277">
        <w:rPr>
          <w:lang w:val="ru-RU"/>
        </w:rPr>
        <w:t>Sundered</w:t>
      </w:r>
      <w:proofErr w:type="spellEnd"/>
      <w:r w:rsidR="003A1C33" w:rsidRPr="009D2277">
        <w:rPr>
          <w:lang w:val="ru-RU"/>
        </w:rPr>
        <w:t xml:space="preserve"> Defense)</w:t>
      </w:r>
    </w:p>
    <w:p w14:paraId="233383BF" w14:textId="68F728F1" w:rsidR="00C1505B" w:rsidRDefault="00996814" w:rsidP="00EA713B">
      <w:pPr>
        <w:pStyle w:val="a9"/>
        <w:numPr>
          <w:ilvl w:val="3"/>
          <w:numId w:val="130"/>
        </w:numPr>
        <w:rPr>
          <w:lang w:val="ru-RU"/>
        </w:rPr>
      </w:pPr>
      <w:r w:rsidRPr="009D2277">
        <w:rPr>
          <w:lang w:val="ru-RU"/>
        </w:rPr>
        <w:t xml:space="preserve">2 </w:t>
      </w:r>
      <w:r w:rsidR="00587754">
        <w:rPr>
          <w:lang w:val="ru-RU"/>
        </w:rPr>
        <w:t>-</w:t>
      </w:r>
      <w:r w:rsidRPr="009D2277">
        <w:rPr>
          <w:lang w:val="ru-RU"/>
        </w:rPr>
        <w:t>&gt; 1</w:t>
      </w:r>
      <w:r w:rsidR="003A1C33">
        <w:rPr>
          <w:lang w:val="ru-RU"/>
        </w:rPr>
        <w:t xml:space="preserve"> </w:t>
      </w:r>
      <w:r w:rsidR="003A1C33" w:rsidRPr="009D2277">
        <w:rPr>
          <w:lang w:val="ru-RU"/>
        </w:rPr>
        <w:t>Пробитое сопротивление (</w:t>
      </w:r>
      <w:proofErr w:type="spellStart"/>
      <w:r w:rsidR="003A1C33" w:rsidRPr="009D2277">
        <w:rPr>
          <w:lang w:val="ru-RU"/>
        </w:rPr>
        <w:t>Sundered</w:t>
      </w:r>
      <w:proofErr w:type="spellEnd"/>
      <w:r w:rsidR="003A1C33" w:rsidRPr="009D2277">
        <w:rPr>
          <w:lang w:val="ru-RU"/>
        </w:rPr>
        <w:t xml:space="preserve"> </w:t>
      </w:r>
      <w:proofErr w:type="spellStart"/>
      <w:r w:rsidR="003A1C33" w:rsidRPr="009D2277">
        <w:rPr>
          <w:lang w:val="ru-RU"/>
        </w:rPr>
        <w:t>Resistance</w:t>
      </w:r>
      <w:proofErr w:type="spellEnd"/>
      <w:r w:rsidR="003A1C33" w:rsidRPr="009D2277">
        <w:rPr>
          <w:lang w:val="ru-RU"/>
        </w:rPr>
        <w:t>)</w:t>
      </w:r>
    </w:p>
    <w:p w14:paraId="77B41D52" w14:textId="77777777" w:rsidR="00C1505B" w:rsidRDefault="00996814" w:rsidP="00EA713B">
      <w:pPr>
        <w:pStyle w:val="a9"/>
        <w:numPr>
          <w:ilvl w:val="2"/>
          <w:numId w:val="130"/>
        </w:numPr>
        <w:rPr>
          <w:lang w:val="ru-RU"/>
        </w:rPr>
      </w:pPr>
      <w:r w:rsidRPr="00C1505B">
        <w:rPr>
          <w:lang w:val="ru-RU"/>
        </w:rPr>
        <w:t>Теперь используется за одно очко (Single Action)</w:t>
      </w:r>
    </w:p>
    <w:p w14:paraId="28DE6910" w14:textId="77777777" w:rsidR="00C1505B" w:rsidRDefault="00996814" w:rsidP="00E25C24">
      <w:pPr>
        <w:pStyle w:val="a9"/>
        <w:numPr>
          <w:ilvl w:val="1"/>
          <w:numId w:val="130"/>
        </w:numPr>
        <w:rPr>
          <w:lang w:val="ru-RU"/>
        </w:rPr>
      </w:pPr>
      <w:r w:rsidRPr="00C1505B">
        <w:rPr>
          <w:lang w:val="ru-RU"/>
        </w:rPr>
        <w:t xml:space="preserve">Пассивная способность </w:t>
      </w:r>
      <w:r w:rsidR="005D39CD" w:rsidRPr="00C1505B">
        <w:rPr>
          <w:lang w:val="ru-RU"/>
        </w:rPr>
        <w:t>-</w:t>
      </w:r>
      <w:r w:rsidRPr="00C1505B">
        <w:rPr>
          <w:lang w:val="ru-RU"/>
        </w:rPr>
        <w:t xml:space="preserve"> Пример лейтенанта (</w:t>
      </w:r>
      <w:proofErr w:type="spellStart"/>
      <w:r w:rsidRPr="00C1505B">
        <w:rPr>
          <w:lang w:val="ru-RU"/>
        </w:rPr>
        <w:t>Lieutenant's</w:t>
      </w:r>
      <w:proofErr w:type="spellEnd"/>
      <w:r w:rsidRPr="00C1505B">
        <w:rPr>
          <w:lang w:val="ru-RU"/>
        </w:rPr>
        <w:t xml:space="preserve"> </w:t>
      </w:r>
      <w:proofErr w:type="spellStart"/>
      <w:r w:rsidRPr="00C1505B">
        <w:rPr>
          <w:lang w:val="ru-RU"/>
        </w:rPr>
        <w:t>Lead</w:t>
      </w:r>
      <w:proofErr w:type="spellEnd"/>
      <w:r w:rsidRPr="00C1505B">
        <w:rPr>
          <w:lang w:val="ru-RU"/>
        </w:rPr>
        <w:t>)</w:t>
      </w:r>
    </w:p>
    <w:p w14:paraId="3FB7C40E" w14:textId="77777777" w:rsidR="00C1505B" w:rsidRDefault="00EC3C44" w:rsidP="00E25C24">
      <w:pPr>
        <w:pStyle w:val="a9"/>
        <w:numPr>
          <w:ilvl w:val="2"/>
          <w:numId w:val="130"/>
        </w:numPr>
        <w:rPr>
          <w:lang w:val="ru-RU"/>
        </w:rPr>
      </w:pPr>
      <w:r w:rsidRPr="00C1505B">
        <w:rPr>
          <w:lang w:val="ru-RU"/>
        </w:rPr>
        <w:t>Э</w:t>
      </w:r>
      <w:r w:rsidR="00996814" w:rsidRPr="00C1505B">
        <w:rPr>
          <w:lang w:val="ru-RU"/>
        </w:rPr>
        <w:t>ффект при атаке</w:t>
      </w:r>
    </w:p>
    <w:p w14:paraId="461BD2D9" w14:textId="77777777" w:rsidR="00C1505B" w:rsidRDefault="00EC3C44" w:rsidP="00E25C24">
      <w:pPr>
        <w:pStyle w:val="a9"/>
        <w:numPr>
          <w:ilvl w:val="3"/>
          <w:numId w:val="130"/>
        </w:numPr>
        <w:rPr>
          <w:lang w:val="ru-RU"/>
        </w:rPr>
      </w:pPr>
      <w:r w:rsidRPr="00C1505B">
        <w:rPr>
          <w:lang w:val="ru-RU"/>
        </w:rPr>
        <w:t xml:space="preserve">Теперь срабатывает </w:t>
      </w:r>
      <w:r w:rsidR="00996814" w:rsidRPr="00C1505B">
        <w:rPr>
          <w:lang w:val="ru-RU"/>
        </w:rPr>
        <w:t>только при первом нанесении удара</w:t>
      </w:r>
    </w:p>
    <w:p w14:paraId="58B96A6C" w14:textId="77777777" w:rsidR="00D46D38" w:rsidRDefault="00EC3C44" w:rsidP="00E25C24">
      <w:pPr>
        <w:pStyle w:val="a9"/>
        <w:numPr>
          <w:ilvl w:val="3"/>
          <w:numId w:val="130"/>
        </w:numPr>
        <w:rPr>
          <w:lang w:val="ru-RU"/>
        </w:rPr>
      </w:pPr>
      <w:r w:rsidRPr="00C1505B">
        <w:rPr>
          <w:lang w:val="ru-RU"/>
        </w:rPr>
        <w:t>Теперь срабатывает только при нанесении урона по противнику</w:t>
      </w:r>
    </w:p>
    <w:p w14:paraId="79BE9C49" w14:textId="77777777" w:rsidR="00D46D38" w:rsidRDefault="00996814" w:rsidP="00E25C24">
      <w:pPr>
        <w:pStyle w:val="a9"/>
        <w:numPr>
          <w:ilvl w:val="0"/>
          <w:numId w:val="130"/>
        </w:numPr>
        <w:rPr>
          <w:lang w:val="ru-RU"/>
        </w:rPr>
      </w:pPr>
      <w:r w:rsidRPr="00D46D38">
        <w:rPr>
          <w:lang w:val="ru-RU"/>
        </w:rPr>
        <w:t xml:space="preserve">Незначительная трансформация </w:t>
      </w:r>
      <w:r w:rsidR="005D39CD" w:rsidRPr="00D46D38">
        <w:rPr>
          <w:lang w:val="ru-RU"/>
        </w:rPr>
        <w:t>-</w:t>
      </w:r>
      <w:r w:rsidRPr="00D46D38">
        <w:rPr>
          <w:lang w:val="ru-RU"/>
        </w:rPr>
        <w:t xml:space="preserve"> Рождённые для войны (</w:t>
      </w:r>
      <w:proofErr w:type="spellStart"/>
      <w:r w:rsidRPr="00D46D38">
        <w:rPr>
          <w:lang w:val="ru-RU"/>
        </w:rPr>
        <w:t>Bred</w:t>
      </w:r>
      <w:proofErr w:type="spellEnd"/>
      <w:r w:rsidRPr="00D46D38">
        <w:rPr>
          <w:lang w:val="ru-RU"/>
        </w:rPr>
        <w:t xml:space="preserve"> </w:t>
      </w:r>
      <w:proofErr w:type="spellStart"/>
      <w:r w:rsidRPr="00D46D38">
        <w:rPr>
          <w:lang w:val="ru-RU"/>
        </w:rPr>
        <w:t>for</w:t>
      </w:r>
      <w:proofErr w:type="spellEnd"/>
      <w:r w:rsidRPr="00D46D38">
        <w:rPr>
          <w:lang w:val="ru-RU"/>
        </w:rPr>
        <w:t xml:space="preserve"> War)</w:t>
      </w:r>
    </w:p>
    <w:p w14:paraId="5C85D6B9" w14:textId="77777777" w:rsidR="001566EC" w:rsidRDefault="00487D1C" w:rsidP="00E25C24">
      <w:pPr>
        <w:pStyle w:val="a9"/>
        <w:numPr>
          <w:ilvl w:val="1"/>
          <w:numId w:val="130"/>
        </w:numPr>
        <w:rPr>
          <w:lang w:val="ru-RU"/>
        </w:rPr>
      </w:pPr>
      <w:r w:rsidRPr="00D46D38">
        <w:rPr>
          <w:lang w:val="ru-RU"/>
        </w:rPr>
        <w:t xml:space="preserve">Уменьшен </w:t>
      </w:r>
      <w:r w:rsidR="00996814" w:rsidRPr="00D46D38">
        <w:rPr>
          <w:lang w:val="ru-RU"/>
        </w:rPr>
        <w:t>эффект сопротивления к потере боевого духа [</w:t>
      </w:r>
      <w:proofErr w:type="spellStart"/>
      <w:r w:rsidR="00996814" w:rsidRPr="00D46D38">
        <w:rPr>
          <w:lang w:val="ru-RU"/>
        </w:rPr>
        <w:t>happiness</w:t>
      </w:r>
      <w:proofErr w:type="spellEnd"/>
      <w:r w:rsidR="00996814" w:rsidRPr="00D46D38">
        <w:rPr>
          <w:lang w:val="ru-RU"/>
        </w:rPr>
        <w:t>]</w:t>
      </w:r>
    </w:p>
    <w:p w14:paraId="55608AD4" w14:textId="1C053789" w:rsidR="00F52E25" w:rsidRPr="001E4110" w:rsidRDefault="005D39CD" w:rsidP="00E25C24">
      <w:pPr>
        <w:pStyle w:val="a9"/>
        <w:numPr>
          <w:ilvl w:val="2"/>
          <w:numId w:val="130"/>
        </w:numPr>
        <w:rPr>
          <w:lang w:val="ru-RU"/>
        </w:rPr>
      </w:pPr>
      <w:r w:rsidRPr="00D46D38">
        <w:rPr>
          <w:lang w:val="ru-RU"/>
        </w:rPr>
        <w:t>-</w:t>
      </w:r>
      <w:r w:rsidR="00996814" w:rsidRPr="00D46D38">
        <w:rPr>
          <w:lang w:val="ru-RU"/>
        </w:rPr>
        <w:t xml:space="preserve">10% </w:t>
      </w:r>
      <w:r w:rsidRPr="00D46D38">
        <w:rPr>
          <w:lang w:val="ru-RU"/>
        </w:rPr>
        <w:t>-</w:t>
      </w:r>
      <w:r w:rsidR="00996814" w:rsidRPr="00D46D38">
        <w:rPr>
          <w:lang w:val="ru-RU"/>
        </w:rPr>
        <w:t xml:space="preserve">&gt; </w:t>
      </w:r>
      <w:r w:rsidRPr="00D46D38">
        <w:rPr>
          <w:lang w:val="ru-RU"/>
        </w:rPr>
        <w:t>-</w:t>
      </w:r>
      <w:r w:rsidR="00996814" w:rsidRPr="00D46D38">
        <w:rPr>
          <w:lang w:val="ru-RU"/>
        </w:rPr>
        <w:t>5%</w:t>
      </w:r>
    </w:p>
    <w:p w14:paraId="27BB57A5" w14:textId="40BEE380" w:rsidR="001E4110" w:rsidRPr="00BD24DE" w:rsidRDefault="001E4110" w:rsidP="00E95A13">
      <w:pPr>
        <w:pStyle w:val="31"/>
      </w:pPr>
      <w:r w:rsidRPr="001E4110">
        <w:rPr>
          <w:lang w:val="ru-RU"/>
        </w:rPr>
        <w:t>Книга</w:t>
      </w:r>
      <w:r w:rsidRPr="00E95A13">
        <w:t xml:space="preserve"> </w:t>
      </w:r>
      <w:r w:rsidRPr="001E4110">
        <w:rPr>
          <w:lang w:val="ru-RU"/>
        </w:rPr>
        <w:t>кровавого</w:t>
      </w:r>
      <w:r w:rsidRPr="00E95A13">
        <w:t xml:space="preserve"> </w:t>
      </w:r>
      <w:r w:rsidRPr="001E4110">
        <w:rPr>
          <w:lang w:val="ru-RU"/>
        </w:rPr>
        <w:t>ритуала</w:t>
      </w:r>
      <w:r>
        <w:t xml:space="preserve"> </w:t>
      </w:r>
      <w:r>
        <w:rPr>
          <w:lang w:val="ru-RU"/>
        </w:rPr>
        <w:t>Т</w:t>
      </w:r>
      <w:r w:rsidRPr="00E95A13">
        <w:t>1 (</w:t>
      </w:r>
      <w:r w:rsidR="00E95A13" w:rsidRPr="00E95A13">
        <w:t>Tome of the Blood Rite</w:t>
      </w:r>
      <w:r w:rsidRPr="00E95A13">
        <w:t>)</w:t>
      </w:r>
      <w:r w:rsidR="00D9531B" w:rsidRPr="00D9531B">
        <w:t xml:space="preserve"> </w:t>
      </w:r>
      <w:r w:rsidR="00D9531B" w:rsidRPr="00040729">
        <w:t>[chaos]</w:t>
      </w:r>
      <w:r w:rsidR="00D9531B" w:rsidRPr="00D9531B">
        <w:t xml:space="preserve"> </w:t>
      </w:r>
      <w:r w:rsidR="00A66EA6" w:rsidRPr="00A66EA6">
        <w:t>[shadow]</w:t>
      </w:r>
    </w:p>
    <w:p w14:paraId="564A4AF3" w14:textId="165F8419" w:rsidR="00A66EA6" w:rsidRDefault="000B77FF" w:rsidP="00A66EA6">
      <w:pPr>
        <w:pStyle w:val="a9"/>
        <w:numPr>
          <w:ilvl w:val="0"/>
          <w:numId w:val="136"/>
        </w:numPr>
        <w:rPr>
          <w:lang w:val="ru-RU"/>
        </w:rPr>
      </w:pPr>
      <w:r w:rsidRPr="000B77FF">
        <w:rPr>
          <w:lang w:val="ru-RU"/>
        </w:rPr>
        <w:t xml:space="preserve">Заклинание в бою - </w:t>
      </w:r>
      <w:r w:rsidR="004840DF" w:rsidRPr="004840DF">
        <w:rPr>
          <w:lang w:val="ru-RU"/>
        </w:rPr>
        <w:t>Ритуал кровопускания</w:t>
      </w:r>
      <w:r w:rsidR="004840DF">
        <w:rPr>
          <w:lang w:val="ru-RU"/>
        </w:rPr>
        <w:t xml:space="preserve"> (</w:t>
      </w:r>
      <w:proofErr w:type="spellStart"/>
      <w:r w:rsidRPr="000B77FF">
        <w:rPr>
          <w:lang w:val="ru-RU"/>
        </w:rPr>
        <w:t>Rite</w:t>
      </w:r>
      <w:proofErr w:type="spellEnd"/>
      <w:r w:rsidRPr="000B77FF">
        <w:rPr>
          <w:lang w:val="ru-RU"/>
        </w:rPr>
        <w:t xml:space="preserve"> </w:t>
      </w:r>
      <w:proofErr w:type="spellStart"/>
      <w:r w:rsidRPr="000B77FF">
        <w:rPr>
          <w:lang w:val="ru-RU"/>
        </w:rPr>
        <w:t>of</w:t>
      </w:r>
      <w:proofErr w:type="spellEnd"/>
      <w:r w:rsidRPr="000B77FF">
        <w:rPr>
          <w:lang w:val="ru-RU"/>
        </w:rPr>
        <w:t xml:space="preserve"> </w:t>
      </w:r>
      <w:proofErr w:type="spellStart"/>
      <w:r w:rsidRPr="000B77FF">
        <w:rPr>
          <w:lang w:val="ru-RU"/>
        </w:rPr>
        <w:t>Bloodletting</w:t>
      </w:r>
      <w:proofErr w:type="spellEnd"/>
      <w:r w:rsidR="004840DF">
        <w:rPr>
          <w:lang w:val="ru-RU"/>
        </w:rPr>
        <w:t>)</w:t>
      </w:r>
    </w:p>
    <w:p w14:paraId="750C9001" w14:textId="422AE501" w:rsidR="000B77FF" w:rsidRDefault="00CA323C" w:rsidP="000B77FF">
      <w:pPr>
        <w:pStyle w:val="a9"/>
        <w:numPr>
          <w:ilvl w:val="1"/>
          <w:numId w:val="136"/>
        </w:numPr>
        <w:rPr>
          <w:lang w:val="ru-RU"/>
        </w:rPr>
      </w:pPr>
      <w:r>
        <w:rPr>
          <w:lang w:val="ru-RU"/>
        </w:rPr>
        <w:t>Уменьшен радиус действия</w:t>
      </w:r>
    </w:p>
    <w:p w14:paraId="54368476" w14:textId="324130AE" w:rsidR="00CA323C" w:rsidRDefault="00CA323C" w:rsidP="00CA323C">
      <w:pPr>
        <w:pStyle w:val="a9"/>
        <w:numPr>
          <w:ilvl w:val="2"/>
          <w:numId w:val="136"/>
        </w:numPr>
        <w:rPr>
          <w:lang w:val="ru-RU"/>
        </w:rPr>
      </w:pPr>
      <w:r>
        <w:rPr>
          <w:lang w:val="ru-RU"/>
        </w:rPr>
        <w:t>2 -</w:t>
      </w:r>
      <w:r>
        <w:t>&gt; 1</w:t>
      </w:r>
    </w:p>
    <w:p w14:paraId="24F9CDA8" w14:textId="6C2D211C" w:rsidR="00730322" w:rsidRPr="00583AA7" w:rsidRDefault="00A72E53" w:rsidP="00A72E53">
      <w:pPr>
        <w:pStyle w:val="31"/>
      </w:pPr>
      <w:r w:rsidRPr="00A72E53">
        <w:rPr>
          <w:lang w:val="ru-RU"/>
        </w:rPr>
        <w:t>Книга</w:t>
      </w:r>
      <w:r w:rsidRPr="00583AA7">
        <w:t xml:space="preserve"> </w:t>
      </w:r>
      <w:r w:rsidRPr="00A72E53">
        <w:rPr>
          <w:lang w:val="ru-RU"/>
        </w:rPr>
        <w:t>щупалец</w:t>
      </w:r>
      <w:r w:rsidRPr="00583AA7">
        <w:t xml:space="preserve"> </w:t>
      </w:r>
      <w:r>
        <w:rPr>
          <w:lang w:val="ru-RU"/>
        </w:rPr>
        <w:t>Т</w:t>
      </w:r>
      <w:r w:rsidRPr="00583AA7">
        <w:t>1 (</w:t>
      </w:r>
      <w:r w:rsidR="00583AA7" w:rsidRPr="00583AA7">
        <w:t>Tome of the Tentacle</w:t>
      </w:r>
      <w:r w:rsidRPr="00583AA7">
        <w:t>) [</w:t>
      </w:r>
      <w:r w:rsidRPr="00A66EA6">
        <w:t>shadow</w:t>
      </w:r>
      <w:r w:rsidRPr="00583AA7">
        <w:t>] [</w:t>
      </w:r>
      <w:r w:rsidRPr="002A701D">
        <w:t>astral</w:t>
      </w:r>
      <w:r w:rsidRPr="00583AA7">
        <w:t>]</w:t>
      </w:r>
    </w:p>
    <w:p w14:paraId="06B10769" w14:textId="2C478C53" w:rsidR="0043236C" w:rsidRPr="00BD24DE" w:rsidRDefault="00140576" w:rsidP="0043236C">
      <w:pPr>
        <w:pStyle w:val="a9"/>
        <w:numPr>
          <w:ilvl w:val="0"/>
          <w:numId w:val="136"/>
        </w:numPr>
      </w:pPr>
      <w:r w:rsidRPr="00140576">
        <w:rPr>
          <w:lang w:val="ru-RU"/>
        </w:rPr>
        <w:t>Чары</w:t>
      </w:r>
      <w:r w:rsidRPr="00BD24DE">
        <w:t xml:space="preserve"> </w:t>
      </w:r>
      <w:r w:rsidRPr="00140576">
        <w:rPr>
          <w:lang w:val="ru-RU"/>
        </w:rPr>
        <w:t>воинов</w:t>
      </w:r>
      <w:r w:rsidRPr="00BD24DE">
        <w:t xml:space="preserve"> - </w:t>
      </w:r>
      <w:r w:rsidRPr="00140576">
        <w:rPr>
          <w:lang w:val="ru-RU"/>
        </w:rPr>
        <w:t>Удушающая</w:t>
      </w:r>
      <w:r w:rsidRPr="00BD24DE">
        <w:t xml:space="preserve"> </w:t>
      </w:r>
      <w:r w:rsidRPr="00140576">
        <w:rPr>
          <w:lang w:val="ru-RU"/>
        </w:rPr>
        <w:t>хватка</w:t>
      </w:r>
      <w:r w:rsidRPr="00BD24DE">
        <w:t xml:space="preserve"> (Constricting Focus)</w:t>
      </w:r>
    </w:p>
    <w:p w14:paraId="3CA7CB21" w14:textId="1E7EE4D0" w:rsidR="00140576" w:rsidRDefault="00140576" w:rsidP="00140576">
      <w:pPr>
        <w:pStyle w:val="a9"/>
        <w:numPr>
          <w:ilvl w:val="1"/>
          <w:numId w:val="136"/>
        </w:numPr>
        <w:rPr>
          <w:lang w:val="ru-RU"/>
        </w:rPr>
      </w:pPr>
      <w:r>
        <w:rPr>
          <w:lang w:val="ru-RU"/>
        </w:rPr>
        <w:t>Удален бонус к урону</w:t>
      </w:r>
    </w:p>
    <w:p w14:paraId="0CFEC740" w14:textId="3858E25B" w:rsidR="006A0B5C" w:rsidRPr="00C5598C" w:rsidRDefault="00C5598C" w:rsidP="006A0B5C">
      <w:pPr>
        <w:pStyle w:val="31"/>
      </w:pPr>
      <w:proofErr w:type="spellStart"/>
      <w:r w:rsidRPr="00C5598C">
        <w:t>Книга</w:t>
      </w:r>
      <w:proofErr w:type="spellEnd"/>
      <w:r w:rsidRPr="00C5598C">
        <w:t xml:space="preserve"> </w:t>
      </w:r>
      <w:proofErr w:type="spellStart"/>
      <w:r w:rsidRPr="00C5598C">
        <w:t>дисциплины</w:t>
      </w:r>
      <w:proofErr w:type="spellEnd"/>
      <w:r w:rsidR="002A4BDB" w:rsidRPr="002A4BDB">
        <w:t xml:space="preserve"> </w:t>
      </w:r>
      <w:r w:rsidR="002A4BDB">
        <w:rPr>
          <w:lang w:val="ru-RU"/>
        </w:rPr>
        <w:t>Т</w:t>
      </w:r>
      <w:r w:rsidR="002A4BDB" w:rsidRPr="002A4BDB">
        <w:t>1</w:t>
      </w:r>
      <w:r w:rsidRPr="00C5598C">
        <w:t xml:space="preserve"> </w:t>
      </w:r>
      <w:r w:rsidR="006A0B5C" w:rsidRPr="006A0B5C">
        <w:t xml:space="preserve">(Tome of Discipline) </w:t>
      </w:r>
      <w:r w:rsidR="006A0B5C" w:rsidRPr="008844F4">
        <w:t>[</w:t>
      </w:r>
      <w:proofErr w:type="spellStart"/>
      <w:r w:rsidR="006A0B5C" w:rsidRPr="008844F4">
        <w:t>materium</w:t>
      </w:r>
      <w:proofErr w:type="spellEnd"/>
      <w:r w:rsidR="006A0B5C" w:rsidRPr="008844F4">
        <w:t>]</w:t>
      </w:r>
      <w:r w:rsidR="006A0B5C" w:rsidRPr="006A0B5C">
        <w:t xml:space="preserve"> </w:t>
      </w:r>
      <w:r w:rsidR="006A0B5C" w:rsidRPr="00761EDF">
        <w:t>[order]</w:t>
      </w:r>
    </w:p>
    <w:p w14:paraId="2905C4D6" w14:textId="64C6478F" w:rsidR="00C5598C" w:rsidRDefault="00CE3632" w:rsidP="00C5598C">
      <w:pPr>
        <w:pStyle w:val="a9"/>
        <w:numPr>
          <w:ilvl w:val="0"/>
          <w:numId w:val="136"/>
        </w:numPr>
        <w:rPr>
          <w:lang w:val="ru-RU"/>
        </w:rPr>
      </w:pPr>
      <w:r w:rsidRPr="00CE3632">
        <w:rPr>
          <w:lang w:val="ru-RU"/>
        </w:rPr>
        <w:t xml:space="preserve">Чары для воинов - Повышенная концентрация (Focus </w:t>
      </w:r>
      <w:proofErr w:type="spellStart"/>
      <w:r w:rsidRPr="00CE3632">
        <w:rPr>
          <w:lang w:val="ru-RU"/>
        </w:rPr>
        <w:t>Aim</w:t>
      </w:r>
      <w:proofErr w:type="spellEnd"/>
      <w:r w:rsidRPr="00CE3632">
        <w:rPr>
          <w:lang w:val="ru-RU"/>
        </w:rPr>
        <w:t>)</w:t>
      </w:r>
    </w:p>
    <w:p w14:paraId="0D326828" w14:textId="5A6149E4" w:rsidR="00CE3632" w:rsidRDefault="00647EE5" w:rsidP="00CE3632">
      <w:pPr>
        <w:pStyle w:val="a9"/>
        <w:numPr>
          <w:ilvl w:val="1"/>
          <w:numId w:val="136"/>
        </w:numPr>
        <w:rPr>
          <w:lang w:val="ru-RU"/>
        </w:rPr>
      </w:pPr>
      <w:r w:rsidRPr="00647EE5">
        <w:rPr>
          <w:lang w:val="ru-RU"/>
        </w:rPr>
        <w:t xml:space="preserve">Активная способность - Повышенная концентрация (Focus </w:t>
      </w:r>
      <w:proofErr w:type="spellStart"/>
      <w:r w:rsidRPr="00647EE5">
        <w:rPr>
          <w:lang w:val="ru-RU"/>
        </w:rPr>
        <w:t>Aim</w:t>
      </w:r>
      <w:proofErr w:type="spellEnd"/>
      <w:r w:rsidRPr="00647EE5">
        <w:rPr>
          <w:lang w:val="ru-RU"/>
        </w:rPr>
        <w:t>)</w:t>
      </w:r>
    </w:p>
    <w:p w14:paraId="3528C1A8" w14:textId="3F0094DC" w:rsidR="00647EE5" w:rsidRPr="00E302D1" w:rsidRDefault="00647EE5" w:rsidP="00647EE5">
      <w:pPr>
        <w:pStyle w:val="a9"/>
        <w:numPr>
          <w:ilvl w:val="2"/>
          <w:numId w:val="136"/>
        </w:numPr>
        <w:rPr>
          <w:lang w:val="ru-RU"/>
        </w:rPr>
      </w:pPr>
      <w:r>
        <w:rPr>
          <w:lang w:val="ru-RU"/>
        </w:rPr>
        <w:t xml:space="preserve">Увеличена </w:t>
      </w:r>
      <w:r w:rsidRPr="00647EE5">
        <w:rPr>
          <w:lang w:val="ru-RU"/>
        </w:rPr>
        <w:t xml:space="preserve">Перезарядка 2 </w:t>
      </w:r>
      <w:r>
        <w:rPr>
          <w:lang w:val="ru-RU"/>
        </w:rPr>
        <w:t>-</w:t>
      </w:r>
      <w:r>
        <w:t>&gt;</w:t>
      </w:r>
      <w:r w:rsidRPr="00647EE5">
        <w:rPr>
          <w:lang w:val="ru-RU"/>
        </w:rPr>
        <w:t xml:space="preserve"> 4</w:t>
      </w:r>
      <w:r w:rsidR="00E302D1">
        <w:t xml:space="preserve"> </w:t>
      </w:r>
      <w:r w:rsidR="00E302D1" w:rsidRPr="00E302D1">
        <w:t>[turn]</w:t>
      </w:r>
    </w:p>
    <w:p w14:paraId="1992BFBF" w14:textId="166D8E50" w:rsidR="00E302D1" w:rsidRPr="00927F21" w:rsidRDefault="00927F21" w:rsidP="00E302D1">
      <w:pPr>
        <w:pStyle w:val="a9"/>
        <w:numPr>
          <w:ilvl w:val="0"/>
          <w:numId w:val="136"/>
        </w:numPr>
        <w:rPr>
          <w:lang w:val="ru-RU"/>
        </w:rPr>
      </w:pPr>
      <w:r w:rsidRPr="00927F21">
        <w:rPr>
          <w:lang w:val="ru-RU"/>
        </w:rPr>
        <w:t xml:space="preserve">Юнит - Монах </w:t>
      </w:r>
      <w:proofErr w:type="spellStart"/>
      <w:r w:rsidRPr="00927F21">
        <w:rPr>
          <w:lang w:val="ru-RU"/>
        </w:rPr>
        <w:t>Т2</w:t>
      </w:r>
      <w:proofErr w:type="spellEnd"/>
      <w:r w:rsidRPr="00927F21">
        <w:rPr>
          <w:lang w:val="ru-RU"/>
        </w:rPr>
        <w:t xml:space="preserve"> (</w:t>
      </w:r>
      <w:proofErr w:type="spellStart"/>
      <w:r w:rsidRPr="00927F21">
        <w:rPr>
          <w:lang w:val="ru-RU"/>
        </w:rPr>
        <w:t>Monk</w:t>
      </w:r>
      <w:proofErr w:type="spellEnd"/>
      <w:r w:rsidRPr="00927F21">
        <w:rPr>
          <w:lang w:val="ru-RU"/>
        </w:rPr>
        <w:t>)</w:t>
      </w:r>
    </w:p>
    <w:p w14:paraId="10C88321" w14:textId="703A34FA" w:rsidR="00927F21" w:rsidRPr="00927F21" w:rsidRDefault="00927F21" w:rsidP="00927F21">
      <w:pPr>
        <w:pStyle w:val="a9"/>
        <w:numPr>
          <w:ilvl w:val="1"/>
          <w:numId w:val="136"/>
        </w:numPr>
        <w:rPr>
          <w:lang w:val="ru-RU"/>
        </w:rPr>
      </w:pPr>
      <w:r w:rsidRPr="00927F21">
        <w:rPr>
          <w:lang w:val="ru-RU"/>
        </w:rPr>
        <w:lastRenderedPageBreak/>
        <w:t>Активная способность - Медитация (</w:t>
      </w:r>
      <w:proofErr w:type="spellStart"/>
      <w:r w:rsidRPr="00927F21">
        <w:rPr>
          <w:lang w:val="ru-RU"/>
        </w:rPr>
        <w:t>Meditate</w:t>
      </w:r>
      <w:proofErr w:type="spellEnd"/>
      <w:r w:rsidRPr="00927F21">
        <w:rPr>
          <w:lang w:val="ru-RU"/>
        </w:rPr>
        <w:t>)</w:t>
      </w:r>
    </w:p>
    <w:p w14:paraId="5C37E618" w14:textId="3F421EEF" w:rsidR="00927F21" w:rsidRPr="00927F21" w:rsidRDefault="00927F21" w:rsidP="00927F21">
      <w:pPr>
        <w:pStyle w:val="a9"/>
        <w:numPr>
          <w:ilvl w:val="2"/>
          <w:numId w:val="136"/>
        </w:numPr>
        <w:rPr>
          <w:lang w:val="ru-RU"/>
        </w:rPr>
      </w:pPr>
      <w:r>
        <w:rPr>
          <w:lang w:val="ru-RU"/>
        </w:rPr>
        <w:t xml:space="preserve">Теперь </w:t>
      </w:r>
      <w:r w:rsidRPr="00927F21">
        <w:rPr>
          <w:lang w:val="ru-RU"/>
        </w:rPr>
        <w:t>свободное действие</w:t>
      </w:r>
      <w:r>
        <w:rPr>
          <w:lang w:val="ru-RU"/>
        </w:rPr>
        <w:t xml:space="preserve"> (</w:t>
      </w:r>
      <w:r w:rsidRPr="00927F21">
        <w:rPr>
          <w:lang w:val="ru-RU"/>
        </w:rPr>
        <w:t>Free Action</w:t>
      </w:r>
      <w:r>
        <w:rPr>
          <w:lang w:val="ru-RU"/>
        </w:rPr>
        <w:t>)</w:t>
      </w:r>
    </w:p>
    <w:p w14:paraId="11E914E5" w14:textId="6B07C07E" w:rsidR="00927F21" w:rsidRPr="00575F10" w:rsidRDefault="00927F21" w:rsidP="00575F10">
      <w:pPr>
        <w:pStyle w:val="ae"/>
        <w:numPr>
          <w:ilvl w:val="2"/>
          <w:numId w:val="136"/>
        </w:numPr>
        <w:rPr>
          <w:rFonts w:asciiTheme="minorHAnsi" w:hAnsiTheme="minorHAnsi"/>
          <w:lang w:val="ru-RU"/>
        </w:rPr>
      </w:pPr>
      <w:r w:rsidRPr="00575F10">
        <w:rPr>
          <w:lang w:val="ru-RU"/>
        </w:rPr>
        <w:t>Не пере</w:t>
      </w:r>
      <w:r w:rsidR="00E15CC8">
        <w:rPr>
          <w:lang w:val="ru-RU"/>
        </w:rPr>
        <w:t>водит</w:t>
      </w:r>
      <w:r w:rsidRPr="00575F10">
        <w:rPr>
          <w:lang w:val="ru-RU"/>
        </w:rPr>
        <w:t xml:space="preserve"> в </w:t>
      </w:r>
      <w:r w:rsidR="001A7937" w:rsidRPr="00575F10">
        <w:rPr>
          <w:lang w:val="ru-RU"/>
        </w:rPr>
        <w:t>З</w:t>
      </w:r>
      <w:r w:rsidRPr="00575F10">
        <w:rPr>
          <w:lang w:val="ru-RU"/>
        </w:rPr>
        <w:t>ащитн</w:t>
      </w:r>
      <w:r w:rsidR="00575F10">
        <w:rPr>
          <w:lang w:val="ru-RU"/>
        </w:rPr>
        <w:t>ую</w:t>
      </w:r>
      <w:r w:rsidRPr="00575F10">
        <w:rPr>
          <w:lang w:val="ru-RU"/>
        </w:rPr>
        <w:t xml:space="preserve"> позици</w:t>
      </w:r>
      <w:r w:rsidR="00575F10">
        <w:rPr>
          <w:lang w:val="ru-RU"/>
        </w:rPr>
        <w:t>ю</w:t>
      </w:r>
      <w:r w:rsidRPr="00575F10">
        <w:rPr>
          <w:lang w:val="ru-RU"/>
        </w:rPr>
        <w:t xml:space="preserve"> (</w:t>
      </w:r>
      <w:r w:rsidR="00575F10" w:rsidRPr="00575F10">
        <w:rPr>
          <w:rFonts w:asciiTheme="minorHAnsi" w:hAnsiTheme="minorHAnsi"/>
          <w:lang w:val="ru-RU"/>
        </w:rPr>
        <w:t>Defense Mode</w:t>
      </w:r>
      <w:r w:rsidRPr="00575F10">
        <w:rPr>
          <w:lang w:val="ru-RU"/>
        </w:rPr>
        <w:t>)</w:t>
      </w:r>
    </w:p>
    <w:p w14:paraId="265D40CB" w14:textId="136B8501" w:rsidR="00575F10" w:rsidRPr="000A0753" w:rsidRDefault="00820F95" w:rsidP="00575F10">
      <w:pPr>
        <w:pStyle w:val="ae"/>
        <w:numPr>
          <w:ilvl w:val="2"/>
          <w:numId w:val="136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Работает во</w:t>
      </w:r>
      <w:r w:rsidR="00E073AD">
        <w:rPr>
          <w:rFonts w:asciiTheme="minorHAnsi" w:hAnsiTheme="minorHAnsi"/>
          <w:lang w:val="ru-RU"/>
        </w:rPr>
        <w:t xml:space="preserve"> вражеск</w:t>
      </w:r>
      <w:r>
        <w:rPr>
          <w:rFonts w:asciiTheme="minorHAnsi" w:hAnsiTheme="minorHAnsi"/>
          <w:lang w:val="ru-RU"/>
        </w:rPr>
        <w:t>ой</w:t>
      </w:r>
      <w:r w:rsidR="00E073AD" w:rsidRPr="00E073AD">
        <w:rPr>
          <w:rFonts w:asciiTheme="minorHAnsi" w:hAnsiTheme="minorHAnsi"/>
          <w:lang w:val="ru-RU"/>
        </w:rPr>
        <w:t xml:space="preserve"> зон</w:t>
      </w:r>
      <w:r>
        <w:rPr>
          <w:rFonts w:asciiTheme="minorHAnsi" w:hAnsiTheme="minorHAnsi"/>
          <w:lang w:val="ru-RU"/>
        </w:rPr>
        <w:t>е</w:t>
      </w:r>
      <w:r w:rsidR="00E073AD" w:rsidRPr="00E073AD">
        <w:rPr>
          <w:rFonts w:asciiTheme="minorHAnsi" w:hAnsiTheme="minorHAnsi"/>
          <w:lang w:val="ru-RU"/>
        </w:rPr>
        <w:t xml:space="preserve"> контроля</w:t>
      </w:r>
    </w:p>
    <w:p w14:paraId="062F45A7" w14:textId="6191B9DE" w:rsidR="000A0753" w:rsidRPr="005F5C6F" w:rsidRDefault="00C545A4" w:rsidP="00C545A4">
      <w:pPr>
        <w:pStyle w:val="ae"/>
        <w:numPr>
          <w:ilvl w:val="0"/>
          <w:numId w:val="136"/>
        </w:numPr>
        <w:rPr>
          <w:rFonts w:asciiTheme="minorHAnsi" w:hAnsiTheme="minorHAnsi"/>
          <w:lang w:val="ru-RU"/>
        </w:rPr>
      </w:pPr>
      <w:r w:rsidRPr="00C545A4">
        <w:rPr>
          <w:rFonts w:asciiTheme="minorHAnsi" w:hAnsiTheme="minorHAnsi"/>
          <w:lang w:val="ru-RU"/>
        </w:rPr>
        <w:t xml:space="preserve">Особое улучшение провинции - </w:t>
      </w:r>
      <w:r w:rsidR="008C10D5" w:rsidRPr="008C10D5">
        <w:rPr>
          <w:rFonts w:asciiTheme="minorHAnsi" w:hAnsiTheme="minorHAnsi"/>
          <w:lang w:val="ru-RU"/>
        </w:rPr>
        <w:t>Монастырь</w:t>
      </w:r>
      <w:r w:rsidR="008C10D5" w:rsidRPr="008C10D5">
        <w:rPr>
          <w:rFonts w:asciiTheme="minorHAnsi" w:hAnsiTheme="minorHAnsi"/>
          <w:lang w:val="ru-RU"/>
        </w:rPr>
        <w:t xml:space="preserve"> </w:t>
      </w:r>
      <w:r w:rsidRPr="00C545A4">
        <w:rPr>
          <w:rFonts w:asciiTheme="minorHAnsi" w:hAnsiTheme="minorHAnsi"/>
          <w:lang w:val="ru-RU"/>
        </w:rPr>
        <w:t>(</w:t>
      </w:r>
      <w:proofErr w:type="spellStart"/>
      <w:r w:rsidR="005F5C6F" w:rsidRPr="005F5C6F">
        <w:rPr>
          <w:rFonts w:asciiTheme="minorHAnsi" w:hAnsiTheme="minorHAnsi"/>
          <w:lang w:val="ru-RU"/>
        </w:rPr>
        <w:t>Monastery</w:t>
      </w:r>
      <w:proofErr w:type="spellEnd"/>
      <w:r w:rsidRPr="00C545A4">
        <w:rPr>
          <w:rFonts w:asciiTheme="minorHAnsi" w:hAnsiTheme="minorHAnsi"/>
          <w:lang w:val="ru-RU"/>
        </w:rPr>
        <w:t>)</w:t>
      </w:r>
    </w:p>
    <w:p w14:paraId="0F2AC7DB" w14:textId="305EB9D2" w:rsidR="005F5C6F" w:rsidRDefault="009B2846" w:rsidP="005F5C6F">
      <w:pPr>
        <w:pStyle w:val="ae"/>
        <w:numPr>
          <w:ilvl w:val="1"/>
          <w:numId w:val="136"/>
        </w:numPr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Изменен тип</w:t>
      </w:r>
    </w:p>
    <w:p w14:paraId="7CD33F99" w14:textId="33465D5D" w:rsidR="009B2846" w:rsidRPr="00C545A4" w:rsidRDefault="00D85DFA" w:rsidP="009B2846">
      <w:pPr>
        <w:pStyle w:val="ae"/>
        <w:numPr>
          <w:ilvl w:val="2"/>
          <w:numId w:val="136"/>
        </w:numPr>
        <w:rPr>
          <w:rFonts w:asciiTheme="minorHAnsi" w:hAnsiTheme="minorHAnsi"/>
          <w:lang w:val="ru-RU"/>
        </w:rPr>
      </w:pPr>
      <w:r w:rsidRPr="00D85DFA">
        <w:rPr>
          <w:rFonts w:asciiTheme="minorHAnsi" w:hAnsiTheme="minorHAnsi"/>
          <w:lang w:val="ru-RU"/>
        </w:rPr>
        <w:t>[</w:t>
      </w:r>
      <w:proofErr w:type="spellStart"/>
      <w:r w:rsidRPr="00D85DFA">
        <w:rPr>
          <w:rFonts w:asciiTheme="minorHAnsi" w:hAnsiTheme="minorHAnsi"/>
          <w:lang w:val="ru-RU"/>
        </w:rPr>
        <w:t>portal</w:t>
      </w:r>
      <w:proofErr w:type="spellEnd"/>
      <w:r w:rsidRPr="00D85DFA">
        <w:rPr>
          <w:rFonts w:asciiTheme="minorHAnsi" w:hAnsiTheme="minorHAnsi"/>
          <w:lang w:val="ru-RU"/>
        </w:rPr>
        <w:t>]</w:t>
      </w:r>
      <w:r>
        <w:rPr>
          <w:rFonts w:asciiTheme="minorHAnsi" w:hAnsiTheme="minorHAnsi"/>
          <w:lang w:val="ru-RU"/>
        </w:rPr>
        <w:t xml:space="preserve"> -</w:t>
      </w:r>
      <w:r>
        <w:rPr>
          <w:rFonts w:asciiTheme="minorHAnsi" w:hAnsiTheme="minorHAnsi"/>
        </w:rPr>
        <w:t xml:space="preserve">&gt; </w:t>
      </w:r>
      <w:r w:rsidR="00FF79EE" w:rsidRPr="00FF79EE">
        <w:rPr>
          <w:rFonts w:asciiTheme="minorHAnsi" w:hAnsiTheme="minorHAnsi"/>
        </w:rPr>
        <w:t>[farm]</w:t>
      </w:r>
    </w:p>
    <w:p w14:paraId="1372550B" w14:textId="248ACA30" w:rsidR="00E1746B" w:rsidRPr="00BD24DE" w:rsidRDefault="00E1746B" w:rsidP="00234583">
      <w:pPr>
        <w:pStyle w:val="31"/>
      </w:pPr>
      <w:r w:rsidRPr="00E1746B">
        <w:rPr>
          <w:lang w:val="ru-RU"/>
        </w:rPr>
        <w:t>Книга</w:t>
      </w:r>
      <w:r w:rsidRPr="00234583">
        <w:t xml:space="preserve"> </w:t>
      </w:r>
      <w:r w:rsidRPr="00E1746B">
        <w:rPr>
          <w:lang w:val="ru-RU"/>
        </w:rPr>
        <w:t>эволюции</w:t>
      </w:r>
      <w:r w:rsidRPr="00234583">
        <w:t xml:space="preserve"> </w:t>
      </w:r>
      <w:r>
        <w:rPr>
          <w:lang w:val="ru-RU"/>
        </w:rPr>
        <w:t>Т</w:t>
      </w:r>
      <w:r w:rsidRPr="00234583">
        <w:t>1 (</w:t>
      </w:r>
      <w:r w:rsidR="00234583" w:rsidRPr="00234583">
        <w:t>Tome of Evolution</w:t>
      </w:r>
      <w:r w:rsidRPr="00234583">
        <w:t>)</w:t>
      </w:r>
      <w:r w:rsidR="000D3053" w:rsidRPr="000D3053">
        <w:t xml:space="preserve"> [nature] </w:t>
      </w:r>
      <w:r w:rsidR="00934574" w:rsidRPr="00934574">
        <w:t>[chaos]</w:t>
      </w:r>
    </w:p>
    <w:p w14:paraId="677FEE30" w14:textId="77777777" w:rsidR="00245F3F" w:rsidRDefault="00245F3F" w:rsidP="00245F3F">
      <w:pPr>
        <w:pStyle w:val="a9"/>
        <w:numPr>
          <w:ilvl w:val="0"/>
          <w:numId w:val="137"/>
        </w:numPr>
        <w:rPr>
          <w:lang w:val="ru-RU"/>
        </w:rPr>
      </w:pPr>
      <w:r>
        <w:rPr>
          <w:lang w:val="ru-RU"/>
        </w:rPr>
        <w:t>Заменен стартовый навык</w:t>
      </w:r>
    </w:p>
    <w:p w14:paraId="4561B967" w14:textId="6BBCBF94" w:rsidR="00934574" w:rsidRDefault="00956FD3" w:rsidP="00245F3F">
      <w:pPr>
        <w:pStyle w:val="a9"/>
        <w:numPr>
          <w:ilvl w:val="1"/>
          <w:numId w:val="137"/>
        </w:numPr>
        <w:rPr>
          <w:lang w:val="ru-RU"/>
        </w:rPr>
      </w:pPr>
      <w:r w:rsidRPr="00956FD3">
        <w:rPr>
          <w:lang w:val="ru-RU"/>
        </w:rPr>
        <w:t>Молодой</w:t>
      </w:r>
      <w:r w:rsidRPr="00644C87">
        <w:rPr>
          <w:lang w:val="ru-RU"/>
        </w:rPr>
        <w:t xml:space="preserve"> </w:t>
      </w:r>
      <w:r w:rsidRPr="00956FD3">
        <w:rPr>
          <w:lang w:val="ru-RU"/>
        </w:rPr>
        <w:t>ползун</w:t>
      </w:r>
      <w:r w:rsidRPr="00644C87">
        <w:rPr>
          <w:lang w:val="ru-RU"/>
        </w:rPr>
        <w:t xml:space="preserve"> </w:t>
      </w:r>
      <w:r w:rsidR="00245F3F" w:rsidRPr="00644C87">
        <w:rPr>
          <w:lang w:val="ru-RU"/>
        </w:rPr>
        <w:t>(</w:t>
      </w:r>
      <w:r w:rsidR="00644C87" w:rsidRPr="00644C87">
        <w:t>Slither</w:t>
      </w:r>
      <w:r w:rsidR="00644C87" w:rsidRPr="00644C87">
        <w:rPr>
          <w:lang w:val="ru-RU"/>
        </w:rPr>
        <w:t xml:space="preserve"> </w:t>
      </w:r>
      <w:r w:rsidR="00644C87" w:rsidRPr="00644C87">
        <w:t>Hatchling</w:t>
      </w:r>
      <w:r w:rsidR="00245F3F" w:rsidRPr="00644C87">
        <w:rPr>
          <w:lang w:val="ru-RU"/>
        </w:rPr>
        <w:t xml:space="preserve">) -&gt; </w:t>
      </w:r>
      <w:r w:rsidR="00644C87" w:rsidRPr="00644C87">
        <w:rPr>
          <w:lang w:val="ru-RU"/>
        </w:rPr>
        <w:t xml:space="preserve">Призыв юной виверны </w:t>
      </w:r>
      <w:r w:rsidR="00245F3F" w:rsidRPr="00644C87">
        <w:rPr>
          <w:lang w:val="ru-RU"/>
        </w:rPr>
        <w:t>(</w:t>
      </w:r>
      <w:r w:rsidR="00644C87" w:rsidRPr="00644C87">
        <w:t>Summon</w:t>
      </w:r>
      <w:r w:rsidR="00644C87" w:rsidRPr="00636EE2">
        <w:rPr>
          <w:lang w:val="ru-RU"/>
        </w:rPr>
        <w:t xml:space="preserve"> </w:t>
      </w:r>
      <w:r w:rsidR="00644C87" w:rsidRPr="00644C87">
        <w:t>Wyvern</w:t>
      </w:r>
      <w:r w:rsidR="00644C87" w:rsidRPr="00636EE2">
        <w:rPr>
          <w:lang w:val="ru-RU"/>
        </w:rPr>
        <w:t xml:space="preserve"> </w:t>
      </w:r>
      <w:r w:rsidR="00644C87" w:rsidRPr="00644C87">
        <w:t>Fledgling</w:t>
      </w:r>
      <w:r w:rsidR="00245F3F" w:rsidRPr="00644C87">
        <w:rPr>
          <w:lang w:val="ru-RU"/>
        </w:rPr>
        <w:t>)</w:t>
      </w:r>
    </w:p>
    <w:p w14:paraId="6981F29F" w14:textId="0182E002" w:rsidR="00ED7341" w:rsidRDefault="00ED7341" w:rsidP="00ED7341">
      <w:pPr>
        <w:pStyle w:val="a9"/>
        <w:numPr>
          <w:ilvl w:val="0"/>
          <w:numId w:val="137"/>
        </w:numPr>
        <w:rPr>
          <w:lang w:val="ru-RU"/>
        </w:rPr>
      </w:pPr>
      <w:r>
        <w:rPr>
          <w:lang w:val="ru-RU"/>
        </w:rPr>
        <w:t xml:space="preserve">Юнит - </w:t>
      </w:r>
      <w:r w:rsidR="00E61A9B" w:rsidRPr="00E61A9B">
        <w:rPr>
          <w:lang w:val="ru-RU"/>
        </w:rPr>
        <w:t>Юная виверна</w:t>
      </w:r>
      <w:r w:rsidR="00E61A9B">
        <w:rPr>
          <w:lang w:val="ru-RU"/>
        </w:rPr>
        <w:t xml:space="preserve"> </w:t>
      </w:r>
      <w:proofErr w:type="spellStart"/>
      <w:r w:rsidR="00E61A9B">
        <w:rPr>
          <w:lang w:val="ru-RU"/>
        </w:rPr>
        <w:t>Т1</w:t>
      </w:r>
      <w:proofErr w:type="spellEnd"/>
      <w:r w:rsidR="00E61A9B">
        <w:rPr>
          <w:lang w:val="ru-RU"/>
        </w:rPr>
        <w:t xml:space="preserve"> (</w:t>
      </w:r>
      <w:proofErr w:type="spellStart"/>
      <w:r w:rsidR="00DA6336" w:rsidRPr="00DA6336">
        <w:rPr>
          <w:lang w:val="ru-RU"/>
        </w:rPr>
        <w:t>Wyvern</w:t>
      </w:r>
      <w:proofErr w:type="spellEnd"/>
      <w:r w:rsidR="00DA6336" w:rsidRPr="00DA6336">
        <w:rPr>
          <w:lang w:val="ru-RU"/>
        </w:rPr>
        <w:t xml:space="preserve"> </w:t>
      </w:r>
      <w:proofErr w:type="spellStart"/>
      <w:r w:rsidR="00DA6336" w:rsidRPr="00DA6336">
        <w:rPr>
          <w:lang w:val="ru-RU"/>
        </w:rPr>
        <w:t>Fledgling</w:t>
      </w:r>
      <w:proofErr w:type="spellEnd"/>
      <w:r w:rsidR="00E61A9B">
        <w:rPr>
          <w:lang w:val="ru-RU"/>
        </w:rPr>
        <w:t>)</w:t>
      </w:r>
    </w:p>
    <w:p w14:paraId="4920DCE5" w14:textId="4C0B5AFC" w:rsidR="00DA6336" w:rsidRPr="00C53FBC" w:rsidRDefault="00730CA6" w:rsidP="00DA6336">
      <w:pPr>
        <w:pStyle w:val="a9"/>
        <w:numPr>
          <w:ilvl w:val="1"/>
          <w:numId w:val="137"/>
        </w:numPr>
        <w:rPr>
          <w:lang w:val="ru-RU"/>
        </w:rPr>
      </w:pPr>
      <w:r>
        <w:rPr>
          <w:lang w:val="ru-RU"/>
        </w:rPr>
        <w:t xml:space="preserve">Удалена активная способность - </w:t>
      </w:r>
      <w:r w:rsidR="009133E6" w:rsidRPr="009133E6">
        <w:rPr>
          <w:lang w:val="ru-RU"/>
        </w:rPr>
        <w:t>Малый взрыв (</w:t>
      </w:r>
      <w:proofErr w:type="spellStart"/>
      <w:r w:rsidR="00C53FBC" w:rsidRPr="00C53FBC">
        <w:rPr>
          <w:lang w:val="ru-RU"/>
        </w:rPr>
        <w:t>Lesser</w:t>
      </w:r>
      <w:proofErr w:type="spellEnd"/>
      <w:r w:rsidR="00C53FBC" w:rsidRPr="00C53FBC">
        <w:rPr>
          <w:lang w:val="ru-RU"/>
        </w:rPr>
        <w:t xml:space="preserve"> </w:t>
      </w:r>
      <w:proofErr w:type="spellStart"/>
      <w:r w:rsidR="00C53FBC" w:rsidRPr="00C53FBC">
        <w:rPr>
          <w:lang w:val="ru-RU"/>
        </w:rPr>
        <w:t>Burst</w:t>
      </w:r>
      <w:proofErr w:type="spellEnd"/>
      <w:r w:rsidR="009133E6" w:rsidRPr="009133E6">
        <w:rPr>
          <w:lang w:val="ru-RU"/>
        </w:rPr>
        <w:t>)</w:t>
      </w:r>
    </w:p>
    <w:p w14:paraId="3BF49CF7" w14:textId="05F8B962" w:rsidR="00C53FBC" w:rsidRPr="00026347" w:rsidRDefault="003E0124" w:rsidP="003E0124">
      <w:pPr>
        <w:pStyle w:val="31"/>
      </w:pPr>
      <w:r w:rsidRPr="003E0124">
        <w:rPr>
          <w:lang w:val="ru-RU"/>
        </w:rPr>
        <w:t>Книга</w:t>
      </w:r>
      <w:r w:rsidRPr="00026347">
        <w:t xml:space="preserve"> </w:t>
      </w:r>
      <w:r w:rsidRPr="003E0124">
        <w:rPr>
          <w:lang w:val="ru-RU"/>
        </w:rPr>
        <w:t>бродяг</w:t>
      </w:r>
      <w:r w:rsidRPr="00026347">
        <w:t xml:space="preserve"> </w:t>
      </w:r>
      <w:r w:rsidRPr="003E0124">
        <w:rPr>
          <w:lang w:val="ru-RU"/>
        </w:rPr>
        <w:t>пустыни</w:t>
      </w:r>
      <w:r w:rsidRPr="00026347">
        <w:t xml:space="preserve"> </w:t>
      </w:r>
      <w:r>
        <w:rPr>
          <w:lang w:val="ru-RU"/>
        </w:rPr>
        <w:t>Т</w:t>
      </w:r>
      <w:r w:rsidRPr="00026347">
        <w:t>2 (</w:t>
      </w:r>
      <w:r w:rsidR="00026347" w:rsidRPr="00026347">
        <w:t>Tome of the Sand Stalkers</w:t>
      </w:r>
      <w:r w:rsidRPr="00026347">
        <w:t>)</w:t>
      </w:r>
      <w:r w:rsidR="004778E7" w:rsidRPr="004778E7">
        <w:t xml:space="preserve"> </w:t>
      </w:r>
      <w:r w:rsidR="004778E7" w:rsidRPr="008844F4">
        <w:t>[</w:t>
      </w:r>
      <w:proofErr w:type="spellStart"/>
      <w:r w:rsidR="004778E7" w:rsidRPr="008844F4">
        <w:t>materium</w:t>
      </w:r>
      <w:proofErr w:type="spellEnd"/>
      <w:r w:rsidR="004778E7" w:rsidRPr="008844F4">
        <w:t>]</w:t>
      </w:r>
      <w:r w:rsidR="004778E7" w:rsidRPr="006A0B5C">
        <w:t xml:space="preserve"> </w:t>
      </w:r>
      <w:r w:rsidR="004778E7" w:rsidRPr="00761EDF">
        <w:t>[</w:t>
      </w:r>
      <w:r w:rsidR="004778E7" w:rsidRPr="000D3053">
        <w:t>nature</w:t>
      </w:r>
      <w:r w:rsidR="004778E7" w:rsidRPr="00761EDF">
        <w:t>]</w:t>
      </w:r>
    </w:p>
    <w:p w14:paraId="15351AED" w14:textId="77777777" w:rsidR="008B7642" w:rsidRDefault="004778E7" w:rsidP="008B7642">
      <w:pPr>
        <w:pStyle w:val="a9"/>
        <w:numPr>
          <w:ilvl w:val="0"/>
          <w:numId w:val="138"/>
        </w:numPr>
        <w:rPr>
          <w:lang w:val="ru-RU"/>
        </w:rPr>
      </w:pPr>
      <w:r w:rsidRPr="000B77FF">
        <w:rPr>
          <w:lang w:val="ru-RU"/>
        </w:rPr>
        <w:t>Заклинание в бою -</w:t>
      </w:r>
      <w:r>
        <w:rPr>
          <w:lang w:val="ru-RU"/>
        </w:rPr>
        <w:t xml:space="preserve"> </w:t>
      </w:r>
      <w:r w:rsidR="00383AD9" w:rsidRPr="00383AD9">
        <w:rPr>
          <w:lang w:val="ru-RU"/>
        </w:rPr>
        <w:t>Песчаная буря</w:t>
      </w:r>
      <w:r w:rsidR="00383AD9">
        <w:rPr>
          <w:lang w:val="ru-RU"/>
        </w:rPr>
        <w:t xml:space="preserve"> (</w:t>
      </w:r>
      <w:proofErr w:type="spellStart"/>
      <w:r w:rsidR="00383AD9" w:rsidRPr="00383AD9">
        <w:rPr>
          <w:lang w:val="ru-RU"/>
        </w:rPr>
        <w:t>Sandstorm</w:t>
      </w:r>
      <w:proofErr w:type="spellEnd"/>
      <w:r w:rsidR="00383AD9">
        <w:rPr>
          <w:lang w:val="ru-RU"/>
        </w:rPr>
        <w:t>)</w:t>
      </w:r>
    </w:p>
    <w:p w14:paraId="1633A79F" w14:textId="6E9996A5" w:rsidR="00547C26" w:rsidRPr="00127F29" w:rsidRDefault="00B3598E" w:rsidP="008B7642">
      <w:pPr>
        <w:pStyle w:val="a9"/>
        <w:numPr>
          <w:ilvl w:val="1"/>
          <w:numId w:val="138"/>
        </w:numPr>
        <w:rPr>
          <w:lang w:val="ru-RU"/>
        </w:rPr>
      </w:pPr>
      <w:r w:rsidRPr="008B7642">
        <w:rPr>
          <w:lang w:val="ru-RU"/>
        </w:rPr>
        <w:t xml:space="preserve">Теперь </w:t>
      </w:r>
      <w:r w:rsidR="008B7642" w:rsidRPr="008B7642">
        <w:rPr>
          <w:lang w:val="ru-RU"/>
        </w:rPr>
        <w:t>эффект</w:t>
      </w:r>
      <w:r w:rsidR="00547C26" w:rsidRPr="008B7642">
        <w:rPr>
          <w:lang w:val="ru-RU"/>
        </w:rPr>
        <w:t xml:space="preserve"> </w:t>
      </w:r>
      <w:r w:rsidR="00547C26" w:rsidRPr="008B7642">
        <w:rPr>
          <w:bCs/>
          <w:lang w:val="ru-RU"/>
        </w:rPr>
        <w:t>Скорость снижена (</w:t>
      </w:r>
      <w:proofErr w:type="spellStart"/>
      <w:r w:rsidR="00547C26" w:rsidRPr="008B7642">
        <w:rPr>
          <w:bCs/>
          <w:lang w:val="ru-RU"/>
        </w:rPr>
        <w:t>Slowed</w:t>
      </w:r>
      <w:proofErr w:type="spellEnd"/>
      <w:r w:rsidR="00547C26" w:rsidRPr="008B7642">
        <w:rPr>
          <w:bCs/>
          <w:lang w:val="ru-RU"/>
        </w:rPr>
        <w:t>)</w:t>
      </w:r>
      <w:r w:rsidR="008B7642" w:rsidRPr="008B7642">
        <w:rPr>
          <w:bCs/>
          <w:lang w:val="ru-RU"/>
        </w:rPr>
        <w:t xml:space="preserve"> накладывается с вероятностью </w:t>
      </w:r>
      <w:r w:rsidR="00547C26" w:rsidRPr="008B7642">
        <w:rPr>
          <w:bCs/>
        </w:rPr>
        <w:t>60%</w:t>
      </w:r>
    </w:p>
    <w:p w14:paraId="78B3F6F9" w14:textId="579698EC" w:rsidR="00127F29" w:rsidRPr="002F79E3" w:rsidRDefault="00127F29" w:rsidP="00127F29">
      <w:pPr>
        <w:pStyle w:val="31"/>
      </w:pPr>
      <w:r w:rsidRPr="00127F29">
        <w:rPr>
          <w:lang w:val="ru-RU"/>
        </w:rPr>
        <w:t>Книга</w:t>
      </w:r>
      <w:r w:rsidRPr="002F79E3">
        <w:t xml:space="preserve"> </w:t>
      </w:r>
      <w:r w:rsidRPr="00127F29">
        <w:rPr>
          <w:lang w:val="ru-RU"/>
        </w:rPr>
        <w:t>волшебных</w:t>
      </w:r>
      <w:r w:rsidRPr="002F79E3">
        <w:t xml:space="preserve"> </w:t>
      </w:r>
      <w:r w:rsidRPr="00127F29">
        <w:rPr>
          <w:lang w:val="ru-RU"/>
        </w:rPr>
        <w:t>туманов</w:t>
      </w:r>
      <w:r w:rsidRPr="002F79E3">
        <w:t xml:space="preserve"> </w:t>
      </w:r>
      <w:r w:rsidR="004E6E8D">
        <w:rPr>
          <w:lang w:val="ru-RU"/>
        </w:rPr>
        <w:t>Т</w:t>
      </w:r>
      <w:r w:rsidRPr="002F79E3">
        <w:t>2 (Tome of Fey Mists)</w:t>
      </w:r>
      <w:r w:rsidR="002F79E3" w:rsidRPr="002F79E3">
        <w:t xml:space="preserve"> </w:t>
      </w:r>
      <w:r w:rsidR="002F79E3" w:rsidRPr="00761EDF">
        <w:t>[</w:t>
      </w:r>
      <w:r w:rsidR="002F79E3" w:rsidRPr="000D3053">
        <w:t>nature</w:t>
      </w:r>
      <w:r w:rsidR="002F79E3" w:rsidRPr="00761EDF">
        <w:t>]</w:t>
      </w:r>
      <w:r w:rsidR="002F79E3" w:rsidRPr="002F79E3">
        <w:t xml:space="preserve"> </w:t>
      </w:r>
      <w:r w:rsidR="002F79E3" w:rsidRPr="002A701D">
        <w:t>[astral]</w:t>
      </w:r>
    </w:p>
    <w:p w14:paraId="57173B86" w14:textId="315360BE" w:rsidR="009E3B67" w:rsidRDefault="009E3B67" w:rsidP="009E3B67">
      <w:pPr>
        <w:pStyle w:val="a9"/>
        <w:numPr>
          <w:ilvl w:val="0"/>
          <w:numId w:val="138"/>
        </w:numPr>
        <w:rPr>
          <w:lang w:val="ru-RU"/>
        </w:rPr>
      </w:pPr>
      <w:r w:rsidRPr="009E3B67">
        <w:rPr>
          <w:lang w:val="ru-RU"/>
        </w:rPr>
        <w:t>Особое улучшение провинции - Пруд фей (</w:t>
      </w:r>
      <w:proofErr w:type="spellStart"/>
      <w:r w:rsidRPr="009E3B67">
        <w:rPr>
          <w:lang w:val="ru-RU"/>
        </w:rPr>
        <w:t>Feywater</w:t>
      </w:r>
      <w:proofErr w:type="spellEnd"/>
      <w:r w:rsidRPr="009E3B67">
        <w:rPr>
          <w:lang w:val="ru-RU"/>
        </w:rPr>
        <w:t xml:space="preserve"> </w:t>
      </w:r>
      <w:proofErr w:type="spellStart"/>
      <w:r w:rsidRPr="009E3B67">
        <w:rPr>
          <w:lang w:val="ru-RU"/>
        </w:rPr>
        <w:t>Pond</w:t>
      </w:r>
      <w:proofErr w:type="spellEnd"/>
      <w:r w:rsidRPr="009E3B67">
        <w:rPr>
          <w:lang w:val="ru-RU"/>
        </w:rPr>
        <w:t>)</w:t>
      </w:r>
    </w:p>
    <w:p w14:paraId="05ED21FF" w14:textId="77777777" w:rsidR="001A7473" w:rsidRDefault="009E3B67" w:rsidP="009E3B67">
      <w:pPr>
        <w:pStyle w:val="a9"/>
        <w:numPr>
          <w:ilvl w:val="1"/>
          <w:numId w:val="138"/>
        </w:numPr>
        <w:rPr>
          <w:lang w:val="ru-RU"/>
        </w:rPr>
      </w:pPr>
      <w:r w:rsidRPr="009E3B67">
        <w:rPr>
          <w:lang w:val="ru-RU"/>
        </w:rPr>
        <w:t>Бонус от соседних провинций</w:t>
      </w:r>
    </w:p>
    <w:p w14:paraId="056395E5" w14:textId="2ED25774" w:rsidR="00127F29" w:rsidRDefault="001A7473" w:rsidP="001A7473">
      <w:pPr>
        <w:pStyle w:val="a9"/>
        <w:numPr>
          <w:ilvl w:val="2"/>
          <w:numId w:val="138"/>
        </w:numPr>
        <w:rPr>
          <w:lang w:val="ru-RU"/>
        </w:rPr>
      </w:pPr>
      <w:r>
        <w:rPr>
          <w:lang w:val="ru-RU"/>
        </w:rPr>
        <w:t>Добавлены</w:t>
      </w:r>
      <w:r w:rsidR="007A6111">
        <w:rPr>
          <w:lang w:val="ru-RU"/>
        </w:rPr>
        <w:t xml:space="preserve"> </w:t>
      </w:r>
      <w:r w:rsidR="00BE6DA3" w:rsidRPr="00BE6DA3">
        <w:rPr>
          <w:lang w:val="ru-RU"/>
        </w:rPr>
        <w:t>[</w:t>
      </w:r>
      <w:proofErr w:type="spellStart"/>
      <w:r w:rsidR="00BE6DA3" w:rsidRPr="00BE6DA3">
        <w:rPr>
          <w:lang w:val="ru-RU"/>
        </w:rPr>
        <w:t>farm</w:t>
      </w:r>
      <w:proofErr w:type="spellEnd"/>
      <w:r w:rsidR="00BE6DA3" w:rsidRPr="00BE6DA3">
        <w:rPr>
          <w:lang w:val="ru-RU"/>
        </w:rPr>
        <w:t>]</w:t>
      </w:r>
    </w:p>
    <w:p w14:paraId="61766D06" w14:textId="469B7CA5" w:rsidR="004E6E8D" w:rsidRPr="00BD24DE" w:rsidRDefault="000C253F" w:rsidP="000E58EF">
      <w:pPr>
        <w:pStyle w:val="31"/>
      </w:pPr>
      <w:r w:rsidRPr="000C253F">
        <w:rPr>
          <w:lang w:val="ru-RU"/>
        </w:rPr>
        <w:t>Книга</w:t>
      </w:r>
      <w:r w:rsidRPr="000E58EF">
        <w:t xml:space="preserve"> </w:t>
      </w:r>
      <w:r w:rsidRPr="000C253F">
        <w:rPr>
          <w:lang w:val="ru-RU"/>
        </w:rPr>
        <w:t>конструкций</w:t>
      </w:r>
      <w:r w:rsidRPr="000E58EF">
        <w:t xml:space="preserve"> </w:t>
      </w:r>
      <w:r w:rsidR="004E6E8D">
        <w:rPr>
          <w:lang w:val="ru-RU"/>
        </w:rPr>
        <w:t>Т</w:t>
      </w:r>
      <w:r w:rsidR="004E6E8D" w:rsidRPr="000E58EF">
        <w:t>2</w:t>
      </w:r>
      <w:r w:rsidRPr="000E58EF">
        <w:t xml:space="preserve"> (</w:t>
      </w:r>
      <w:r w:rsidR="000E58EF" w:rsidRPr="000E58EF">
        <w:t>Tome of the Construct</w:t>
      </w:r>
      <w:r w:rsidRPr="000E58EF">
        <w:t>)</w:t>
      </w:r>
      <w:r w:rsidR="000E58EF" w:rsidRPr="000E58EF">
        <w:t xml:space="preserve"> </w:t>
      </w:r>
      <w:r w:rsidR="000E58EF" w:rsidRPr="008844F4">
        <w:t>[</w:t>
      </w:r>
      <w:proofErr w:type="spellStart"/>
      <w:r w:rsidR="000E58EF" w:rsidRPr="008844F4">
        <w:t>materium</w:t>
      </w:r>
      <w:proofErr w:type="spellEnd"/>
      <w:r w:rsidR="000E58EF" w:rsidRPr="008844F4">
        <w:t>]</w:t>
      </w:r>
      <w:r w:rsidR="000E58EF" w:rsidRPr="006A0B5C">
        <w:t xml:space="preserve"> </w:t>
      </w:r>
      <w:r w:rsidR="000E58EF" w:rsidRPr="00761EDF">
        <w:t>[order]</w:t>
      </w:r>
    </w:p>
    <w:p w14:paraId="780C025B" w14:textId="3ABA5FAF" w:rsidR="000E58EF" w:rsidRDefault="00BF5D5B" w:rsidP="000E58EF">
      <w:pPr>
        <w:pStyle w:val="a9"/>
        <w:numPr>
          <w:ilvl w:val="0"/>
          <w:numId w:val="138"/>
        </w:numPr>
        <w:rPr>
          <w:lang w:val="ru-RU"/>
        </w:rPr>
      </w:pPr>
      <w:r w:rsidRPr="00BF5D5B">
        <w:rPr>
          <w:lang w:val="ru-RU"/>
        </w:rPr>
        <w:t>Заклинание в бою - Каскадная команда: Перемещение</w:t>
      </w:r>
      <w:r>
        <w:rPr>
          <w:lang w:val="ru-RU"/>
        </w:rPr>
        <w:t xml:space="preserve"> (</w:t>
      </w:r>
      <w:proofErr w:type="spellStart"/>
      <w:r w:rsidR="00527434" w:rsidRPr="00527434">
        <w:rPr>
          <w:lang w:val="ru-RU"/>
        </w:rPr>
        <w:t>Cascading</w:t>
      </w:r>
      <w:proofErr w:type="spellEnd"/>
      <w:r w:rsidR="00527434" w:rsidRPr="00527434">
        <w:rPr>
          <w:lang w:val="ru-RU"/>
        </w:rPr>
        <w:t xml:space="preserve"> Command: </w:t>
      </w:r>
      <w:proofErr w:type="spellStart"/>
      <w:r w:rsidR="00527434" w:rsidRPr="00527434">
        <w:rPr>
          <w:lang w:val="ru-RU"/>
        </w:rPr>
        <w:t>Reposition</w:t>
      </w:r>
      <w:proofErr w:type="spellEnd"/>
      <w:r>
        <w:rPr>
          <w:lang w:val="ru-RU"/>
        </w:rPr>
        <w:t>)</w:t>
      </w:r>
    </w:p>
    <w:p w14:paraId="57B85349" w14:textId="24903769" w:rsidR="00527434" w:rsidRDefault="00527434" w:rsidP="00527434">
      <w:pPr>
        <w:pStyle w:val="a9"/>
        <w:numPr>
          <w:ilvl w:val="1"/>
          <w:numId w:val="138"/>
        </w:numPr>
        <w:rPr>
          <w:lang w:val="ru-RU"/>
        </w:rPr>
      </w:pPr>
      <w:r>
        <w:rPr>
          <w:lang w:val="ru-RU"/>
        </w:rPr>
        <w:t>Уменьшен</w:t>
      </w:r>
      <w:r w:rsidR="00430506">
        <w:rPr>
          <w:lang w:val="ru-RU"/>
        </w:rPr>
        <w:t xml:space="preserve">а длительность эффекта </w:t>
      </w:r>
      <w:r w:rsidR="00430506" w:rsidRPr="00430506">
        <w:rPr>
          <w:lang w:val="ru-RU"/>
        </w:rPr>
        <w:t>Ускорение (</w:t>
      </w:r>
      <w:proofErr w:type="spellStart"/>
      <w:r w:rsidR="00430506" w:rsidRPr="00430506">
        <w:rPr>
          <w:lang w:val="ru-RU"/>
        </w:rPr>
        <w:t>Hastened</w:t>
      </w:r>
      <w:proofErr w:type="spellEnd"/>
      <w:r w:rsidR="00430506" w:rsidRPr="00430506">
        <w:rPr>
          <w:lang w:val="ru-RU"/>
        </w:rPr>
        <w:t>)</w:t>
      </w:r>
    </w:p>
    <w:p w14:paraId="68A2EF90" w14:textId="274E2934" w:rsidR="00430506" w:rsidRPr="00455ED2" w:rsidRDefault="00430506" w:rsidP="00430506">
      <w:pPr>
        <w:pStyle w:val="a9"/>
        <w:numPr>
          <w:ilvl w:val="2"/>
          <w:numId w:val="138"/>
        </w:numPr>
        <w:rPr>
          <w:lang w:val="ru-RU"/>
        </w:rPr>
      </w:pPr>
      <w:r>
        <w:rPr>
          <w:lang w:val="ru-RU"/>
        </w:rPr>
        <w:t>3 -</w:t>
      </w:r>
      <w:r>
        <w:t xml:space="preserve">&gt; 1 </w:t>
      </w:r>
      <w:r w:rsidR="00455ED2" w:rsidRPr="00455ED2">
        <w:t>[turn]</w:t>
      </w:r>
    </w:p>
    <w:p w14:paraId="25428F0B" w14:textId="66E6C097" w:rsidR="00455ED2" w:rsidRDefault="00DB4797" w:rsidP="00455ED2">
      <w:pPr>
        <w:pStyle w:val="a9"/>
        <w:numPr>
          <w:ilvl w:val="1"/>
          <w:numId w:val="138"/>
        </w:numPr>
        <w:rPr>
          <w:lang w:val="ru-RU"/>
        </w:rPr>
      </w:pPr>
      <w:r>
        <w:rPr>
          <w:lang w:val="ru-RU"/>
        </w:rPr>
        <w:t>Теперь применяется последовательно по цепочке</w:t>
      </w:r>
      <w:r w:rsidR="00086C3E">
        <w:rPr>
          <w:lang w:val="ru-RU"/>
        </w:rPr>
        <w:t xml:space="preserve"> соседних юнитов,</w:t>
      </w:r>
      <w:r w:rsidR="001B451C">
        <w:rPr>
          <w:lang w:val="ru-RU"/>
        </w:rPr>
        <w:t xml:space="preserve"> до 7 дополнительных целей (суммарно 8)</w:t>
      </w:r>
    </w:p>
    <w:p w14:paraId="12ED8CA4" w14:textId="14A9B082" w:rsidR="00E66481" w:rsidRDefault="00E66481" w:rsidP="00E66481">
      <w:pPr>
        <w:pStyle w:val="a9"/>
        <w:numPr>
          <w:ilvl w:val="0"/>
          <w:numId w:val="138"/>
        </w:numPr>
        <w:rPr>
          <w:lang w:val="ru-RU"/>
        </w:rPr>
      </w:pPr>
      <w:r w:rsidRPr="00E66481">
        <w:rPr>
          <w:lang w:val="ru-RU"/>
        </w:rPr>
        <w:t>Заклинание в бою - Каскадная команда: Оборона</w:t>
      </w:r>
      <w:r>
        <w:rPr>
          <w:lang w:val="ru-RU"/>
        </w:rPr>
        <w:t xml:space="preserve"> (</w:t>
      </w:r>
      <w:proofErr w:type="spellStart"/>
      <w:r w:rsidR="006F5275" w:rsidRPr="006F5275">
        <w:rPr>
          <w:lang w:val="ru-RU"/>
        </w:rPr>
        <w:t>Cascading</w:t>
      </w:r>
      <w:proofErr w:type="spellEnd"/>
      <w:r w:rsidR="006F5275" w:rsidRPr="006F5275">
        <w:rPr>
          <w:lang w:val="ru-RU"/>
        </w:rPr>
        <w:t xml:space="preserve"> Command: </w:t>
      </w:r>
      <w:proofErr w:type="spellStart"/>
      <w:r w:rsidR="006F5275" w:rsidRPr="006F5275">
        <w:rPr>
          <w:lang w:val="ru-RU"/>
        </w:rPr>
        <w:t>Defend</w:t>
      </w:r>
      <w:proofErr w:type="spellEnd"/>
      <w:r>
        <w:rPr>
          <w:lang w:val="ru-RU"/>
        </w:rPr>
        <w:t>)</w:t>
      </w:r>
    </w:p>
    <w:p w14:paraId="0C6A75FB" w14:textId="781B03DC" w:rsidR="006F5275" w:rsidRDefault="006F5275" w:rsidP="006F5275">
      <w:pPr>
        <w:pStyle w:val="a9"/>
        <w:numPr>
          <w:ilvl w:val="1"/>
          <w:numId w:val="138"/>
        </w:numPr>
        <w:rPr>
          <w:lang w:val="ru-RU"/>
        </w:rPr>
      </w:pPr>
      <w:r>
        <w:rPr>
          <w:lang w:val="ru-RU"/>
        </w:rPr>
        <w:t>Теперь применяется последовательно по цепочке соседних юнитов, до 7 дополнительных целей (суммарно 8)</w:t>
      </w:r>
    </w:p>
    <w:p w14:paraId="6BC17277" w14:textId="5B4ED496" w:rsidR="00BF76C9" w:rsidRDefault="00BF76C9" w:rsidP="00BF76C9">
      <w:pPr>
        <w:pStyle w:val="a9"/>
        <w:numPr>
          <w:ilvl w:val="0"/>
          <w:numId w:val="138"/>
        </w:numPr>
        <w:rPr>
          <w:lang w:val="ru-RU"/>
        </w:rPr>
      </w:pPr>
      <w:r w:rsidRPr="00BF76C9">
        <w:rPr>
          <w:lang w:val="ru-RU"/>
        </w:rPr>
        <w:t xml:space="preserve">Юнит - Бронзовый голем </w:t>
      </w:r>
      <w:proofErr w:type="spellStart"/>
      <w:r w:rsidRPr="00BF76C9">
        <w:rPr>
          <w:lang w:val="ru-RU"/>
        </w:rPr>
        <w:t>Т3</w:t>
      </w:r>
      <w:proofErr w:type="spellEnd"/>
      <w:r w:rsidRPr="00BF76C9">
        <w:rPr>
          <w:lang w:val="ru-RU"/>
        </w:rPr>
        <w:t xml:space="preserve"> (</w:t>
      </w:r>
      <w:proofErr w:type="spellStart"/>
      <w:r w:rsidRPr="00BF76C9">
        <w:rPr>
          <w:lang w:val="ru-RU"/>
        </w:rPr>
        <w:t>Bronze</w:t>
      </w:r>
      <w:proofErr w:type="spellEnd"/>
      <w:r w:rsidRPr="00BF76C9">
        <w:rPr>
          <w:lang w:val="ru-RU"/>
        </w:rPr>
        <w:t xml:space="preserve"> </w:t>
      </w:r>
      <w:proofErr w:type="spellStart"/>
      <w:r w:rsidRPr="00BF76C9">
        <w:rPr>
          <w:lang w:val="ru-RU"/>
        </w:rPr>
        <w:t>Golem</w:t>
      </w:r>
      <w:proofErr w:type="spellEnd"/>
      <w:r w:rsidRPr="00BF76C9">
        <w:rPr>
          <w:lang w:val="ru-RU"/>
        </w:rPr>
        <w:t>)</w:t>
      </w:r>
    </w:p>
    <w:p w14:paraId="48E8B759" w14:textId="4339900D" w:rsidR="00BF76C9" w:rsidRDefault="00F641A6" w:rsidP="00BF76C9">
      <w:pPr>
        <w:pStyle w:val="a9"/>
        <w:numPr>
          <w:ilvl w:val="1"/>
          <w:numId w:val="138"/>
        </w:numPr>
        <w:rPr>
          <w:lang w:val="ru-RU"/>
        </w:rPr>
      </w:pPr>
      <w:r w:rsidRPr="00F641A6">
        <w:rPr>
          <w:lang w:val="ru-RU"/>
        </w:rPr>
        <w:t>Активная способность - Ослабляющее рассечение (</w:t>
      </w:r>
      <w:proofErr w:type="spellStart"/>
      <w:r w:rsidRPr="00F641A6">
        <w:rPr>
          <w:lang w:val="ru-RU"/>
        </w:rPr>
        <w:t>Weakening</w:t>
      </w:r>
      <w:proofErr w:type="spellEnd"/>
      <w:r w:rsidRPr="00F641A6">
        <w:rPr>
          <w:lang w:val="ru-RU"/>
        </w:rPr>
        <w:t xml:space="preserve"> </w:t>
      </w:r>
      <w:proofErr w:type="spellStart"/>
      <w:r w:rsidRPr="00F641A6">
        <w:rPr>
          <w:lang w:val="ru-RU"/>
        </w:rPr>
        <w:t>Cleave</w:t>
      </w:r>
      <w:proofErr w:type="spellEnd"/>
      <w:r w:rsidRPr="00F641A6">
        <w:rPr>
          <w:lang w:val="ru-RU"/>
        </w:rPr>
        <w:t>)</w:t>
      </w:r>
    </w:p>
    <w:p w14:paraId="57ABC4BC" w14:textId="3E900886" w:rsidR="00F641A6" w:rsidRPr="00F641A6" w:rsidRDefault="00F641A6" w:rsidP="00F641A6">
      <w:pPr>
        <w:pStyle w:val="a9"/>
        <w:numPr>
          <w:ilvl w:val="2"/>
          <w:numId w:val="138"/>
        </w:numPr>
        <w:rPr>
          <w:lang w:val="ru-RU"/>
        </w:rPr>
      </w:pPr>
      <w:r w:rsidRPr="00F641A6">
        <w:rPr>
          <w:lang w:val="ru-RU"/>
        </w:rPr>
        <w:t>Добавлен тег Базовая</w:t>
      </w:r>
      <w:r>
        <w:rPr>
          <w:lang w:val="ru-RU"/>
        </w:rPr>
        <w:t xml:space="preserve"> (</w:t>
      </w:r>
      <w:r>
        <w:t>Base</w:t>
      </w:r>
      <w:r>
        <w:rPr>
          <w:lang w:val="ru-RU"/>
        </w:rPr>
        <w:t>)</w:t>
      </w:r>
    </w:p>
    <w:p w14:paraId="461061FF" w14:textId="160EDB9F" w:rsidR="00F641A6" w:rsidRDefault="00F641A6" w:rsidP="00F641A6">
      <w:pPr>
        <w:pStyle w:val="ae"/>
        <w:numPr>
          <w:ilvl w:val="2"/>
          <w:numId w:val="138"/>
        </w:numPr>
        <w:rPr>
          <w:rFonts w:asciiTheme="minorHAnsi" w:hAnsiTheme="minorHAnsi"/>
          <w:lang w:val="ru-RU"/>
        </w:rPr>
      </w:pPr>
      <w:r w:rsidRPr="00F641A6">
        <w:rPr>
          <w:lang w:val="ru-RU"/>
        </w:rPr>
        <w:t>Теперь после использования пере</w:t>
      </w:r>
      <w:r w:rsidR="00E15CC8">
        <w:rPr>
          <w:lang w:val="ru-RU"/>
        </w:rPr>
        <w:t>водит</w:t>
      </w:r>
      <w:r w:rsidRPr="00F641A6">
        <w:rPr>
          <w:lang w:val="ru-RU"/>
        </w:rPr>
        <w:t xml:space="preserve"> в Защитную позицию</w:t>
      </w:r>
      <w:r>
        <w:rPr>
          <w:lang w:val="ru-RU"/>
        </w:rPr>
        <w:t xml:space="preserve"> </w:t>
      </w:r>
      <w:r w:rsidRPr="00F641A6">
        <w:rPr>
          <w:rFonts w:asciiTheme="minorHAnsi" w:hAnsiTheme="minorHAnsi"/>
          <w:lang w:val="ru-RU"/>
        </w:rPr>
        <w:t>(Defense Mode)</w:t>
      </w:r>
    </w:p>
    <w:p w14:paraId="782E5078" w14:textId="4685D423" w:rsidR="00BD24DE" w:rsidRPr="0057267C" w:rsidRDefault="00BD24DE" w:rsidP="0057267C">
      <w:pPr>
        <w:pStyle w:val="31"/>
      </w:pPr>
      <w:r w:rsidRPr="00BD24DE">
        <w:rPr>
          <w:lang w:val="ru-RU"/>
        </w:rPr>
        <w:t>Книга</w:t>
      </w:r>
      <w:r w:rsidRPr="0057267C">
        <w:t xml:space="preserve"> </w:t>
      </w:r>
      <w:r w:rsidRPr="00BD24DE">
        <w:rPr>
          <w:lang w:val="ru-RU"/>
        </w:rPr>
        <w:t>пророчеств</w:t>
      </w:r>
      <w:r w:rsidRPr="0057267C">
        <w:t xml:space="preserve"> </w:t>
      </w:r>
      <w:r>
        <w:rPr>
          <w:lang w:val="ru-RU"/>
        </w:rPr>
        <w:t>Т</w:t>
      </w:r>
      <w:r w:rsidRPr="0057267C">
        <w:t>3 (</w:t>
      </w:r>
      <w:r w:rsidR="0057267C" w:rsidRPr="0057267C">
        <w:t>Tome of Prophecies</w:t>
      </w:r>
      <w:r w:rsidRPr="0057267C">
        <w:t>)</w:t>
      </w:r>
      <w:r w:rsidR="00B66D26" w:rsidRPr="00B66D26">
        <w:t xml:space="preserve"> </w:t>
      </w:r>
      <w:r w:rsidR="00B66D26" w:rsidRPr="00761EDF">
        <w:t xml:space="preserve">[order] </w:t>
      </w:r>
      <w:r w:rsidR="00B66D26" w:rsidRPr="002A701D">
        <w:t>[astral]</w:t>
      </w:r>
    </w:p>
    <w:p w14:paraId="1448F03B" w14:textId="641B601C" w:rsidR="00F5479E" w:rsidRDefault="00F5479E" w:rsidP="00F5479E">
      <w:pPr>
        <w:pStyle w:val="a9"/>
        <w:numPr>
          <w:ilvl w:val="0"/>
          <w:numId w:val="139"/>
        </w:numPr>
        <w:rPr>
          <w:lang w:val="ru-RU"/>
        </w:rPr>
      </w:pPr>
      <w:r w:rsidRPr="00BF76C9">
        <w:rPr>
          <w:lang w:val="ru-RU"/>
        </w:rPr>
        <w:t xml:space="preserve">Юнит </w:t>
      </w:r>
      <w:r w:rsidR="00C53814">
        <w:rPr>
          <w:lang w:val="ru-RU"/>
        </w:rPr>
        <w:t>–</w:t>
      </w:r>
      <w:r w:rsidRPr="00BF76C9">
        <w:rPr>
          <w:lang w:val="ru-RU"/>
        </w:rPr>
        <w:t xml:space="preserve"> </w:t>
      </w:r>
      <w:r w:rsidR="00C53814" w:rsidRPr="00C53814">
        <w:rPr>
          <w:lang w:val="ru-RU"/>
        </w:rPr>
        <w:t>Провидица</w:t>
      </w:r>
      <w:r w:rsidR="00C53814">
        <w:rPr>
          <w:lang w:val="ru-RU"/>
        </w:rPr>
        <w:t xml:space="preserve"> </w:t>
      </w:r>
      <w:proofErr w:type="spellStart"/>
      <w:r w:rsidRPr="00BF76C9">
        <w:rPr>
          <w:lang w:val="ru-RU"/>
        </w:rPr>
        <w:t>Т</w:t>
      </w:r>
      <w:r w:rsidR="00C53814">
        <w:rPr>
          <w:lang w:val="ru-RU"/>
        </w:rPr>
        <w:t>4</w:t>
      </w:r>
      <w:proofErr w:type="spellEnd"/>
      <w:r w:rsidRPr="00BF76C9">
        <w:rPr>
          <w:lang w:val="ru-RU"/>
        </w:rPr>
        <w:t xml:space="preserve"> (</w:t>
      </w:r>
      <w:r w:rsidR="00C53814" w:rsidRPr="00C53814">
        <w:rPr>
          <w:lang w:val="ru-RU"/>
        </w:rPr>
        <w:t>Oracle</w:t>
      </w:r>
      <w:r w:rsidRPr="00BF76C9">
        <w:rPr>
          <w:lang w:val="ru-RU"/>
        </w:rPr>
        <w:t>)</w:t>
      </w:r>
    </w:p>
    <w:p w14:paraId="4D34CA58" w14:textId="1935FA1E" w:rsidR="00F5479E" w:rsidRDefault="00F5479E" w:rsidP="00F5479E">
      <w:pPr>
        <w:pStyle w:val="a9"/>
        <w:numPr>
          <w:ilvl w:val="1"/>
          <w:numId w:val="139"/>
        </w:numPr>
        <w:rPr>
          <w:lang w:val="ru-RU"/>
        </w:rPr>
      </w:pPr>
      <w:r w:rsidRPr="00F641A6">
        <w:rPr>
          <w:lang w:val="ru-RU"/>
        </w:rPr>
        <w:t xml:space="preserve">Активная способность - </w:t>
      </w:r>
      <w:r w:rsidR="00021526" w:rsidRPr="00021526">
        <w:rPr>
          <w:lang w:val="ru-RU"/>
        </w:rPr>
        <w:t>Знамение исцеления</w:t>
      </w:r>
      <w:r w:rsidRPr="00F641A6">
        <w:rPr>
          <w:lang w:val="ru-RU"/>
        </w:rPr>
        <w:t xml:space="preserve"> (</w:t>
      </w:r>
      <w:proofErr w:type="spellStart"/>
      <w:r w:rsidR="00021526" w:rsidRPr="00021526">
        <w:rPr>
          <w:lang w:val="ru-RU"/>
        </w:rPr>
        <w:t>Healing</w:t>
      </w:r>
      <w:proofErr w:type="spellEnd"/>
      <w:r w:rsidR="00021526" w:rsidRPr="00021526">
        <w:rPr>
          <w:lang w:val="ru-RU"/>
        </w:rPr>
        <w:t xml:space="preserve"> </w:t>
      </w:r>
      <w:proofErr w:type="spellStart"/>
      <w:r w:rsidR="00021526" w:rsidRPr="00021526">
        <w:rPr>
          <w:lang w:val="ru-RU"/>
        </w:rPr>
        <w:t>Portent</w:t>
      </w:r>
      <w:proofErr w:type="spellEnd"/>
      <w:r w:rsidRPr="00F641A6">
        <w:rPr>
          <w:lang w:val="ru-RU"/>
        </w:rPr>
        <w:t>)</w:t>
      </w:r>
    </w:p>
    <w:p w14:paraId="7D4373AC" w14:textId="6E7C88E0" w:rsidR="00F5479E" w:rsidRDefault="00C61579" w:rsidP="00F5479E">
      <w:pPr>
        <w:pStyle w:val="a9"/>
        <w:numPr>
          <w:ilvl w:val="2"/>
          <w:numId w:val="139"/>
        </w:numPr>
        <w:rPr>
          <w:lang w:val="ru-RU"/>
        </w:rPr>
      </w:pPr>
      <w:r>
        <w:rPr>
          <w:lang w:val="ru-RU"/>
        </w:rPr>
        <w:t>Уменьшен эффект восстановления</w:t>
      </w:r>
    </w:p>
    <w:p w14:paraId="61AA39E4" w14:textId="673DCA4D" w:rsidR="0057267C" w:rsidRPr="006018A3" w:rsidRDefault="00297176" w:rsidP="006018A3">
      <w:pPr>
        <w:pStyle w:val="a9"/>
        <w:numPr>
          <w:ilvl w:val="3"/>
          <w:numId w:val="139"/>
        </w:numPr>
        <w:rPr>
          <w:lang w:val="ru-RU"/>
        </w:rPr>
      </w:pPr>
      <w:r>
        <w:rPr>
          <w:lang w:val="ru-RU"/>
        </w:rPr>
        <w:t>40 -</w:t>
      </w:r>
      <w:r>
        <w:t xml:space="preserve">&gt; 20 </w:t>
      </w:r>
      <w:r w:rsidR="006018A3" w:rsidRPr="006018A3">
        <w:t>[</w:t>
      </w:r>
      <w:proofErr w:type="spellStart"/>
      <w:r w:rsidR="006018A3" w:rsidRPr="006018A3">
        <w:t>temphp</w:t>
      </w:r>
      <w:proofErr w:type="spellEnd"/>
      <w:r w:rsidR="006018A3" w:rsidRPr="006018A3">
        <w:t>]</w:t>
      </w:r>
    </w:p>
    <w:p w14:paraId="7936A200" w14:textId="36665723" w:rsidR="006018A3" w:rsidRPr="008F6707" w:rsidRDefault="006018A3" w:rsidP="006018A3">
      <w:pPr>
        <w:pStyle w:val="a9"/>
        <w:numPr>
          <w:ilvl w:val="1"/>
          <w:numId w:val="139"/>
        </w:numPr>
        <w:rPr>
          <w:lang w:val="ru-RU"/>
        </w:rPr>
      </w:pPr>
      <w:r w:rsidRPr="00F641A6">
        <w:rPr>
          <w:lang w:val="ru-RU"/>
        </w:rPr>
        <w:t>Активная способность -</w:t>
      </w:r>
      <w:r w:rsidRPr="005239C6">
        <w:rPr>
          <w:lang w:val="ru-RU"/>
        </w:rPr>
        <w:t xml:space="preserve"> </w:t>
      </w:r>
      <w:r w:rsidR="005239C6" w:rsidRPr="005239C6">
        <w:rPr>
          <w:lang w:val="ru-RU"/>
        </w:rPr>
        <w:t>Знамение битвы</w:t>
      </w:r>
      <w:r w:rsidR="005239C6" w:rsidRPr="008F6707">
        <w:rPr>
          <w:lang w:val="ru-RU"/>
        </w:rPr>
        <w:t xml:space="preserve"> (</w:t>
      </w:r>
      <w:r w:rsidR="008F6707" w:rsidRPr="008F6707">
        <w:t>Striking</w:t>
      </w:r>
      <w:r w:rsidR="008F6707" w:rsidRPr="008F6707">
        <w:rPr>
          <w:lang w:val="ru-RU"/>
        </w:rPr>
        <w:t xml:space="preserve"> </w:t>
      </w:r>
      <w:r w:rsidR="008F6707" w:rsidRPr="008F6707">
        <w:t>Portent</w:t>
      </w:r>
      <w:r w:rsidR="005239C6" w:rsidRPr="008F6707">
        <w:rPr>
          <w:lang w:val="ru-RU"/>
        </w:rPr>
        <w:t>)</w:t>
      </w:r>
    </w:p>
    <w:p w14:paraId="4CEE6ADD" w14:textId="6EB25B25" w:rsidR="008F6707" w:rsidRDefault="008F6707" w:rsidP="008F6707">
      <w:pPr>
        <w:pStyle w:val="a9"/>
        <w:numPr>
          <w:ilvl w:val="2"/>
          <w:numId w:val="139"/>
        </w:numPr>
        <w:rPr>
          <w:lang w:val="ru-RU"/>
        </w:rPr>
      </w:pPr>
      <w:r>
        <w:rPr>
          <w:lang w:val="ru-RU"/>
        </w:rPr>
        <w:t>Уменьшена дальность применения</w:t>
      </w:r>
    </w:p>
    <w:p w14:paraId="2A4445BA" w14:textId="43CC5809" w:rsidR="008F6707" w:rsidRPr="007E28A0" w:rsidRDefault="008F6707" w:rsidP="008F6707">
      <w:pPr>
        <w:pStyle w:val="a9"/>
        <w:numPr>
          <w:ilvl w:val="3"/>
          <w:numId w:val="139"/>
        </w:numPr>
        <w:rPr>
          <w:lang w:val="ru-RU"/>
        </w:rPr>
      </w:pPr>
      <w:r>
        <w:rPr>
          <w:lang w:val="ru-RU"/>
        </w:rPr>
        <w:lastRenderedPageBreak/>
        <w:t>4 -</w:t>
      </w:r>
      <w:r>
        <w:t>&gt; 0</w:t>
      </w:r>
      <w:r w:rsidR="00FF08B9">
        <w:t xml:space="preserve"> </w:t>
      </w:r>
      <w:r w:rsidR="00FF08B9" w:rsidRPr="00FF08B9">
        <w:t>[range]</w:t>
      </w:r>
    </w:p>
    <w:p w14:paraId="7A2EF5B7" w14:textId="4E87714C" w:rsidR="007E28A0" w:rsidRPr="00B845CA" w:rsidRDefault="00B845CA" w:rsidP="00B845CA">
      <w:pPr>
        <w:pStyle w:val="31"/>
      </w:pPr>
      <w:proofErr w:type="spellStart"/>
      <w:r w:rsidRPr="00B845CA">
        <w:t>Книга</w:t>
      </w:r>
      <w:proofErr w:type="spellEnd"/>
      <w:r w:rsidRPr="00B845CA">
        <w:t xml:space="preserve"> </w:t>
      </w:r>
      <w:proofErr w:type="spellStart"/>
      <w:r w:rsidRPr="00B845CA">
        <w:t>очищающего</w:t>
      </w:r>
      <w:proofErr w:type="spellEnd"/>
      <w:r w:rsidRPr="00B845CA">
        <w:t xml:space="preserve"> </w:t>
      </w:r>
      <w:proofErr w:type="spellStart"/>
      <w:r w:rsidRPr="00B845CA">
        <w:t>пламени</w:t>
      </w:r>
      <w:proofErr w:type="spellEnd"/>
      <w:r w:rsidRPr="00B845CA">
        <w:t xml:space="preserve"> </w:t>
      </w:r>
      <w:r>
        <w:rPr>
          <w:lang w:val="ru-RU"/>
        </w:rPr>
        <w:t>Т</w:t>
      </w:r>
      <w:r w:rsidRPr="00B845CA">
        <w:t xml:space="preserve">3 </w:t>
      </w:r>
      <w:r w:rsidR="007E28A0">
        <w:t>(</w:t>
      </w:r>
      <w:r w:rsidR="007E28A0" w:rsidRPr="007E28A0">
        <w:t>Tome of the Cleansing Flame</w:t>
      </w:r>
      <w:r w:rsidR="007E28A0">
        <w:t>)</w:t>
      </w:r>
      <w:r w:rsidR="002F79E3" w:rsidRPr="002F79E3">
        <w:t xml:space="preserve"> </w:t>
      </w:r>
      <w:r w:rsidR="002F79E3" w:rsidRPr="00761EDF">
        <w:t>[order]</w:t>
      </w:r>
      <w:r w:rsidR="002F79E3" w:rsidRPr="002F79E3">
        <w:t xml:space="preserve"> </w:t>
      </w:r>
      <w:r w:rsidR="002F79E3" w:rsidRPr="00934574">
        <w:t>[chaos]</w:t>
      </w:r>
    </w:p>
    <w:p w14:paraId="4746B98D" w14:textId="57F3D1A5" w:rsidR="00B845CA" w:rsidRDefault="00960334" w:rsidP="00960334">
      <w:pPr>
        <w:pStyle w:val="a9"/>
        <w:numPr>
          <w:ilvl w:val="0"/>
          <w:numId w:val="140"/>
        </w:numPr>
        <w:rPr>
          <w:lang w:val="ru-RU"/>
        </w:rPr>
      </w:pPr>
      <w:r w:rsidRPr="00C729E5">
        <w:rPr>
          <w:lang w:val="ru-RU"/>
        </w:rPr>
        <w:t xml:space="preserve">Стратегическое заклинание </w:t>
      </w:r>
      <w:r>
        <w:rPr>
          <w:lang w:val="ru-RU"/>
        </w:rPr>
        <w:t xml:space="preserve">- </w:t>
      </w:r>
      <w:r w:rsidRPr="00B32EF1">
        <w:rPr>
          <w:lang w:val="ru-RU"/>
        </w:rPr>
        <w:t>Буря священного пламени</w:t>
      </w:r>
      <w:r w:rsidR="00B32EF1">
        <w:rPr>
          <w:lang w:val="ru-RU"/>
        </w:rPr>
        <w:t xml:space="preserve"> (</w:t>
      </w:r>
      <w:proofErr w:type="spellStart"/>
      <w:r w:rsidR="00B32EF1" w:rsidRPr="00B32EF1">
        <w:rPr>
          <w:lang w:val="ru-RU"/>
        </w:rPr>
        <w:t>Consecrating</w:t>
      </w:r>
      <w:proofErr w:type="spellEnd"/>
      <w:r w:rsidR="00B32EF1" w:rsidRPr="00B32EF1">
        <w:rPr>
          <w:lang w:val="ru-RU"/>
        </w:rPr>
        <w:t xml:space="preserve"> </w:t>
      </w:r>
      <w:proofErr w:type="spellStart"/>
      <w:r w:rsidR="00B32EF1" w:rsidRPr="00B32EF1">
        <w:rPr>
          <w:lang w:val="ru-RU"/>
        </w:rPr>
        <w:t>Firestorm</w:t>
      </w:r>
      <w:proofErr w:type="spellEnd"/>
      <w:r w:rsidR="00B32EF1">
        <w:rPr>
          <w:lang w:val="ru-RU"/>
        </w:rPr>
        <w:t>)</w:t>
      </w:r>
    </w:p>
    <w:p w14:paraId="0E0B400B" w14:textId="413421F3" w:rsidR="00B32EF1" w:rsidRDefault="00B32EF1" w:rsidP="00B32EF1">
      <w:pPr>
        <w:pStyle w:val="a9"/>
        <w:numPr>
          <w:ilvl w:val="1"/>
          <w:numId w:val="140"/>
        </w:numPr>
        <w:rPr>
          <w:lang w:val="ru-RU"/>
        </w:rPr>
      </w:pPr>
      <w:r>
        <w:rPr>
          <w:lang w:val="ru-RU"/>
        </w:rPr>
        <w:t>Уменьшен урон по армии</w:t>
      </w:r>
    </w:p>
    <w:p w14:paraId="1668CF75" w14:textId="0A28A2BD" w:rsidR="00B32EF1" w:rsidRPr="008D118B" w:rsidRDefault="00B32EF1" w:rsidP="00B32EF1">
      <w:pPr>
        <w:pStyle w:val="a9"/>
        <w:numPr>
          <w:ilvl w:val="2"/>
          <w:numId w:val="140"/>
        </w:numPr>
        <w:rPr>
          <w:lang w:val="ru-RU"/>
        </w:rPr>
      </w:pPr>
      <w:r>
        <w:rPr>
          <w:lang w:val="ru-RU"/>
        </w:rPr>
        <w:t>20 -</w:t>
      </w:r>
      <w:r>
        <w:t xml:space="preserve">&gt; 3 </w:t>
      </w:r>
      <w:r w:rsidR="0032077B" w:rsidRPr="0032077B">
        <w:t>[spirit]</w:t>
      </w:r>
    </w:p>
    <w:p w14:paraId="32FADFE7" w14:textId="2E40D1C4" w:rsidR="00B66D26" w:rsidRPr="00FE6A22" w:rsidRDefault="008408C7" w:rsidP="008408C7">
      <w:pPr>
        <w:pStyle w:val="31"/>
      </w:pPr>
      <w:proofErr w:type="spellStart"/>
      <w:r w:rsidRPr="008408C7">
        <w:t>Книга</w:t>
      </w:r>
      <w:proofErr w:type="spellEnd"/>
      <w:r w:rsidRPr="008408C7">
        <w:t xml:space="preserve"> </w:t>
      </w:r>
      <w:proofErr w:type="spellStart"/>
      <w:r w:rsidRPr="008408C7">
        <w:t>Оплота</w:t>
      </w:r>
      <w:proofErr w:type="spellEnd"/>
      <w:r w:rsidRPr="008408C7">
        <w:t xml:space="preserve"> </w:t>
      </w:r>
      <w:r>
        <w:rPr>
          <w:lang w:val="ru-RU"/>
        </w:rPr>
        <w:t>Т</w:t>
      </w:r>
      <w:r w:rsidRPr="008408C7">
        <w:t xml:space="preserve">3 </w:t>
      </w:r>
      <w:r w:rsidR="008D118B">
        <w:t>(</w:t>
      </w:r>
      <w:r w:rsidR="008D118B" w:rsidRPr="008408C7">
        <w:t>Tome of the Dreadnought</w:t>
      </w:r>
      <w:r w:rsidR="008D118B">
        <w:t>)</w:t>
      </w:r>
      <w:r w:rsidR="00FE6A22" w:rsidRPr="00FE6A22">
        <w:t xml:space="preserve"> </w:t>
      </w:r>
      <w:r w:rsidR="00FE6A22" w:rsidRPr="008844F4">
        <w:t>[</w:t>
      </w:r>
      <w:proofErr w:type="spellStart"/>
      <w:r w:rsidR="00FE6A22" w:rsidRPr="008844F4">
        <w:t>materium</w:t>
      </w:r>
      <w:proofErr w:type="spellEnd"/>
      <w:r w:rsidR="00FE6A22" w:rsidRPr="008844F4">
        <w:t>]</w:t>
      </w:r>
      <w:r w:rsidR="00FE6A22" w:rsidRPr="00FE6A22">
        <w:t xml:space="preserve"> </w:t>
      </w:r>
      <w:r w:rsidR="00FE6A22" w:rsidRPr="00934574">
        <w:t>[chaos]</w:t>
      </w:r>
    </w:p>
    <w:p w14:paraId="34D561A1" w14:textId="77777777" w:rsidR="00865AA4" w:rsidRDefault="00A94EF0" w:rsidP="00865AA4">
      <w:pPr>
        <w:pStyle w:val="a9"/>
        <w:numPr>
          <w:ilvl w:val="0"/>
          <w:numId w:val="140"/>
        </w:numPr>
        <w:rPr>
          <w:lang w:val="ru-RU"/>
        </w:rPr>
      </w:pPr>
      <w:r>
        <w:rPr>
          <w:lang w:val="ru-RU"/>
        </w:rPr>
        <w:t xml:space="preserve">Осадный проект - </w:t>
      </w:r>
      <w:r w:rsidR="00A82AFF" w:rsidRPr="00A82AFF">
        <w:rPr>
          <w:lang w:val="ru-RU"/>
        </w:rPr>
        <w:t>Построить большую бомбарду</w:t>
      </w:r>
      <w:r w:rsidR="00A82AFF">
        <w:rPr>
          <w:lang w:val="ru-RU"/>
        </w:rPr>
        <w:t xml:space="preserve"> (</w:t>
      </w:r>
      <w:proofErr w:type="spellStart"/>
      <w:r w:rsidR="00434732" w:rsidRPr="00434732">
        <w:rPr>
          <w:lang w:val="ru-RU"/>
        </w:rPr>
        <w:t>Construct</w:t>
      </w:r>
      <w:proofErr w:type="spellEnd"/>
      <w:r w:rsidR="00434732" w:rsidRPr="00434732">
        <w:rPr>
          <w:lang w:val="ru-RU"/>
        </w:rPr>
        <w:t xml:space="preserve"> Great </w:t>
      </w:r>
      <w:proofErr w:type="spellStart"/>
      <w:r w:rsidR="00434732" w:rsidRPr="00434732">
        <w:rPr>
          <w:lang w:val="ru-RU"/>
        </w:rPr>
        <w:t>Bombard</w:t>
      </w:r>
      <w:proofErr w:type="spellEnd"/>
      <w:r w:rsidR="00A82AFF">
        <w:rPr>
          <w:lang w:val="ru-RU"/>
        </w:rPr>
        <w:t>)</w:t>
      </w:r>
    </w:p>
    <w:p w14:paraId="5AE64418" w14:textId="23534BC3" w:rsidR="00434732" w:rsidRDefault="00865AA4" w:rsidP="00865AA4">
      <w:pPr>
        <w:pStyle w:val="a9"/>
        <w:numPr>
          <w:ilvl w:val="1"/>
          <w:numId w:val="140"/>
        </w:numPr>
        <w:rPr>
          <w:lang w:val="ru-RU"/>
        </w:rPr>
      </w:pPr>
      <w:r w:rsidRPr="00865AA4">
        <w:rPr>
          <w:lang w:val="ru-RU"/>
        </w:rPr>
        <w:t>Изменена</w:t>
      </w:r>
      <w:r w:rsidRPr="00865AA4">
        <w:t xml:space="preserve"> </w:t>
      </w:r>
      <w:r w:rsidRPr="00865AA4">
        <w:rPr>
          <w:lang w:val="ru-RU"/>
        </w:rPr>
        <w:t>цена</w:t>
      </w:r>
      <w:r w:rsidRPr="00865AA4">
        <w:t xml:space="preserve">: </w:t>
      </w:r>
      <w:r w:rsidR="004161B8">
        <w:rPr>
          <w:lang w:val="ru-RU"/>
        </w:rPr>
        <w:t>15</w:t>
      </w:r>
      <w:r w:rsidRPr="00865AA4">
        <w:t>0 [gold] -&gt; 100 [gold]</w:t>
      </w:r>
    </w:p>
    <w:p w14:paraId="5D6DF702" w14:textId="145FF670" w:rsidR="00226D39" w:rsidRDefault="00E007CC" w:rsidP="00226D39">
      <w:pPr>
        <w:pStyle w:val="a9"/>
        <w:numPr>
          <w:ilvl w:val="0"/>
          <w:numId w:val="140"/>
        </w:numPr>
        <w:rPr>
          <w:lang w:val="ru-RU"/>
        </w:rPr>
      </w:pPr>
      <w:r w:rsidRPr="00E007CC">
        <w:rPr>
          <w:lang w:val="ru-RU"/>
        </w:rPr>
        <w:t xml:space="preserve">Юнит - Броненосец </w:t>
      </w:r>
      <w:proofErr w:type="spellStart"/>
      <w:r w:rsidRPr="00E007CC">
        <w:rPr>
          <w:lang w:val="ru-RU"/>
        </w:rPr>
        <w:t>Т4</w:t>
      </w:r>
      <w:proofErr w:type="spellEnd"/>
      <w:r w:rsidRPr="00E007CC">
        <w:rPr>
          <w:lang w:val="ru-RU"/>
        </w:rPr>
        <w:t xml:space="preserve"> (</w:t>
      </w:r>
      <w:proofErr w:type="spellStart"/>
      <w:r w:rsidRPr="00E007CC">
        <w:rPr>
          <w:lang w:val="ru-RU"/>
        </w:rPr>
        <w:t>Ironclad</w:t>
      </w:r>
      <w:proofErr w:type="spellEnd"/>
      <w:r w:rsidR="00962E62">
        <w:rPr>
          <w:lang w:val="ru-RU"/>
        </w:rPr>
        <w:t>)</w:t>
      </w:r>
    </w:p>
    <w:p w14:paraId="2C228AFA" w14:textId="77777777" w:rsidR="00E007CC" w:rsidRDefault="00E007CC" w:rsidP="00E007CC">
      <w:pPr>
        <w:pStyle w:val="a9"/>
        <w:numPr>
          <w:ilvl w:val="1"/>
          <w:numId w:val="140"/>
        </w:numPr>
        <w:rPr>
          <w:lang w:val="ru-RU"/>
        </w:rPr>
      </w:pPr>
      <w:r w:rsidRPr="00E007CC">
        <w:rPr>
          <w:lang w:val="ru-RU"/>
        </w:rPr>
        <w:t>Активная способность - Прямая наводка (Direct Fire)</w:t>
      </w:r>
    </w:p>
    <w:p w14:paraId="239FEA85" w14:textId="16658FBA" w:rsidR="00E007CC" w:rsidRDefault="00E007CC" w:rsidP="00E007CC">
      <w:pPr>
        <w:pStyle w:val="a9"/>
        <w:numPr>
          <w:ilvl w:val="2"/>
          <w:numId w:val="140"/>
        </w:numPr>
        <w:rPr>
          <w:lang w:val="ru-RU"/>
        </w:rPr>
      </w:pPr>
      <w:r>
        <w:rPr>
          <w:lang w:val="ru-RU"/>
        </w:rPr>
        <w:t xml:space="preserve">Теперь </w:t>
      </w:r>
      <w:r w:rsidRPr="00E007CC">
        <w:rPr>
          <w:lang w:val="ru-RU"/>
        </w:rPr>
        <w:t>работает во вражеской зоне контроля</w:t>
      </w:r>
    </w:p>
    <w:p w14:paraId="4463F95F" w14:textId="77777777" w:rsidR="00886810" w:rsidRDefault="00886810" w:rsidP="00E007CC">
      <w:pPr>
        <w:pStyle w:val="a9"/>
        <w:numPr>
          <w:ilvl w:val="1"/>
          <w:numId w:val="140"/>
        </w:numPr>
        <w:rPr>
          <w:lang w:val="ru-RU"/>
        </w:rPr>
      </w:pPr>
      <w:r w:rsidRPr="00886810">
        <w:rPr>
          <w:lang w:val="ru-RU"/>
        </w:rPr>
        <w:t>Активная способность - Подготовить рассекающий заряд (</w:t>
      </w:r>
      <w:proofErr w:type="spellStart"/>
      <w:r w:rsidRPr="00886810">
        <w:rPr>
          <w:lang w:val="ru-RU"/>
        </w:rPr>
        <w:t>Ammunition</w:t>
      </w:r>
      <w:proofErr w:type="spellEnd"/>
      <w:r w:rsidRPr="00886810">
        <w:rPr>
          <w:lang w:val="ru-RU"/>
        </w:rPr>
        <w:t xml:space="preserve">: </w:t>
      </w:r>
      <w:proofErr w:type="spellStart"/>
      <w:r w:rsidRPr="00886810">
        <w:rPr>
          <w:lang w:val="ru-RU"/>
        </w:rPr>
        <w:t>Sundering</w:t>
      </w:r>
      <w:proofErr w:type="spellEnd"/>
      <w:r w:rsidRPr="00886810">
        <w:rPr>
          <w:lang w:val="ru-RU"/>
        </w:rPr>
        <w:t xml:space="preserve"> </w:t>
      </w:r>
      <w:proofErr w:type="spellStart"/>
      <w:r w:rsidRPr="00886810">
        <w:rPr>
          <w:lang w:val="ru-RU"/>
        </w:rPr>
        <w:t>Shot</w:t>
      </w:r>
      <w:proofErr w:type="spellEnd"/>
      <w:r w:rsidRPr="00886810">
        <w:rPr>
          <w:lang w:val="ru-RU"/>
        </w:rPr>
        <w:t>)</w:t>
      </w:r>
    </w:p>
    <w:p w14:paraId="4332C666" w14:textId="54C08A5E" w:rsidR="00E007CC" w:rsidRDefault="00886810" w:rsidP="00886810">
      <w:pPr>
        <w:pStyle w:val="a9"/>
        <w:numPr>
          <w:ilvl w:val="2"/>
          <w:numId w:val="140"/>
        </w:numPr>
        <w:rPr>
          <w:lang w:val="ru-RU"/>
        </w:rPr>
      </w:pPr>
      <w:r>
        <w:rPr>
          <w:lang w:val="ru-RU"/>
        </w:rPr>
        <w:t xml:space="preserve">Теперь </w:t>
      </w:r>
      <w:r w:rsidRPr="00886810">
        <w:rPr>
          <w:lang w:val="ru-RU"/>
        </w:rPr>
        <w:t>не работает во вражеской зоне контроля</w:t>
      </w:r>
    </w:p>
    <w:p w14:paraId="1AC325BD" w14:textId="2305846E" w:rsidR="00886810" w:rsidRDefault="00962E62" w:rsidP="00886810">
      <w:pPr>
        <w:pStyle w:val="a9"/>
        <w:numPr>
          <w:ilvl w:val="1"/>
          <w:numId w:val="140"/>
        </w:numPr>
        <w:rPr>
          <w:lang w:val="ru-RU"/>
        </w:rPr>
      </w:pPr>
      <w:r w:rsidRPr="00962E62">
        <w:rPr>
          <w:lang w:val="ru-RU"/>
        </w:rPr>
        <w:t>Активная способность - Подготовить зажигательный заряд (</w:t>
      </w:r>
      <w:proofErr w:type="spellStart"/>
      <w:r w:rsidRPr="00962E62">
        <w:rPr>
          <w:lang w:val="ru-RU"/>
        </w:rPr>
        <w:t>Ammunition</w:t>
      </w:r>
      <w:proofErr w:type="spellEnd"/>
      <w:r w:rsidRPr="00962E62">
        <w:rPr>
          <w:lang w:val="ru-RU"/>
        </w:rPr>
        <w:t xml:space="preserve">: </w:t>
      </w:r>
      <w:proofErr w:type="spellStart"/>
      <w:r w:rsidRPr="00962E62">
        <w:rPr>
          <w:lang w:val="ru-RU"/>
        </w:rPr>
        <w:t>Incendiary</w:t>
      </w:r>
      <w:proofErr w:type="spellEnd"/>
      <w:r w:rsidRPr="00962E62">
        <w:rPr>
          <w:lang w:val="ru-RU"/>
        </w:rPr>
        <w:t xml:space="preserve"> </w:t>
      </w:r>
      <w:proofErr w:type="spellStart"/>
      <w:r w:rsidRPr="00962E62">
        <w:rPr>
          <w:lang w:val="ru-RU"/>
        </w:rPr>
        <w:t>Shot</w:t>
      </w:r>
      <w:proofErr w:type="spellEnd"/>
      <w:r w:rsidRPr="00962E62">
        <w:rPr>
          <w:lang w:val="ru-RU"/>
        </w:rPr>
        <w:t>)</w:t>
      </w:r>
    </w:p>
    <w:p w14:paraId="22A0EB10" w14:textId="77777777" w:rsidR="00962E62" w:rsidRDefault="00962E62" w:rsidP="00962E62">
      <w:pPr>
        <w:pStyle w:val="ae"/>
        <w:numPr>
          <w:ilvl w:val="2"/>
          <w:numId w:val="140"/>
        </w:numPr>
        <w:rPr>
          <w:rFonts w:asciiTheme="minorHAnsi" w:hAnsiTheme="minorHAnsi"/>
          <w:lang w:val="ru-RU"/>
        </w:rPr>
      </w:pPr>
      <w:r w:rsidRPr="00962E62">
        <w:rPr>
          <w:rFonts w:asciiTheme="minorHAnsi" w:hAnsiTheme="minorHAnsi"/>
          <w:lang w:val="ru-RU"/>
        </w:rPr>
        <w:t>Теперь не работает во вражеской зоне контроля</w:t>
      </w:r>
    </w:p>
    <w:p w14:paraId="5B2EE6AE" w14:textId="06310BDE" w:rsidR="00962E62" w:rsidRPr="00962E62" w:rsidRDefault="00962E62" w:rsidP="00962E62">
      <w:pPr>
        <w:pStyle w:val="ae"/>
        <w:numPr>
          <w:ilvl w:val="1"/>
          <w:numId w:val="140"/>
        </w:numPr>
        <w:rPr>
          <w:rFonts w:asciiTheme="minorHAnsi" w:hAnsiTheme="minorHAnsi"/>
          <w:lang w:val="ru-RU"/>
        </w:rPr>
      </w:pPr>
      <w:r w:rsidRPr="00962E62">
        <w:rPr>
          <w:lang w:val="ru-RU"/>
        </w:rPr>
        <w:t>Активная способность - Подготовить осколочный заряд (</w:t>
      </w:r>
      <w:proofErr w:type="spellStart"/>
      <w:r w:rsidRPr="00962E62">
        <w:rPr>
          <w:lang w:val="ru-RU"/>
        </w:rPr>
        <w:t>Ammunition</w:t>
      </w:r>
      <w:proofErr w:type="spellEnd"/>
      <w:r w:rsidRPr="00962E62">
        <w:rPr>
          <w:lang w:val="ru-RU"/>
        </w:rPr>
        <w:t xml:space="preserve">: </w:t>
      </w:r>
      <w:proofErr w:type="spellStart"/>
      <w:r w:rsidRPr="00962E62">
        <w:rPr>
          <w:lang w:val="ru-RU"/>
        </w:rPr>
        <w:t>Shrapnel</w:t>
      </w:r>
      <w:proofErr w:type="spellEnd"/>
      <w:r w:rsidRPr="00962E62">
        <w:rPr>
          <w:lang w:val="ru-RU"/>
        </w:rPr>
        <w:t xml:space="preserve"> </w:t>
      </w:r>
      <w:proofErr w:type="spellStart"/>
      <w:r w:rsidRPr="00962E62">
        <w:rPr>
          <w:lang w:val="ru-RU"/>
        </w:rPr>
        <w:t>Shot</w:t>
      </w:r>
      <w:proofErr w:type="spellEnd"/>
      <w:r w:rsidRPr="00962E62">
        <w:rPr>
          <w:lang w:val="ru-RU"/>
        </w:rPr>
        <w:t>)</w:t>
      </w:r>
    </w:p>
    <w:p w14:paraId="03409C9B" w14:textId="3B8264C0" w:rsidR="00962E62" w:rsidRDefault="00962E62" w:rsidP="00962E62">
      <w:pPr>
        <w:pStyle w:val="ae"/>
        <w:numPr>
          <w:ilvl w:val="2"/>
          <w:numId w:val="140"/>
        </w:numPr>
        <w:rPr>
          <w:rFonts w:asciiTheme="minorHAnsi" w:hAnsiTheme="minorHAnsi"/>
          <w:lang w:val="ru-RU"/>
        </w:rPr>
      </w:pPr>
      <w:r w:rsidRPr="00962E62">
        <w:rPr>
          <w:rFonts w:asciiTheme="minorHAnsi" w:hAnsiTheme="minorHAnsi"/>
          <w:lang w:val="ru-RU"/>
        </w:rPr>
        <w:t>Теперь не работает во вражеской зоне контроля</w:t>
      </w:r>
    </w:p>
    <w:p w14:paraId="63F91C67" w14:textId="1A46DA1E" w:rsidR="00FE6A22" w:rsidRDefault="00984390" w:rsidP="001D025D">
      <w:pPr>
        <w:pStyle w:val="31"/>
        <w:rPr>
          <w:lang w:val="ru-RU"/>
        </w:rPr>
      </w:pPr>
      <w:r w:rsidRPr="00984390">
        <w:rPr>
          <w:lang w:val="ru-RU"/>
        </w:rPr>
        <w:t>Книга</w:t>
      </w:r>
      <w:r w:rsidRPr="001D025D">
        <w:t xml:space="preserve"> </w:t>
      </w:r>
      <w:r w:rsidRPr="00984390">
        <w:rPr>
          <w:lang w:val="ru-RU"/>
        </w:rPr>
        <w:t>драконов</w:t>
      </w:r>
      <w:r w:rsidRPr="001D025D">
        <w:t xml:space="preserve"> </w:t>
      </w:r>
      <w:r>
        <w:rPr>
          <w:lang w:val="ru-RU"/>
        </w:rPr>
        <w:t>Т</w:t>
      </w:r>
      <w:r w:rsidRPr="001D025D">
        <w:t>3 (</w:t>
      </w:r>
      <w:r w:rsidR="001D025D" w:rsidRPr="001D025D">
        <w:t>Tome of Dragons</w:t>
      </w:r>
      <w:r w:rsidRPr="001D025D">
        <w:t>)</w:t>
      </w:r>
      <w:r w:rsidR="001D025D" w:rsidRPr="001D025D">
        <w:t xml:space="preserve"> </w:t>
      </w:r>
      <w:r w:rsidR="001D025D" w:rsidRPr="00761EDF">
        <w:t>[</w:t>
      </w:r>
      <w:r w:rsidR="001D025D" w:rsidRPr="000D3053">
        <w:t>nature</w:t>
      </w:r>
      <w:r w:rsidR="001D025D" w:rsidRPr="00761EDF">
        <w:t>]</w:t>
      </w:r>
      <w:r w:rsidR="001D025D" w:rsidRPr="001D025D">
        <w:t xml:space="preserve"> </w:t>
      </w:r>
      <w:r w:rsidR="001D025D" w:rsidRPr="00934574">
        <w:t>[chaos]</w:t>
      </w:r>
    </w:p>
    <w:p w14:paraId="185E9A40" w14:textId="7D3E542D" w:rsidR="001D025D" w:rsidRDefault="00FC74FA" w:rsidP="001D025D">
      <w:pPr>
        <w:pStyle w:val="a9"/>
        <w:numPr>
          <w:ilvl w:val="0"/>
          <w:numId w:val="141"/>
        </w:numPr>
        <w:rPr>
          <w:lang w:val="ru-RU"/>
        </w:rPr>
      </w:pPr>
      <w:r w:rsidRPr="00E66481">
        <w:rPr>
          <w:lang w:val="ru-RU"/>
        </w:rPr>
        <w:t>Заклинание в бою -</w:t>
      </w:r>
      <w:r>
        <w:rPr>
          <w:lang w:val="ru-RU"/>
        </w:rPr>
        <w:t xml:space="preserve"> </w:t>
      </w:r>
      <w:r w:rsidR="00C34159" w:rsidRPr="00C34159">
        <w:rPr>
          <w:lang w:val="ru-RU"/>
        </w:rPr>
        <w:t>Очистительное пламя</w:t>
      </w:r>
      <w:r w:rsidR="00C34159">
        <w:rPr>
          <w:lang w:val="ru-RU"/>
        </w:rPr>
        <w:t xml:space="preserve"> (</w:t>
      </w:r>
      <w:proofErr w:type="spellStart"/>
      <w:r w:rsidR="00C34159" w:rsidRPr="00C34159">
        <w:rPr>
          <w:lang w:val="ru-RU"/>
        </w:rPr>
        <w:t>Purifying</w:t>
      </w:r>
      <w:proofErr w:type="spellEnd"/>
      <w:r w:rsidR="00C34159" w:rsidRPr="00C34159">
        <w:rPr>
          <w:lang w:val="ru-RU"/>
        </w:rPr>
        <w:t xml:space="preserve"> </w:t>
      </w:r>
      <w:proofErr w:type="spellStart"/>
      <w:r w:rsidR="00C34159" w:rsidRPr="00C34159">
        <w:rPr>
          <w:lang w:val="ru-RU"/>
        </w:rPr>
        <w:t>Flame</w:t>
      </w:r>
      <w:proofErr w:type="spellEnd"/>
      <w:r w:rsidR="00C34159">
        <w:rPr>
          <w:lang w:val="ru-RU"/>
        </w:rPr>
        <w:t>)</w:t>
      </w:r>
    </w:p>
    <w:p w14:paraId="6519F11B" w14:textId="72109A47" w:rsidR="00C34159" w:rsidRDefault="00F95AFF" w:rsidP="00F95AFF">
      <w:pPr>
        <w:pStyle w:val="a9"/>
        <w:numPr>
          <w:ilvl w:val="1"/>
          <w:numId w:val="141"/>
        </w:numPr>
        <w:rPr>
          <w:lang w:val="ru-RU"/>
        </w:rPr>
      </w:pPr>
      <w:r>
        <w:rPr>
          <w:lang w:val="ru-RU"/>
        </w:rPr>
        <w:t xml:space="preserve">Теперь </w:t>
      </w:r>
      <w:r w:rsidRPr="006E23C3">
        <w:rPr>
          <w:lang w:val="ru-RU"/>
        </w:rPr>
        <w:t>снимает только 2 негативных эффекта</w:t>
      </w:r>
    </w:p>
    <w:p w14:paraId="273E1CDB" w14:textId="4931FFDF" w:rsidR="00F95AFF" w:rsidRPr="00E105B6" w:rsidRDefault="00391B86" w:rsidP="00391B86">
      <w:pPr>
        <w:pStyle w:val="31"/>
      </w:pPr>
      <w:r w:rsidRPr="00391B86">
        <w:rPr>
          <w:lang w:val="ru-RU"/>
        </w:rPr>
        <w:t>Книга</w:t>
      </w:r>
      <w:r w:rsidRPr="00E105B6">
        <w:t xml:space="preserve"> </w:t>
      </w:r>
      <w:r w:rsidRPr="00391B86">
        <w:rPr>
          <w:lang w:val="ru-RU"/>
        </w:rPr>
        <w:t>кровавого</w:t>
      </w:r>
      <w:r w:rsidRPr="00E105B6">
        <w:t xml:space="preserve"> </w:t>
      </w:r>
      <w:r w:rsidRPr="00391B86">
        <w:rPr>
          <w:lang w:val="ru-RU"/>
        </w:rPr>
        <w:t>господства</w:t>
      </w:r>
      <w:r w:rsidRPr="00E105B6">
        <w:t xml:space="preserve"> </w:t>
      </w:r>
      <w:r>
        <w:rPr>
          <w:lang w:val="ru-RU"/>
        </w:rPr>
        <w:t>Т</w:t>
      </w:r>
      <w:r w:rsidRPr="00E105B6">
        <w:t>4 (</w:t>
      </w:r>
      <w:r w:rsidR="00E105B6" w:rsidRPr="00E105B6">
        <w:t>Tome of the Crimson Reign</w:t>
      </w:r>
      <w:r w:rsidRPr="00E105B6">
        <w:t xml:space="preserve">) </w:t>
      </w:r>
      <w:r w:rsidRPr="00E105B6">
        <w:t>[</w:t>
      </w:r>
      <w:r w:rsidRPr="00934574">
        <w:t>chaos</w:t>
      </w:r>
      <w:r w:rsidRPr="00E105B6">
        <w:t>]</w:t>
      </w:r>
      <w:r w:rsidRPr="00E105B6">
        <w:t xml:space="preserve"> </w:t>
      </w:r>
      <w:r w:rsidRPr="00E105B6">
        <w:t>[</w:t>
      </w:r>
      <w:r w:rsidRPr="00A66EA6">
        <w:t>shadow</w:t>
      </w:r>
      <w:r w:rsidRPr="00E105B6">
        <w:t>]</w:t>
      </w:r>
    </w:p>
    <w:p w14:paraId="335B8568" w14:textId="77777777" w:rsidR="00FC288A" w:rsidRDefault="002909E7" w:rsidP="00E105B6">
      <w:pPr>
        <w:pStyle w:val="a9"/>
        <w:numPr>
          <w:ilvl w:val="0"/>
          <w:numId w:val="141"/>
        </w:numPr>
        <w:rPr>
          <w:lang w:val="ru-RU"/>
        </w:rPr>
      </w:pPr>
      <w:r w:rsidRPr="002909E7">
        <w:rPr>
          <w:lang w:val="ru-RU"/>
        </w:rPr>
        <w:t>Чары для воинов - Мантия кровавого аристократа (</w:t>
      </w:r>
      <w:r w:rsidRPr="002909E7">
        <w:t>Mantle</w:t>
      </w:r>
      <w:r w:rsidRPr="002909E7">
        <w:rPr>
          <w:lang w:val="ru-RU"/>
        </w:rPr>
        <w:t xml:space="preserve"> </w:t>
      </w:r>
      <w:r w:rsidRPr="002909E7">
        <w:t>of</w:t>
      </w:r>
      <w:r w:rsidRPr="002909E7">
        <w:rPr>
          <w:lang w:val="ru-RU"/>
        </w:rPr>
        <w:t xml:space="preserve"> </w:t>
      </w:r>
      <w:r w:rsidRPr="002909E7">
        <w:t>the</w:t>
      </w:r>
      <w:r w:rsidRPr="002909E7">
        <w:rPr>
          <w:lang w:val="ru-RU"/>
        </w:rPr>
        <w:t xml:space="preserve"> </w:t>
      </w:r>
      <w:r w:rsidRPr="002909E7">
        <w:t>Blood</w:t>
      </w:r>
      <w:r w:rsidRPr="002909E7">
        <w:rPr>
          <w:lang w:val="ru-RU"/>
        </w:rPr>
        <w:t xml:space="preserve"> </w:t>
      </w:r>
      <w:r w:rsidRPr="002909E7">
        <w:t>Noble</w:t>
      </w:r>
      <w:r w:rsidRPr="002909E7">
        <w:rPr>
          <w:lang w:val="ru-RU"/>
        </w:rPr>
        <w:t>)</w:t>
      </w:r>
    </w:p>
    <w:p w14:paraId="7CB21B31" w14:textId="4EC9D665" w:rsidR="00E105B6" w:rsidRDefault="008433FA" w:rsidP="00FC288A">
      <w:pPr>
        <w:pStyle w:val="a9"/>
        <w:numPr>
          <w:ilvl w:val="1"/>
          <w:numId w:val="141"/>
        </w:numPr>
        <w:rPr>
          <w:lang w:val="ru-RU"/>
        </w:rPr>
      </w:pPr>
      <w:r>
        <w:rPr>
          <w:lang w:val="ru-RU"/>
        </w:rPr>
        <w:t>Теперь н</w:t>
      </w:r>
      <w:r w:rsidR="002909E7" w:rsidRPr="002909E7">
        <w:rPr>
          <w:lang w:val="ru-RU"/>
        </w:rPr>
        <w:t xml:space="preserve">е </w:t>
      </w:r>
      <w:r w:rsidR="00FC288A">
        <w:rPr>
          <w:lang w:val="ru-RU"/>
        </w:rPr>
        <w:t>применяется к юнитам с типом</w:t>
      </w:r>
      <w:r w:rsidR="002909E7" w:rsidRPr="002909E7">
        <w:rPr>
          <w:lang w:val="ru-RU"/>
        </w:rPr>
        <w:t xml:space="preserve"> </w:t>
      </w:r>
      <w:r w:rsidRPr="00B04710">
        <w:rPr>
          <w:lang w:val="ru-RU"/>
        </w:rPr>
        <w:t>Осадные орудия (</w:t>
      </w:r>
      <w:proofErr w:type="spellStart"/>
      <w:r w:rsidRPr="00B04710">
        <w:t>Siegecraft</w:t>
      </w:r>
      <w:proofErr w:type="spellEnd"/>
      <w:r w:rsidRPr="00B04710">
        <w:rPr>
          <w:lang w:val="ru-RU"/>
        </w:rPr>
        <w:t>)</w:t>
      </w:r>
      <w:r>
        <w:rPr>
          <w:lang w:val="ru-RU"/>
        </w:rPr>
        <w:t xml:space="preserve"> и</w:t>
      </w:r>
      <w:r>
        <w:rPr>
          <w:lang w:val="ru-RU"/>
        </w:rPr>
        <w:t xml:space="preserve"> </w:t>
      </w:r>
      <w:r w:rsidRPr="00B04710">
        <w:rPr>
          <w:lang w:val="ru-RU"/>
        </w:rPr>
        <w:t>Башни (Tower)</w:t>
      </w:r>
    </w:p>
    <w:p w14:paraId="27724AD4" w14:textId="0E251113" w:rsidR="008433FA" w:rsidRPr="00AD48E9" w:rsidRDefault="00D413EA" w:rsidP="00D413EA">
      <w:pPr>
        <w:pStyle w:val="31"/>
      </w:pPr>
      <w:r w:rsidRPr="00D413EA">
        <w:rPr>
          <w:lang w:val="ru-RU"/>
        </w:rPr>
        <w:t>Книга</w:t>
      </w:r>
      <w:r w:rsidRPr="00AD48E9">
        <w:t xml:space="preserve"> </w:t>
      </w:r>
      <w:r w:rsidRPr="00D413EA">
        <w:rPr>
          <w:lang w:val="ru-RU"/>
        </w:rPr>
        <w:t>неупокоенных</w:t>
      </w:r>
      <w:r w:rsidRPr="00AD48E9">
        <w:t xml:space="preserve"> </w:t>
      </w:r>
      <w:r>
        <w:rPr>
          <w:lang w:val="ru-RU"/>
        </w:rPr>
        <w:t>Т</w:t>
      </w:r>
      <w:r w:rsidRPr="00AD48E9">
        <w:t>4 (</w:t>
      </w:r>
      <w:r w:rsidR="00AD48E9" w:rsidRPr="00AD48E9">
        <w:t>Tome of the Revenant</w:t>
      </w:r>
      <w:r w:rsidRPr="00AD48E9">
        <w:t xml:space="preserve">) </w:t>
      </w:r>
      <w:r w:rsidRPr="00AD48E9">
        <w:t>[</w:t>
      </w:r>
      <w:r w:rsidRPr="00761EDF">
        <w:t>order</w:t>
      </w:r>
      <w:r w:rsidRPr="00AD48E9">
        <w:t>]</w:t>
      </w:r>
      <w:r w:rsidRPr="00AD48E9">
        <w:t xml:space="preserve"> </w:t>
      </w:r>
      <w:r w:rsidRPr="00AD48E9">
        <w:t>[</w:t>
      </w:r>
      <w:r w:rsidRPr="00A66EA6">
        <w:t>shadow</w:t>
      </w:r>
      <w:r w:rsidRPr="00AD48E9">
        <w:t>]</w:t>
      </w:r>
    </w:p>
    <w:p w14:paraId="3850EAC3" w14:textId="2A0CD628" w:rsidR="00AD48E9" w:rsidRDefault="00192EFF" w:rsidP="00AD48E9">
      <w:pPr>
        <w:pStyle w:val="a9"/>
        <w:numPr>
          <w:ilvl w:val="0"/>
          <w:numId w:val="141"/>
        </w:numPr>
        <w:rPr>
          <w:lang w:val="ru-RU"/>
        </w:rPr>
      </w:pPr>
      <w:r w:rsidRPr="00E66481">
        <w:rPr>
          <w:lang w:val="ru-RU"/>
        </w:rPr>
        <w:t>Заклинание в бою -</w:t>
      </w:r>
      <w:r>
        <w:rPr>
          <w:lang w:val="ru-RU"/>
        </w:rPr>
        <w:t xml:space="preserve"> </w:t>
      </w:r>
      <w:r w:rsidR="00C8081C" w:rsidRPr="00C8081C">
        <w:rPr>
          <w:lang w:val="ru-RU"/>
        </w:rPr>
        <w:t>Нечестивый воитель</w:t>
      </w:r>
      <w:r w:rsidR="00C8081C">
        <w:rPr>
          <w:lang w:val="ru-RU"/>
        </w:rPr>
        <w:t xml:space="preserve"> (</w:t>
      </w:r>
      <w:proofErr w:type="spellStart"/>
      <w:r w:rsidR="00C8081C" w:rsidRPr="00C8081C">
        <w:rPr>
          <w:lang w:val="ru-RU"/>
        </w:rPr>
        <w:t>Unholy</w:t>
      </w:r>
      <w:proofErr w:type="spellEnd"/>
      <w:r w:rsidR="00C8081C" w:rsidRPr="00C8081C">
        <w:rPr>
          <w:lang w:val="ru-RU"/>
        </w:rPr>
        <w:t xml:space="preserve"> Champion</w:t>
      </w:r>
      <w:r w:rsidR="00C8081C">
        <w:rPr>
          <w:lang w:val="ru-RU"/>
        </w:rPr>
        <w:t>)</w:t>
      </w:r>
    </w:p>
    <w:p w14:paraId="65210BAA" w14:textId="3E9324B5" w:rsidR="00C8081C" w:rsidRDefault="00C8081C" w:rsidP="00C8081C">
      <w:pPr>
        <w:pStyle w:val="a9"/>
        <w:numPr>
          <w:ilvl w:val="1"/>
          <w:numId w:val="141"/>
        </w:numPr>
        <w:rPr>
          <w:lang w:val="ru-RU"/>
        </w:rPr>
      </w:pPr>
      <w:r>
        <w:rPr>
          <w:lang w:val="ru-RU"/>
        </w:rPr>
        <w:t>Уменьшен бонус к урону</w:t>
      </w:r>
    </w:p>
    <w:p w14:paraId="08AE7B64" w14:textId="1D49F78D" w:rsidR="00C8081C" w:rsidRPr="00A04CD2" w:rsidRDefault="00C8081C" w:rsidP="00C8081C">
      <w:pPr>
        <w:pStyle w:val="a9"/>
        <w:numPr>
          <w:ilvl w:val="2"/>
          <w:numId w:val="141"/>
        </w:numPr>
        <w:rPr>
          <w:lang w:val="ru-RU"/>
        </w:rPr>
      </w:pPr>
      <w:r>
        <w:rPr>
          <w:lang w:val="ru-RU"/>
        </w:rPr>
        <w:t>50% -</w:t>
      </w:r>
      <w:r>
        <w:t>&gt; 30%</w:t>
      </w:r>
    </w:p>
    <w:p w14:paraId="62D934ED" w14:textId="69357A9B" w:rsidR="00A04CD2" w:rsidRDefault="00A04CD2" w:rsidP="00A04CD2">
      <w:pPr>
        <w:pStyle w:val="a9"/>
        <w:numPr>
          <w:ilvl w:val="1"/>
          <w:numId w:val="141"/>
        </w:numPr>
        <w:rPr>
          <w:lang w:val="ru-RU"/>
        </w:rPr>
      </w:pPr>
      <w:r>
        <w:rPr>
          <w:lang w:val="ru-RU"/>
        </w:rPr>
        <w:t>Уменьшен эффек</w:t>
      </w:r>
      <w:r w:rsidR="00536729">
        <w:rPr>
          <w:lang w:val="ru-RU"/>
        </w:rPr>
        <w:t>т к вражеским воинам</w:t>
      </w:r>
    </w:p>
    <w:p w14:paraId="721444DB" w14:textId="7502AB4A" w:rsidR="00536729" w:rsidRPr="005C7DF6" w:rsidRDefault="002A2C8D" w:rsidP="00536729">
      <w:pPr>
        <w:pStyle w:val="a9"/>
        <w:numPr>
          <w:ilvl w:val="2"/>
          <w:numId w:val="141"/>
        </w:numPr>
        <w:rPr>
          <w:lang w:val="ru-RU"/>
        </w:rPr>
      </w:pPr>
      <w:r>
        <w:t>-</w:t>
      </w:r>
      <w:r w:rsidR="00536729">
        <w:rPr>
          <w:lang w:val="ru-RU"/>
        </w:rPr>
        <w:t>10 -</w:t>
      </w:r>
      <w:r w:rsidR="00536729">
        <w:t xml:space="preserve">&gt; </w:t>
      </w:r>
      <w:r>
        <w:t>-</w:t>
      </w:r>
      <w:r w:rsidR="00536729">
        <w:t>5</w:t>
      </w:r>
      <w:r w:rsidR="00B1049B">
        <w:t xml:space="preserve"> </w:t>
      </w:r>
      <w:r w:rsidRPr="007E254D">
        <w:t>[happiness]</w:t>
      </w:r>
    </w:p>
    <w:p w14:paraId="039375F5" w14:textId="7460346E" w:rsidR="005C7DF6" w:rsidRDefault="008E228D" w:rsidP="008E228D">
      <w:pPr>
        <w:pStyle w:val="31"/>
        <w:rPr>
          <w:lang w:val="ru-RU"/>
        </w:rPr>
      </w:pPr>
      <w:proofErr w:type="spellStart"/>
      <w:r w:rsidRPr="008E228D">
        <w:t>Книга</w:t>
      </w:r>
      <w:proofErr w:type="spellEnd"/>
      <w:r w:rsidRPr="008E228D">
        <w:t xml:space="preserve"> </w:t>
      </w:r>
      <w:proofErr w:type="spellStart"/>
      <w:r w:rsidRPr="008E228D">
        <w:t>рассечения</w:t>
      </w:r>
      <w:proofErr w:type="spellEnd"/>
      <w:r w:rsidRPr="008E228D">
        <w:t xml:space="preserve"> </w:t>
      </w:r>
      <w:r>
        <w:rPr>
          <w:lang w:val="ru-RU"/>
        </w:rPr>
        <w:t>Т</w:t>
      </w:r>
      <w:r w:rsidRPr="008E228D">
        <w:t xml:space="preserve">4 </w:t>
      </w:r>
      <w:r w:rsidR="00272303">
        <w:t>(</w:t>
      </w:r>
      <w:r w:rsidR="00272303" w:rsidRPr="00272303">
        <w:t>Tome of Severing</w:t>
      </w:r>
      <w:r w:rsidR="00272303">
        <w:t>)</w:t>
      </w:r>
      <w:r w:rsidRPr="008E228D">
        <w:t xml:space="preserve"> </w:t>
      </w:r>
      <w:r w:rsidRPr="008844F4">
        <w:t>[</w:t>
      </w:r>
      <w:proofErr w:type="spellStart"/>
      <w:r w:rsidRPr="008844F4">
        <w:t>materium</w:t>
      </w:r>
      <w:proofErr w:type="spellEnd"/>
      <w:r w:rsidRPr="008844F4">
        <w:t>]</w:t>
      </w:r>
      <w:r w:rsidRPr="008E228D">
        <w:t xml:space="preserve"> </w:t>
      </w:r>
      <w:r w:rsidRPr="00AD48E9">
        <w:t>[</w:t>
      </w:r>
      <w:r w:rsidRPr="00A66EA6">
        <w:t>shadow</w:t>
      </w:r>
      <w:r w:rsidRPr="00AD48E9">
        <w:t>]</w:t>
      </w:r>
    </w:p>
    <w:p w14:paraId="6F0CC8CF" w14:textId="5C42638C" w:rsidR="004D45B9" w:rsidRDefault="00A90735" w:rsidP="004D45B9">
      <w:pPr>
        <w:pStyle w:val="a9"/>
        <w:numPr>
          <w:ilvl w:val="0"/>
          <w:numId w:val="116"/>
        </w:numPr>
        <w:rPr>
          <w:lang w:val="ru-RU"/>
        </w:rPr>
      </w:pPr>
      <w:r w:rsidRPr="00C729E5">
        <w:rPr>
          <w:lang w:val="ru-RU"/>
        </w:rPr>
        <w:t xml:space="preserve">Стратегическое заклинание </w:t>
      </w:r>
      <w:r>
        <w:rPr>
          <w:lang w:val="ru-RU"/>
        </w:rPr>
        <w:t xml:space="preserve">- </w:t>
      </w:r>
      <w:r w:rsidRPr="00A90735">
        <w:rPr>
          <w:lang w:val="ru-RU"/>
        </w:rPr>
        <w:t>Создать защитный купол</w:t>
      </w:r>
      <w:r>
        <w:rPr>
          <w:lang w:val="ru-RU"/>
        </w:rPr>
        <w:t xml:space="preserve"> (</w:t>
      </w:r>
      <w:r w:rsidR="00921CEE" w:rsidRPr="00921CEE">
        <w:t>Conjure</w:t>
      </w:r>
      <w:r w:rsidR="00921CEE" w:rsidRPr="00921CEE">
        <w:rPr>
          <w:lang w:val="ru-RU"/>
        </w:rPr>
        <w:t xml:space="preserve"> </w:t>
      </w:r>
      <w:proofErr w:type="spellStart"/>
      <w:r w:rsidR="00921CEE" w:rsidRPr="00921CEE">
        <w:t>Spellward</w:t>
      </w:r>
      <w:proofErr w:type="spellEnd"/>
      <w:r>
        <w:rPr>
          <w:lang w:val="ru-RU"/>
        </w:rPr>
        <w:t>)</w:t>
      </w:r>
    </w:p>
    <w:p w14:paraId="77DE7062" w14:textId="12375035" w:rsidR="004D45B9" w:rsidRDefault="004D45B9" w:rsidP="00921CEE">
      <w:pPr>
        <w:pStyle w:val="a9"/>
        <w:numPr>
          <w:ilvl w:val="1"/>
          <w:numId w:val="116"/>
        </w:numPr>
        <w:rPr>
          <w:lang w:val="ru-RU"/>
        </w:rPr>
      </w:pPr>
      <w:r>
        <w:rPr>
          <w:lang w:val="ru-RU"/>
        </w:rPr>
        <w:t>Уменьшен штраф к боевым заклинаниям</w:t>
      </w:r>
    </w:p>
    <w:p w14:paraId="0410202F" w14:textId="2B525FF0" w:rsidR="008E228D" w:rsidRPr="004D45B9" w:rsidRDefault="004D45B9" w:rsidP="00921CEE">
      <w:pPr>
        <w:pStyle w:val="a9"/>
        <w:numPr>
          <w:ilvl w:val="2"/>
          <w:numId w:val="116"/>
        </w:numPr>
        <w:rPr>
          <w:lang w:val="ru-RU"/>
        </w:rPr>
      </w:pPr>
      <w:r>
        <w:rPr>
          <w:lang w:val="ru-RU"/>
        </w:rPr>
        <w:t>100% -</w:t>
      </w:r>
      <w:r>
        <w:t xml:space="preserve">&gt; 50% </w:t>
      </w:r>
      <w:r w:rsidRPr="0069399B">
        <w:rPr>
          <w:lang w:val="ru-RU"/>
        </w:rPr>
        <w:t>[</w:t>
      </w:r>
      <w:proofErr w:type="spellStart"/>
      <w:r w:rsidRPr="0069399B">
        <w:rPr>
          <w:lang w:val="ru-RU"/>
        </w:rPr>
        <w:t>combatspell</w:t>
      </w:r>
      <w:proofErr w:type="spellEnd"/>
      <w:r w:rsidRPr="0069399B">
        <w:rPr>
          <w:lang w:val="ru-RU"/>
        </w:rPr>
        <w:t>]</w:t>
      </w:r>
    </w:p>
    <w:p w14:paraId="17EFEC4B" w14:textId="13BE763F" w:rsidR="00BF5960" w:rsidRPr="009E3B67" w:rsidRDefault="003B05BD" w:rsidP="00636EE2">
      <w:pPr>
        <w:pStyle w:val="31"/>
      </w:pPr>
      <w:r w:rsidRPr="003E0124">
        <w:rPr>
          <w:lang w:val="ru-RU"/>
        </w:rPr>
        <w:t>Книга</w:t>
      </w:r>
      <w:r w:rsidRPr="009E3B67">
        <w:t xml:space="preserve"> </w:t>
      </w:r>
      <w:r w:rsidRPr="003E0124">
        <w:rPr>
          <w:lang w:val="ru-RU"/>
        </w:rPr>
        <w:t>космоса</w:t>
      </w:r>
      <w:r w:rsidRPr="009E3B67">
        <w:t xml:space="preserve"> </w:t>
      </w:r>
      <w:r>
        <w:rPr>
          <w:lang w:val="ru-RU"/>
        </w:rPr>
        <w:t>Т</w:t>
      </w:r>
      <w:r w:rsidRPr="009E3B67">
        <w:t>5 (</w:t>
      </w:r>
      <w:r w:rsidR="00BD62F5" w:rsidRPr="00BD62F5">
        <w:t>Tome</w:t>
      </w:r>
      <w:r w:rsidR="00BD62F5" w:rsidRPr="009E3B67">
        <w:t xml:space="preserve"> </w:t>
      </w:r>
      <w:r w:rsidR="00BD62F5" w:rsidRPr="00BD62F5">
        <w:t>of</w:t>
      </w:r>
      <w:r w:rsidR="00BD62F5" w:rsidRPr="009E3B67">
        <w:t xml:space="preserve"> </w:t>
      </w:r>
      <w:r w:rsidR="00BD62F5" w:rsidRPr="00BD62F5">
        <w:t>the</w:t>
      </w:r>
      <w:r w:rsidR="00BD62F5" w:rsidRPr="009E3B67">
        <w:t xml:space="preserve"> </w:t>
      </w:r>
      <w:r w:rsidR="00BD62F5" w:rsidRPr="00BD62F5">
        <w:t>Cosmos</w:t>
      </w:r>
      <w:r w:rsidRPr="009E3B67">
        <w:t>)</w:t>
      </w:r>
      <w:r w:rsidR="007479D8" w:rsidRPr="007479D8">
        <w:t xml:space="preserve"> </w:t>
      </w:r>
      <w:r w:rsidR="007479D8" w:rsidRPr="002A701D">
        <w:t>[astral]</w:t>
      </w:r>
      <w:r w:rsidR="007479D8">
        <w:t xml:space="preserve"> </w:t>
      </w:r>
      <w:r w:rsidR="007479D8" w:rsidRPr="00583AA7">
        <w:t>[</w:t>
      </w:r>
      <w:r w:rsidR="007479D8" w:rsidRPr="00A66EA6">
        <w:t>shadow</w:t>
      </w:r>
      <w:r w:rsidR="007479D8" w:rsidRPr="00583AA7">
        <w:t>]</w:t>
      </w:r>
      <w:r w:rsidR="007479D8" w:rsidRPr="007479D8">
        <w:t xml:space="preserve"> </w:t>
      </w:r>
      <w:r w:rsidR="007479D8" w:rsidRPr="00934574">
        <w:t>[chaos]</w:t>
      </w:r>
      <w:r w:rsidR="007479D8" w:rsidRPr="007479D8">
        <w:t xml:space="preserve"> </w:t>
      </w:r>
      <w:r w:rsidR="007479D8" w:rsidRPr="00761EDF">
        <w:t>[</w:t>
      </w:r>
      <w:r w:rsidR="007479D8" w:rsidRPr="000D3053">
        <w:t>nature</w:t>
      </w:r>
      <w:r w:rsidR="007479D8" w:rsidRPr="00761EDF">
        <w:t>]</w:t>
      </w:r>
      <w:r w:rsidR="007479D8" w:rsidRPr="007479D8">
        <w:t xml:space="preserve"> </w:t>
      </w:r>
      <w:r w:rsidR="007479D8" w:rsidRPr="008844F4">
        <w:t>[</w:t>
      </w:r>
      <w:proofErr w:type="spellStart"/>
      <w:r w:rsidR="007479D8" w:rsidRPr="008844F4">
        <w:t>materium</w:t>
      </w:r>
      <w:proofErr w:type="spellEnd"/>
      <w:r w:rsidR="007479D8" w:rsidRPr="008844F4">
        <w:t>]</w:t>
      </w:r>
      <w:r w:rsidR="007479D8" w:rsidRPr="006A0B5C">
        <w:t xml:space="preserve"> </w:t>
      </w:r>
      <w:r w:rsidR="007479D8" w:rsidRPr="00761EDF">
        <w:t>[order]</w:t>
      </w:r>
    </w:p>
    <w:p w14:paraId="45BC2F84" w14:textId="77777777" w:rsidR="00837CF1" w:rsidRDefault="00BD62F5" w:rsidP="00E25C24">
      <w:pPr>
        <w:pStyle w:val="a9"/>
        <w:numPr>
          <w:ilvl w:val="0"/>
          <w:numId w:val="128"/>
        </w:numPr>
        <w:rPr>
          <w:lang w:val="ru-RU"/>
        </w:rPr>
      </w:pPr>
      <w:r w:rsidRPr="00590893">
        <w:rPr>
          <w:lang w:val="ru-RU"/>
        </w:rPr>
        <w:t>Чары для воинов</w:t>
      </w:r>
      <w:r w:rsidR="00590893">
        <w:rPr>
          <w:lang w:val="ru-RU"/>
        </w:rPr>
        <w:t xml:space="preserve"> </w:t>
      </w:r>
      <w:r w:rsidR="005D39CD">
        <w:rPr>
          <w:lang w:val="ru-RU"/>
        </w:rPr>
        <w:t>-</w:t>
      </w:r>
      <w:r w:rsidR="00590893">
        <w:rPr>
          <w:lang w:val="ru-RU"/>
        </w:rPr>
        <w:t xml:space="preserve"> </w:t>
      </w:r>
      <w:r w:rsidR="00590893" w:rsidRPr="00590893">
        <w:rPr>
          <w:lang w:val="ru-RU"/>
        </w:rPr>
        <w:t>Пробуждение космоса</w:t>
      </w:r>
      <w:r w:rsidR="00590893">
        <w:rPr>
          <w:lang w:val="ru-RU"/>
        </w:rPr>
        <w:t xml:space="preserve"> (</w:t>
      </w:r>
      <w:proofErr w:type="spellStart"/>
      <w:r w:rsidR="00590893" w:rsidRPr="00590893">
        <w:rPr>
          <w:lang w:val="ru-RU"/>
        </w:rPr>
        <w:t>Cosmos</w:t>
      </w:r>
      <w:proofErr w:type="spellEnd"/>
      <w:r w:rsidR="00590893" w:rsidRPr="00590893">
        <w:rPr>
          <w:lang w:val="ru-RU"/>
        </w:rPr>
        <w:t xml:space="preserve"> </w:t>
      </w:r>
      <w:proofErr w:type="spellStart"/>
      <w:r w:rsidR="00590893" w:rsidRPr="00590893">
        <w:rPr>
          <w:lang w:val="ru-RU"/>
        </w:rPr>
        <w:t>Awakening</w:t>
      </w:r>
      <w:proofErr w:type="spellEnd"/>
      <w:r w:rsidR="00590893">
        <w:rPr>
          <w:lang w:val="ru-RU"/>
        </w:rPr>
        <w:t>)</w:t>
      </w:r>
    </w:p>
    <w:p w14:paraId="501883A5" w14:textId="77777777" w:rsidR="00837CF1" w:rsidRDefault="00590893" w:rsidP="00E25C24">
      <w:pPr>
        <w:pStyle w:val="a9"/>
        <w:numPr>
          <w:ilvl w:val="1"/>
          <w:numId w:val="128"/>
        </w:numPr>
        <w:rPr>
          <w:lang w:val="ru-RU"/>
        </w:rPr>
      </w:pPr>
      <w:r w:rsidRPr="00837CF1">
        <w:rPr>
          <w:lang w:val="ru-RU"/>
        </w:rPr>
        <w:t xml:space="preserve">(Исправление) Теперь работает как </w:t>
      </w:r>
      <w:r w:rsidR="00BF63F1" w:rsidRPr="00837CF1">
        <w:rPr>
          <w:lang w:val="ru-RU"/>
        </w:rPr>
        <w:t>описано</w:t>
      </w:r>
    </w:p>
    <w:p w14:paraId="5CD98629" w14:textId="77777777" w:rsidR="00837CF1" w:rsidRPr="00837CF1" w:rsidRDefault="00BF63F1" w:rsidP="00E25C24">
      <w:pPr>
        <w:pStyle w:val="a9"/>
        <w:numPr>
          <w:ilvl w:val="0"/>
          <w:numId w:val="128"/>
        </w:numPr>
      </w:pPr>
      <w:r w:rsidRPr="00837CF1">
        <w:rPr>
          <w:lang w:val="ru-RU"/>
        </w:rPr>
        <w:lastRenderedPageBreak/>
        <w:t>Юнит</w:t>
      </w:r>
      <w:r w:rsidRPr="001D3527">
        <w:t xml:space="preserve"> </w:t>
      </w:r>
      <w:r w:rsidR="005D39CD">
        <w:t>-</w:t>
      </w:r>
      <w:r w:rsidRPr="001D3527">
        <w:t xml:space="preserve"> </w:t>
      </w:r>
      <w:proofErr w:type="spellStart"/>
      <w:r w:rsidRPr="00BF63F1">
        <w:t>Аватар</w:t>
      </w:r>
      <w:proofErr w:type="spellEnd"/>
      <w:r w:rsidRPr="00BF63F1">
        <w:t xml:space="preserve"> </w:t>
      </w:r>
      <w:proofErr w:type="spellStart"/>
      <w:r w:rsidRPr="00BF63F1">
        <w:t>космоса</w:t>
      </w:r>
      <w:proofErr w:type="spellEnd"/>
      <w:r w:rsidRPr="001D3527">
        <w:t xml:space="preserve"> </w:t>
      </w:r>
      <w:r w:rsidR="00FA00A7" w:rsidRPr="00837CF1">
        <w:rPr>
          <w:lang w:val="ru-RU"/>
        </w:rPr>
        <w:t>Т</w:t>
      </w:r>
      <w:r w:rsidR="00FA00A7" w:rsidRPr="001C695D">
        <w:t xml:space="preserve">5 </w:t>
      </w:r>
      <w:r w:rsidRPr="001D3527">
        <w:t>(</w:t>
      </w:r>
      <w:r w:rsidR="000B58EB" w:rsidRPr="001D3527">
        <w:t>Avatar of the Cosmos</w:t>
      </w:r>
      <w:r w:rsidRPr="001D3527">
        <w:t>)</w:t>
      </w:r>
    </w:p>
    <w:p w14:paraId="24388B6A" w14:textId="62FB46D7" w:rsidR="00BF63F1" w:rsidRPr="00837CF1" w:rsidRDefault="00BF63F1" w:rsidP="00E25C24">
      <w:pPr>
        <w:pStyle w:val="a9"/>
        <w:numPr>
          <w:ilvl w:val="1"/>
          <w:numId w:val="128"/>
        </w:numPr>
        <w:rPr>
          <w:lang w:val="ru-RU"/>
        </w:rPr>
      </w:pPr>
      <w:r w:rsidRPr="00837CF1">
        <w:rPr>
          <w:lang w:val="ru-RU"/>
        </w:rPr>
        <w:t>Активная способно</w:t>
      </w:r>
      <w:r w:rsidR="007B229A" w:rsidRPr="00837CF1">
        <w:rPr>
          <w:lang w:val="ru-RU"/>
        </w:rPr>
        <w:t xml:space="preserve">сть </w:t>
      </w:r>
      <w:r w:rsidR="005D39CD" w:rsidRPr="00837CF1">
        <w:rPr>
          <w:lang w:val="ru-RU"/>
        </w:rPr>
        <w:t>-</w:t>
      </w:r>
      <w:r w:rsidR="001D3527" w:rsidRPr="00837CF1">
        <w:rPr>
          <w:lang w:val="ru-RU"/>
        </w:rPr>
        <w:t xml:space="preserve"> </w:t>
      </w:r>
      <w:r w:rsidR="007B229A" w:rsidRPr="00837CF1">
        <w:rPr>
          <w:lang w:val="ru-RU"/>
        </w:rPr>
        <w:t>Большой скачок (</w:t>
      </w:r>
      <w:proofErr w:type="spellStart"/>
      <w:r w:rsidR="001D3527" w:rsidRPr="00837CF1">
        <w:rPr>
          <w:lang w:val="ru-RU"/>
        </w:rPr>
        <w:t>Greater</w:t>
      </w:r>
      <w:proofErr w:type="spellEnd"/>
      <w:r w:rsidR="001D3527" w:rsidRPr="00837CF1">
        <w:rPr>
          <w:lang w:val="ru-RU"/>
        </w:rPr>
        <w:t xml:space="preserve"> </w:t>
      </w:r>
      <w:proofErr w:type="spellStart"/>
      <w:r w:rsidR="001D3527" w:rsidRPr="00837CF1">
        <w:rPr>
          <w:lang w:val="ru-RU"/>
        </w:rPr>
        <w:t>Phase</w:t>
      </w:r>
      <w:proofErr w:type="spellEnd"/>
      <w:r w:rsidR="007B229A" w:rsidRPr="00837CF1">
        <w:rPr>
          <w:lang w:val="ru-RU"/>
        </w:rPr>
        <w:t xml:space="preserve">) заменена на </w:t>
      </w:r>
      <w:r w:rsidR="000B7A9D" w:rsidRPr="00837CF1">
        <w:rPr>
          <w:lang w:val="ru-RU"/>
        </w:rPr>
        <w:t>Скачок (</w:t>
      </w:r>
      <w:proofErr w:type="spellStart"/>
      <w:r w:rsidR="001D3527" w:rsidRPr="00837CF1">
        <w:rPr>
          <w:lang w:val="ru-RU"/>
        </w:rPr>
        <w:t>Phase</w:t>
      </w:r>
      <w:proofErr w:type="spellEnd"/>
      <w:r w:rsidR="000B7A9D" w:rsidRPr="00837CF1">
        <w:rPr>
          <w:lang w:val="ru-RU"/>
        </w:rPr>
        <w:t>)</w:t>
      </w:r>
    </w:p>
    <w:sectPr w:rsidR="00BF63F1" w:rsidRPr="00837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1511D2"/>
    <w:multiLevelType w:val="hybridMultilevel"/>
    <w:tmpl w:val="BECAE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1725FD"/>
    <w:multiLevelType w:val="hybridMultilevel"/>
    <w:tmpl w:val="195C3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5F7284"/>
    <w:multiLevelType w:val="hybridMultilevel"/>
    <w:tmpl w:val="19007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765BBE"/>
    <w:multiLevelType w:val="multilevel"/>
    <w:tmpl w:val="BF8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E79E1"/>
    <w:multiLevelType w:val="multilevel"/>
    <w:tmpl w:val="8C1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E05EA2"/>
    <w:multiLevelType w:val="hybridMultilevel"/>
    <w:tmpl w:val="7A942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FD42C7"/>
    <w:multiLevelType w:val="multilevel"/>
    <w:tmpl w:val="150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8230E"/>
    <w:multiLevelType w:val="hybridMultilevel"/>
    <w:tmpl w:val="2E503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BD7C05"/>
    <w:multiLevelType w:val="hybridMultilevel"/>
    <w:tmpl w:val="32880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F20BB2"/>
    <w:multiLevelType w:val="hybridMultilevel"/>
    <w:tmpl w:val="B8762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A93DBA"/>
    <w:multiLevelType w:val="multilevel"/>
    <w:tmpl w:val="A40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2C5A4E"/>
    <w:multiLevelType w:val="hybridMultilevel"/>
    <w:tmpl w:val="7A406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700FCB"/>
    <w:multiLevelType w:val="multilevel"/>
    <w:tmpl w:val="2C0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C524C5F"/>
    <w:multiLevelType w:val="multilevel"/>
    <w:tmpl w:val="3C3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931F8C"/>
    <w:multiLevelType w:val="multilevel"/>
    <w:tmpl w:val="F47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1F4954"/>
    <w:multiLevelType w:val="hybridMultilevel"/>
    <w:tmpl w:val="D714A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C239F4"/>
    <w:multiLevelType w:val="hybridMultilevel"/>
    <w:tmpl w:val="FDCE5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221AAC"/>
    <w:multiLevelType w:val="multilevel"/>
    <w:tmpl w:val="F97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7501A7"/>
    <w:multiLevelType w:val="hybridMultilevel"/>
    <w:tmpl w:val="1A441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27E1E"/>
    <w:multiLevelType w:val="multilevel"/>
    <w:tmpl w:val="326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5E2573"/>
    <w:multiLevelType w:val="hybridMultilevel"/>
    <w:tmpl w:val="E5822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720551"/>
    <w:multiLevelType w:val="multilevel"/>
    <w:tmpl w:val="5CD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AD6318"/>
    <w:multiLevelType w:val="hybridMultilevel"/>
    <w:tmpl w:val="F378E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FE0AC4"/>
    <w:multiLevelType w:val="multilevel"/>
    <w:tmpl w:val="4CE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5230F3D"/>
    <w:multiLevelType w:val="hybridMultilevel"/>
    <w:tmpl w:val="951AB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5C978C7"/>
    <w:multiLevelType w:val="multilevel"/>
    <w:tmpl w:val="977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A16DF"/>
    <w:multiLevelType w:val="multilevel"/>
    <w:tmpl w:val="47E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B83CFE"/>
    <w:multiLevelType w:val="hybridMultilevel"/>
    <w:tmpl w:val="2360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0677CD"/>
    <w:multiLevelType w:val="hybridMultilevel"/>
    <w:tmpl w:val="39CC9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A12A20"/>
    <w:multiLevelType w:val="hybridMultilevel"/>
    <w:tmpl w:val="90081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B77363"/>
    <w:multiLevelType w:val="multilevel"/>
    <w:tmpl w:val="E89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227344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A5906FF"/>
    <w:multiLevelType w:val="multilevel"/>
    <w:tmpl w:val="173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B2E72F5"/>
    <w:multiLevelType w:val="hybridMultilevel"/>
    <w:tmpl w:val="F502F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C2A3A2C"/>
    <w:multiLevelType w:val="hybridMultilevel"/>
    <w:tmpl w:val="D74C0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8420FD"/>
    <w:multiLevelType w:val="multilevel"/>
    <w:tmpl w:val="678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492254"/>
    <w:multiLevelType w:val="hybridMultilevel"/>
    <w:tmpl w:val="1A628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59633B"/>
    <w:multiLevelType w:val="multilevel"/>
    <w:tmpl w:val="327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A5089D"/>
    <w:multiLevelType w:val="hybridMultilevel"/>
    <w:tmpl w:val="4E325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FA2A1F"/>
    <w:multiLevelType w:val="multilevel"/>
    <w:tmpl w:val="286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136AA4"/>
    <w:multiLevelType w:val="hybridMultilevel"/>
    <w:tmpl w:val="27263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547231"/>
    <w:multiLevelType w:val="multilevel"/>
    <w:tmpl w:val="016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61C4AF8"/>
    <w:multiLevelType w:val="hybridMultilevel"/>
    <w:tmpl w:val="7D7A3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886B8A"/>
    <w:multiLevelType w:val="hybridMultilevel"/>
    <w:tmpl w:val="D99E4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2E49AD"/>
    <w:multiLevelType w:val="hybridMultilevel"/>
    <w:tmpl w:val="74EE6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FC37B2"/>
    <w:multiLevelType w:val="multilevel"/>
    <w:tmpl w:val="B1B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8864C61"/>
    <w:multiLevelType w:val="multilevel"/>
    <w:tmpl w:val="EAA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82472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A3E370B"/>
    <w:multiLevelType w:val="hybridMultilevel"/>
    <w:tmpl w:val="A64EA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4F5DF0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C3D6946"/>
    <w:multiLevelType w:val="hybridMultilevel"/>
    <w:tmpl w:val="076E4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D51E78"/>
    <w:multiLevelType w:val="hybridMultilevel"/>
    <w:tmpl w:val="850E0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F1E48A4"/>
    <w:multiLevelType w:val="hybridMultilevel"/>
    <w:tmpl w:val="ED161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00A2AA3"/>
    <w:multiLevelType w:val="multilevel"/>
    <w:tmpl w:val="C72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F96A3D"/>
    <w:multiLevelType w:val="hybridMultilevel"/>
    <w:tmpl w:val="E8D4B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FE2999"/>
    <w:multiLevelType w:val="multilevel"/>
    <w:tmpl w:val="0F2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3F32261"/>
    <w:multiLevelType w:val="multilevel"/>
    <w:tmpl w:val="590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FD053F"/>
    <w:multiLevelType w:val="hybridMultilevel"/>
    <w:tmpl w:val="34CAB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110B15"/>
    <w:multiLevelType w:val="hybridMultilevel"/>
    <w:tmpl w:val="4B661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767711"/>
    <w:multiLevelType w:val="hybridMultilevel"/>
    <w:tmpl w:val="B2AA9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1B3C72"/>
    <w:multiLevelType w:val="hybridMultilevel"/>
    <w:tmpl w:val="4C0CD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B392FC0"/>
    <w:multiLevelType w:val="hybridMultilevel"/>
    <w:tmpl w:val="DC54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B005AF"/>
    <w:multiLevelType w:val="hybridMultilevel"/>
    <w:tmpl w:val="61CC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C27693A"/>
    <w:multiLevelType w:val="multilevel"/>
    <w:tmpl w:val="373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D7D1FBA"/>
    <w:multiLevelType w:val="multilevel"/>
    <w:tmpl w:val="CD8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D8C57E5"/>
    <w:multiLevelType w:val="hybridMultilevel"/>
    <w:tmpl w:val="519EB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E016748"/>
    <w:multiLevelType w:val="hybridMultilevel"/>
    <w:tmpl w:val="E1D2D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CB34D8"/>
    <w:multiLevelType w:val="hybridMultilevel"/>
    <w:tmpl w:val="02E44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F0E4D25"/>
    <w:multiLevelType w:val="hybridMultilevel"/>
    <w:tmpl w:val="0E623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F2237AC"/>
    <w:multiLevelType w:val="hybridMultilevel"/>
    <w:tmpl w:val="E5941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420931"/>
    <w:multiLevelType w:val="hybridMultilevel"/>
    <w:tmpl w:val="8738F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1530E9"/>
    <w:multiLevelType w:val="multilevel"/>
    <w:tmpl w:val="1F7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AD52F6"/>
    <w:multiLevelType w:val="multilevel"/>
    <w:tmpl w:val="D05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977B37"/>
    <w:multiLevelType w:val="hybridMultilevel"/>
    <w:tmpl w:val="CEBA3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5BC77E5"/>
    <w:multiLevelType w:val="multilevel"/>
    <w:tmpl w:val="A20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5C0104B"/>
    <w:multiLevelType w:val="hybridMultilevel"/>
    <w:tmpl w:val="6AB64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6197F8A"/>
    <w:multiLevelType w:val="hybridMultilevel"/>
    <w:tmpl w:val="5F5CA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437CED"/>
    <w:multiLevelType w:val="hybridMultilevel"/>
    <w:tmpl w:val="BFEC7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A64B61"/>
    <w:multiLevelType w:val="hybridMultilevel"/>
    <w:tmpl w:val="34E48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F3529B"/>
    <w:multiLevelType w:val="hybridMultilevel"/>
    <w:tmpl w:val="16586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311D4D"/>
    <w:multiLevelType w:val="multilevel"/>
    <w:tmpl w:val="B6B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A735F6D"/>
    <w:multiLevelType w:val="multilevel"/>
    <w:tmpl w:val="4BB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A7B168D"/>
    <w:multiLevelType w:val="hybridMultilevel"/>
    <w:tmpl w:val="D16E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C35320"/>
    <w:multiLevelType w:val="multilevel"/>
    <w:tmpl w:val="9C062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C9C48E1"/>
    <w:multiLevelType w:val="hybridMultilevel"/>
    <w:tmpl w:val="B860D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08720C"/>
    <w:multiLevelType w:val="multilevel"/>
    <w:tmpl w:val="E84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BC5D79"/>
    <w:multiLevelType w:val="hybridMultilevel"/>
    <w:tmpl w:val="BA9EB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DD3639C"/>
    <w:multiLevelType w:val="hybridMultilevel"/>
    <w:tmpl w:val="68A26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DD77362"/>
    <w:multiLevelType w:val="hybridMultilevel"/>
    <w:tmpl w:val="D020E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E2650BE"/>
    <w:multiLevelType w:val="hybridMultilevel"/>
    <w:tmpl w:val="A1E8E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E99050F"/>
    <w:multiLevelType w:val="hybridMultilevel"/>
    <w:tmpl w:val="9A842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01B686C"/>
    <w:multiLevelType w:val="hybridMultilevel"/>
    <w:tmpl w:val="A546F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296B42"/>
    <w:multiLevelType w:val="hybridMultilevel"/>
    <w:tmpl w:val="483E0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1904303"/>
    <w:multiLevelType w:val="hybridMultilevel"/>
    <w:tmpl w:val="D2360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060260"/>
    <w:multiLevelType w:val="hybridMultilevel"/>
    <w:tmpl w:val="43CA2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2234F5B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3037181"/>
    <w:multiLevelType w:val="multilevel"/>
    <w:tmpl w:val="724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62A47BC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62B04E3"/>
    <w:multiLevelType w:val="hybridMultilevel"/>
    <w:tmpl w:val="562E8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89A571B"/>
    <w:multiLevelType w:val="multilevel"/>
    <w:tmpl w:val="B8D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402924"/>
    <w:multiLevelType w:val="hybridMultilevel"/>
    <w:tmpl w:val="14CE9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CB731C6"/>
    <w:multiLevelType w:val="hybridMultilevel"/>
    <w:tmpl w:val="81983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D5421E1"/>
    <w:multiLevelType w:val="hybridMultilevel"/>
    <w:tmpl w:val="C4265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953B5E"/>
    <w:multiLevelType w:val="hybridMultilevel"/>
    <w:tmpl w:val="481EF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F325BDC"/>
    <w:multiLevelType w:val="multilevel"/>
    <w:tmpl w:val="859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0C52731"/>
    <w:multiLevelType w:val="multilevel"/>
    <w:tmpl w:val="76F2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D022BC"/>
    <w:multiLevelType w:val="multilevel"/>
    <w:tmpl w:val="62D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847A8D"/>
    <w:multiLevelType w:val="multilevel"/>
    <w:tmpl w:val="7DD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5133A4"/>
    <w:multiLevelType w:val="multilevel"/>
    <w:tmpl w:val="C32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56B18C8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A6457F"/>
    <w:multiLevelType w:val="hybridMultilevel"/>
    <w:tmpl w:val="B574B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C43729"/>
    <w:multiLevelType w:val="hybridMultilevel"/>
    <w:tmpl w:val="CC846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182431"/>
    <w:multiLevelType w:val="hybridMultilevel"/>
    <w:tmpl w:val="60366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6F3718"/>
    <w:multiLevelType w:val="hybridMultilevel"/>
    <w:tmpl w:val="8BBC3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87B7691"/>
    <w:multiLevelType w:val="multilevel"/>
    <w:tmpl w:val="1AF81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BE030B7"/>
    <w:multiLevelType w:val="hybridMultilevel"/>
    <w:tmpl w:val="144C0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C7B7283"/>
    <w:multiLevelType w:val="multilevel"/>
    <w:tmpl w:val="D23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CF00A39"/>
    <w:multiLevelType w:val="multilevel"/>
    <w:tmpl w:val="9C062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D290630"/>
    <w:multiLevelType w:val="multilevel"/>
    <w:tmpl w:val="414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EB32955"/>
    <w:multiLevelType w:val="multilevel"/>
    <w:tmpl w:val="8C1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EED5B40"/>
    <w:multiLevelType w:val="multilevel"/>
    <w:tmpl w:val="E5F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F814BA"/>
    <w:multiLevelType w:val="multilevel"/>
    <w:tmpl w:val="939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23B1517"/>
    <w:multiLevelType w:val="multilevel"/>
    <w:tmpl w:val="B56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37B1658"/>
    <w:multiLevelType w:val="multilevel"/>
    <w:tmpl w:val="AB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3AE3650"/>
    <w:multiLevelType w:val="hybridMultilevel"/>
    <w:tmpl w:val="8FE24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4454056"/>
    <w:multiLevelType w:val="hybridMultilevel"/>
    <w:tmpl w:val="C688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4680FCD"/>
    <w:multiLevelType w:val="hybridMultilevel"/>
    <w:tmpl w:val="ADBC7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492559A"/>
    <w:multiLevelType w:val="multilevel"/>
    <w:tmpl w:val="75A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88C776A"/>
    <w:multiLevelType w:val="hybridMultilevel"/>
    <w:tmpl w:val="DC400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AD63360"/>
    <w:multiLevelType w:val="hybridMultilevel"/>
    <w:tmpl w:val="3EB88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CC5723B"/>
    <w:multiLevelType w:val="multilevel"/>
    <w:tmpl w:val="8C1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B31335"/>
    <w:multiLevelType w:val="multilevel"/>
    <w:tmpl w:val="F8B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401EDE"/>
    <w:multiLevelType w:val="hybridMultilevel"/>
    <w:tmpl w:val="C34A8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E426ECE"/>
    <w:multiLevelType w:val="multilevel"/>
    <w:tmpl w:val="697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E4977FC"/>
    <w:multiLevelType w:val="multilevel"/>
    <w:tmpl w:val="BD0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EAB49E1"/>
    <w:multiLevelType w:val="multilevel"/>
    <w:tmpl w:val="0C3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AF5E2E"/>
    <w:multiLevelType w:val="multilevel"/>
    <w:tmpl w:val="A53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E17DF"/>
    <w:multiLevelType w:val="hybridMultilevel"/>
    <w:tmpl w:val="BB8EB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5538DB"/>
    <w:multiLevelType w:val="multilevel"/>
    <w:tmpl w:val="EAD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F41844"/>
    <w:multiLevelType w:val="hybridMultilevel"/>
    <w:tmpl w:val="434AB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574900">
    <w:abstractNumId w:val="5"/>
  </w:num>
  <w:num w:numId="2" w16cid:durableId="873888599">
    <w:abstractNumId w:val="3"/>
  </w:num>
  <w:num w:numId="3" w16cid:durableId="871108811">
    <w:abstractNumId w:val="2"/>
  </w:num>
  <w:num w:numId="4" w16cid:durableId="1784569664">
    <w:abstractNumId w:val="4"/>
  </w:num>
  <w:num w:numId="5" w16cid:durableId="1282953152">
    <w:abstractNumId w:val="1"/>
  </w:num>
  <w:num w:numId="6" w16cid:durableId="1237469655">
    <w:abstractNumId w:val="0"/>
  </w:num>
  <w:num w:numId="7" w16cid:durableId="1174761936">
    <w:abstractNumId w:val="24"/>
  </w:num>
  <w:num w:numId="8" w16cid:durableId="876236867">
    <w:abstractNumId w:val="130"/>
  </w:num>
  <w:num w:numId="9" w16cid:durableId="726151882">
    <w:abstractNumId w:val="65"/>
  </w:num>
  <w:num w:numId="10" w16cid:durableId="321549156">
    <w:abstractNumId w:val="22"/>
  </w:num>
  <w:num w:numId="11" w16cid:durableId="990984209">
    <w:abstractNumId w:val="33"/>
  </w:num>
  <w:num w:numId="12" w16cid:durableId="505445384">
    <w:abstractNumId w:val="28"/>
  </w:num>
  <w:num w:numId="13" w16cid:durableId="48381167">
    <w:abstractNumId w:val="144"/>
  </w:num>
  <w:num w:numId="14" w16cid:durableId="669719883">
    <w:abstractNumId w:val="111"/>
  </w:num>
  <w:num w:numId="15" w16cid:durableId="2076076877">
    <w:abstractNumId w:val="141"/>
  </w:num>
  <w:num w:numId="16" w16cid:durableId="1427775404">
    <w:abstractNumId w:val="59"/>
  </w:num>
  <w:num w:numId="17" w16cid:durableId="966008576">
    <w:abstractNumId w:val="91"/>
  </w:num>
  <w:num w:numId="18" w16cid:durableId="1895582043">
    <w:abstractNumId w:val="77"/>
  </w:num>
  <w:num w:numId="19" w16cid:durableId="1628201109">
    <w:abstractNumId w:val="142"/>
  </w:num>
  <w:num w:numId="20" w16cid:durableId="1215237206">
    <w:abstractNumId w:val="126"/>
  </w:num>
  <w:num w:numId="21" w16cid:durableId="1315446951">
    <w:abstractNumId w:val="137"/>
  </w:num>
  <w:num w:numId="22" w16cid:durableId="225578260">
    <w:abstractNumId w:val="105"/>
  </w:num>
  <w:num w:numId="23" w16cid:durableId="1927572411">
    <w:abstractNumId w:val="112"/>
  </w:num>
  <w:num w:numId="24" w16cid:durableId="1380126040">
    <w:abstractNumId w:val="62"/>
  </w:num>
  <w:num w:numId="25" w16cid:durableId="1843156833">
    <w:abstractNumId w:val="52"/>
  </w:num>
  <w:num w:numId="26" w16cid:durableId="992099258">
    <w:abstractNumId w:val="113"/>
  </w:num>
  <w:num w:numId="27" w16cid:durableId="671447952">
    <w:abstractNumId w:val="9"/>
  </w:num>
  <w:num w:numId="28" w16cid:durableId="1132477470">
    <w:abstractNumId w:val="26"/>
  </w:num>
  <w:num w:numId="29" w16cid:durableId="1404567637">
    <w:abstractNumId w:val="109"/>
  </w:num>
  <w:num w:numId="30" w16cid:durableId="234122252">
    <w:abstractNumId w:val="31"/>
  </w:num>
  <w:num w:numId="31" w16cid:durableId="1008362112">
    <w:abstractNumId w:val="42"/>
  </w:num>
  <w:num w:numId="32" w16cid:durableId="889461959">
    <w:abstractNumId w:val="49"/>
  </w:num>
  <w:num w:numId="33" w16cid:durableId="1583298771">
    <w:abstractNumId w:val="48"/>
  </w:num>
  <w:num w:numId="34" w16cid:durableId="1363749899">
    <w:abstractNumId w:val="107"/>
  </w:num>
  <w:num w:numId="35" w16cid:durableId="688338026">
    <w:abstractNumId w:val="6"/>
  </w:num>
  <w:num w:numId="36" w16cid:durableId="1859195294">
    <w:abstractNumId w:val="21"/>
  </w:num>
  <w:num w:numId="37" w16cid:durableId="2042395110">
    <w:abstractNumId w:val="36"/>
  </w:num>
  <w:num w:numId="38" w16cid:durableId="147552605">
    <w:abstractNumId w:val="43"/>
  </w:num>
  <w:num w:numId="39" w16cid:durableId="1585840606">
    <w:abstractNumId w:val="102"/>
  </w:num>
  <w:num w:numId="40" w16cid:durableId="1838036448">
    <w:abstractNumId w:val="47"/>
  </w:num>
  <w:num w:numId="41" w16cid:durableId="1834101691">
    <w:abstractNumId w:val="128"/>
  </w:num>
  <w:num w:numId="42" w16cid:durableId="1187863113">
    <w:abstractNumId w:val="25"/>
  </w:num>
  <w:num w:numId="43" w16cid:durableId="1784686867">
    <w:abstractNumId w:val="78"/>
  </w:num>
  <w:num w:numId="44" w16cid:durableId="314798751">
    <w:abstractNumId w:val="70"/>
  </w:num>
  <w:num w:numId="45" w16cid:durableId="1444152799">
    <w:abstractNumId w:val="110"/>
  </w:num>
  <w:num w:numId="46" w16cid:durableId="307248947">
    <w:abstractNumId w:val="68"/>
  </w:num>
  <w:num w:numId="47" w16cid:durableId="314916599">
    <w:abstractNumId w:val="81"/>
  </w:num>
  <w:num w:numId="48" w16cid:durableId="1347976575">
    <w:abstractNumId w:val="93"/>
  </w:num>
  <w:num w:numId="49" w16cid:durableId="1699231700">
    <w:abstractNumId w:val="14"/>
  </w:num>
  <w:num w:numId="50" w16cid:durableId="1686132666">
    <w:abstractNumId w:val="95"/>
  </w:num>
  <w:num w:numId="51" w16cid:durableId="1756854685">
    <w:abstractNumId w:val="85"/>
  </w:num>
  <w:num w:numId="52" w16cid:durableId="921373192">
    <w:abstractNumId w:val="132"/>
  </w:num>
  <w:num w:numId="53" w16cid:durableId="413669898">
    <w:abstractNumId w:val="101"/>
  </w:num>
  <w:num w:numId="54" w16cid:durableId="1834249412">
    <w:abstractNumId w:val="123"/>
  </w:num>
  <w:num w:numId="55" w16cid:durableId="862472989">
    <w:abstractNumId w:val="89"/>
  </w:num>
  <w:num w:numId="56" w16cid:durableId="1293556515">
    <w:abstractNumId w:val="103"/>
  </w:num>
  <w:num w:numId="57" w16cid:durableId="30958794">
    <w:abstractNumId w:val="120"/>
  </w:num>
  <w:num w:numId="58" w16cid:durableId="1431852672">
    <w:abstractNumId w:val="55"/>
  </w:num>
  <w:num w:numId="59" w16cid:durableId="196163558">
    <w:abstractNumId w:val="53"/>
  </w:num>
  <w:num w:numId="60" w16cid:durableId="163129185">
    <w:abstractNumId w:val="115"/>
  </w:num>
  <w:num w:numId="61" w16cid:durableId="213735009">
    <w:abstractNumId w:val="37"/>
  </w:num>
  <w:num w:numId="62" w16cid:durableId="1580939173">
    <w:abstractNumId w:val="10"/>
  </w:num>
  <w:num w:numId="63" w16cid:durableId="587621906">
    <w:abstractNumId w:val="136"/>
  </w:num>
  <w:num w:numId="64" w16cid:durableId="1799761458">
    <w:abstractNumId w:val="125"/>
  </w:num>
  <w:num w:numId="65" w16cid:durableId="814108899">
    <w:abstractNumId w:val="121"/>
  </w:num>
  <w:num w:numId="66" w16cid:durableId="1074427197">
    <w:abstractNumId w:val="138"/>
  </w:num>
  <w:num w:numId="67" w16cid:durableId="71895802">
    <w:abstractNumId w:val="66"/>
  </w:num>
  <w:num w:numId="68" w16cid:durableId="1934583143">
    <w:abstractNumId w:val="116"/>
  </w:num>
  <w:num w:numId="69" w16cid:durableId="1061749321">
    <w:abstractNumId w:val="104"/>
  </w:num>
  <w:num w:numId="70" w16cid:durableId="367989646">
    <w:abstractNumId w:val="108"/>
  </w:num>
  <w:num w:numId="71" w16cid:durableId="1056972152">
    <w:abstractNumId w:val="92"/>
  </w:num>
  <w:num w:numId="72" w16cid:durableId="417141405">
    <w:abstractNumId w:val="88"/>
  </w:num>
  <w:num w:numId="73" w16cid:durableId="1676691780">
    <w:abstractNumId w:val="131"/>
  </w:num>
  <w:num w:numId="74" w16cid:durableId="883099323">
    <w:abstractNumId w:val="140"/>
  </w:num>
  <w:num w:numId="75" w16cid:durableId="957300032">
    <w:abstractNumId w:val="122"/>
  </w:num>
  <w:num w:numId="76" w16cid:durableId="62727423">
    <w:abstractNumId w:val="127"/>
  </w:num>
  <w:num w:numId="77" w16cid:durableId="1129394798">
    <w:abstractNumId w:val="16"/>
  </w:num>
  <w:num w:numId="78" w16cid:durableId="1864586392">
    <w:abstractNumId w:val="114"/>
  </w:num>
  <w:num w:numId="79" w16cid:durableId="1881431386">
    <w:abstractNumId w:val="23"/>
  </w:num>
  <w:num w:numId="80" w16cid:durableId="1596280965">
    <w:abstractNumId w:val="27"/>
  </w:num>
  <w:num w:numId="81" w16cid:durableId="1179466361">
    <w:abstractNumId w:val="80"/>
  </w:num>
  <w:num w:numId="82" w16cid:durableId="1260216740">
    <w:abstractNumId w:val="124"/>
  </w:num>
  <w:num w:numId="83" w16cid:durableId="570579551">
    <w:abstractNumId w:val="18"/>
  </w:num>
  <w:num w:numId="84" w16cid:durableId="690762933">
    <w:abstractNumId w:val="69"/>
  </w:num>
  <w:num w:numId="85" w16cid:durableId="945573806">
    <w:abstractNumId w:val="12"/>
  </w:num>
  <w:num w:numId="86" w16cid:durableId="821771565">
    <w:abstractNumId w:val="139"/>
  </w:num>
  <w:num w:numId="87" w16cid:durableId="918490033">
    <w:abstractNumId w:val="29"/>
  </w:num>
  <w:num w:numId="88" w16cid:durableId="92167839">
    <w:abstractNumId w:val="61"/>
  </w:num>
  <w:num w:numId="89" w16cid:durableId="261379711">
    <w:abstractNumId w:val="86"/>
  </w:num>
  <w:num w:numId="90" w16cid:durableId="299773541">
    <w:abstractNumId w:val="20"/>
  </w:num>
  <w:num w:numId="91" w16cid:durableId="412091592">
    <w:abstractNumId w:val="51"/>
  </w:num>
  <w:num w:numId="92" w16cid:durableId="935284231">
    <w:abstractNumId w:val="38"/>
  </w:num>
  <w:num w:numId="93" w16cid:durableId="979191475">
    <w:abstractNumId w:val="45"/>
  </w:num>
  <w:num w:numId="94" w16cid:durableId="703217783">
    <w:abstractNumId w:val="32"/>
  </w:num>
  <w:num w:numId="95" w16cid:durableId="639464004">
    <w:abstractNumId w:val="87"/>
  </w:num>
  <w:num w:numId="96" w16cid:durableId="1577591886">
    <w:abstractNumId w:val="19"/>
  </w:num>
  <w:num w:numId="97" w16cid:durableId="1705708705">
    <w:abstractNumId w:val="129"/>
  </w:num>
  <w:num w:numId="98" w16cid:durableId="128134283">
    <w:abstractNumId w:val="41"/>
  </w:num>
  <w:num w:numId="99" w16cid:durableId="1511531897">
    <w:abstractNumId w:val="98"/>
  </w:num>
  <w:num w:numId="100" w16cid:durableId="1441951669">
    <w:abstractNumId w:val="73"/>
  </w:num>
  <w:num w:numId="101" w16cid:durableId="199366906">
    <w:abstractNumId w:val="106"/>
  </w:num>
  <w:num w:numId="102" w16cid:durableId="231240722">
    <w:abstractNumId w:val="30"/>
  </w:num>
  <w:num w:numId="103" w16cid:durableId="616641801">
    <w:abstractNumId w:val="119"/>
  </w:num>
  <w:num w:numId="104" w16cid:durableId="1801724878">
    <w:abstractNumId w:val="79"/>
  </w:num>
  <w:num w:numId="105" w16cid:durableId="854661002">
    <w:abstractNumId w:val="99"/>
  </w:num>
  <w:num w:numId="106" w16cid:durableId="2076584436">
    <w:abstractNumId w:val="133"/>
  </w:num>
  <w:num w:numId="107" w16cid:durableId="533076943">
    <w:abstractNumId w:val="39"/>
  </w:num>
  <w:num w:numId="108" w16cid:durableId="289632187">
    <w:abstractNumId w:val="63"/>
  </w:num>
  <w:num w:numId="109" w16cid:durableId="414471607">
    <w:abstractNumId w:val="11"/>
  </w:num>
  <w:num w:numId="110" w16cid:durableId="578441324">
    <w:abstractNumId w:val="15"/>
  </w:num>
  <w:num w:numId="111" w16cid:durableId="1134717540">
    <w:abstractNumId w:val="74"/>
  </w:num>
  <w:num w:numId="112" w16cid:durableId="2020084303">
    <w:abstractNumId w:val="67"/>
  </w:num>
  <w:num w:numId="113" w16cid:durableId="408770810">
    <w:abstractNumId w:val="83"/>
  </w:num>
  <w:num w:numId="114" w16cid:durableId="1563563563">
    <w:abstractNumId w:val="44"/>
  </w:num>
  <w:num w:numId="115" w16cid:durableId="1275208190">
    <w:abstractNumId w:val="90"/>
  </w:num>
  <w:num w:numId="116" w16cid:durableId="308752024">
    <w:abstractNumId w:val="57"/>
  </w:num>
  <w:num w:numId="117" w16cid:durableId="316806116">
    <w:abstractNumId w:val="76"/>
  </w:num>
  <w:num w:numId="118" w16cid:durableId="1606225410">
    <w:abstractNumId w:val="13"/>
  </w:num>
  <w:num w:numId="119" w16cid:durableId="586307746">
    <w:abstractNumId w:val="34"/>
  </w:num>
  <w:num w:numId="120" w16cid:durableId="930969052">
    <w:abstractNumId w:val="84"/>
  </w:num>
  <w:num w:numId="121" w16cid:durableId="679939144">
    <w:abstractNumId w:val="100"/>
  </w:num>
  <w:num w:numId="122" w16cid:durableId="1735548913">
    <w:abstractNumId w:val="117"/>
  </w:num>
  <w:num w:numId="123" w16cid:durableId="1694649160">
    <w:abstractNumId w:val="82"/>
  </w:num>
  <w:num w:numId="124" w16cid:durableId="1000622492">
    <w:abstractNumId w:val="64"/>
  </w:num>
  <w:num w:numId="125" w16cid:durableId="759838055">
    <w:abstractNumId w:val="118"/>
  </w:num>
  <w:num w:numId="126" w16cid:durableId="1334600097">
    <w:abstractNumId w:val="54"/>
  </w:num>
  <w:num w:numId="127" w16cid:durableId="892816272">
    <w:abstractNumId w:val="35"/>
  </w:num>
  <w:num w:numId="128" w16cid:durableId="1200127097">
    <w:abstractNumId w:val="7"/>
  </w:num>
  <w:num w:numId="129" w16cid:durableId="61490073">
    <w:abstractNumId w:val="17"/>
  </w:num>
  <w:num w:numId="130" w16cid:durableId="1205825378">
    <w:abstractNumId w:val="97"/>
  </w:num>
  <w:num w:numId="131" w16cid:durableId="1921909406">
    <w:abstractNumId w:val="50"/>
  </w:num>
  <w:num w:numId="132" w16cid:durableId="595484277">
    <w:abstractNumId w:val="145"/>
  </w:num>
  <w:num w:numId="133" w16cid:durableId="779303574">
    <w:abstractNumId w:val="75"/>
  </w:num>
  <w:num w:numId="134" w16cid:durableId="766776249">
    <w:abstractNumId w:val="94"/>
  </w:num>
  <w:num w:numId="135" w16cid:durableId="491333932">
    <w:abstractNumId w:val="60"/>
  </w:num>
  <w:num w:numId="136" w16cid:durableId="745491836">
    <w:abstractNumId w:val="96"/>
  </w:num>
  <w:num w:numId="137" w16cid:durableId="915624963">
    <w:abstractNumId w:val="72"/>
  </w:num>
  <w:num w:numId="138" w16cid:durableId="141432395">
    <w:abstractNumId w:val="143"/>
  </w:num>
  <w:num w:numId="139" w16cid:durableId="1411199572">
    <w:abstractNumId w:val="134"/>
  </w:num>
  <w:num w:numId="140" w16cid:durableId="293289068">
    <w:abstractNumId w:val="56"/>
  </w:num>
  <w:num w:numId="141" w16cid:durableId="813106169">
    <w:abstractNumId w:val="40"/>
  </w:num>
  <w:num w:numId="142" w16cid:durableId="75634737">
    <w:abstractNumId w:val="71"/>
  </w:num>
  <w:num w:numId="143" w16cid:durableId="866675953">
    <w:abstractNumId w:val="58"/>
  </w:num>
  <w:num w:numId="144" w16cid:durableId="1062676259">
    <w:abstractNumId w:val="46"/>
  </w:num>
  <w:num w:numId="145" w16cid:durableId="1349941913">
    <w:abstractNumId w:val="8"/>
  </w:num>
  <w:num w:numId="146" w16cid:durableId="1522815334">
    <w:abstractNumId w:val="135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E1"/>
    <w:rsid w:val="000011D3"/>
    <w:rsid w:val="00002AAF"/>
    <w:rsid w:val="0000392A"/>
    <w:rsid w:val="00003994"/>
    <w:rsid w:val="0000430A"/>
    <w:rsid w:val="0000534A"/>
    <w:rsid w:val="00010C52"/>
    <w:rsid w:val="00011135"/>
    <w:rsid w:val="000119B9"/>
    <w:rsid w:val="000121CA"/>
    <w:rsid w:val="00012792"/>
    <w:rsid w:val="0001303F"/>
    <w:rsid w:val="00013584"/>
    <w:rsid w:val="00014327"/>
    <w:rsid w:val="00014E1B"/>
    <w:rsid w:val="00016B02"/>
    <w:rsid w:val="00017339"/>
    <w:rsid w:val="00017C5F"/>
    <w:rsid w:val="000203A0"/>
    <w:rsid w:val="00020D7A"/>
    <w:rsid w:val="00021526"/>
    <w:rsid w:val="00022F47"/>
    <w:rsid w:val="000251B4"/>
    <w:rsid w:val="00026347"/>
    <w:rsid w:val="00026553"/>
    <w:rsid w:val="0002686F"/>
    <w:rsid w:val="00027F9D"/>
    <w:rsid w:val="000300D5"/>
    <w:rsid w:val="00031445"/>
    <w:rsid w:val="000315BD"/>
    <w:rsid w:val="00033C33"/>
    <w:rsid w:val="000340F9"/>
    <w:rsid w:val="00034616"/>
    <w:rsid w:val="000349FA"/>
    <w:rsid w:val="00036E19"/>
    <w:rsid w:val="00037700"/>
    <w:rsid w:val="0004067A"/>
    <w:rsid w:val="00040729"/>
    <w:rsid w:val="000410BB"/>
    <w:rsid w:val="000436BB"/>
    <w:rsid w:val="00043C09"/>
    <w:rsid w:val="00043F20"/>
    <w:rsid w:val="00044B75"/>
    <w:rsid w:val="00044CAF"/>
    <w:rsid w:val="000450C3"/>
    <w:rsid w:val="00045534"/>
    <w:rsid w:val="00047299"/>
    <w:rsid w:val="00047806"/>
    <w:rsid w:val="000502F6"/>
    <w:rsid w:val="00050E18"/>
    <w:rsid w:val="0005139A"/>
    <w:rsid w:val="00051E24"/>
    <w:rsid w:val="00053556"/>
    <w:rsid w:val="000546A6"/>
    <w:rsid w:val="0005481E"/>
    <w:rsid w:val="000554E5"/>
    <w:rsid w:val="00055DCA"/>
    <w:rsid w:val="000578FE"/>
    <w:rsid w:val="00057C8C"/>
    <w:rsid w:val="0006063C"/>
    <w:rsid w:val="00060D51"/>
    <w:rsid w:val="00061377"/>
    <w:rsid w:val="0006291D"/>
    <w:rsid w:val="00062DF1"/>
    <w:rsid w:val="0006325A"/>
    <w:rsid w:val="000632B1"/>
    <w:rsid w:val="000635B7"/>
    <w:rsid w:val="00063D1B"/>
    <w:rsid w:val="000646FC"/>
    <w:rsid w:val="0006578D"/>
    <w:rsid w:val="0006587B"/>
    <w:rsid w:val="00065C46"/>
    <w:rsid w:val="000661DF"/>
    <w:rsid w:val="00066ACE"/>
    <w:rsid w:val="0006787F"/>
    <w:rsid w:val="00067BDA"/>
    <w:rsid w:val="000718DF"/>
    <w:rsid w:val="000723C1"/>
    <w:rsid w:val="00072A2F"/>
    <w:rsid w:val="0007537E"/>
    <w:rsid w:val="00075B4A"/>
    <w:rsid w:val="000762AF"/>
    <w:rsid w:val="00077293"/>
    <w:rsid w:val="000805B4"/>
    <w:rsid w:val="00082B2D"/>
    <w:rsid w:val="000831F5"/>
    <w:rsid w:val="00084236"/>
    <w:rsid w:val="00084B8E"/>
    <w:rsid w:val="0008576F"/>
    <w:rsid w:val="00086C3E"/>
    <w:rsid w:val="00087C94"/>
    <w:rsid w:val="00091417"/>
    <w:rsid w:val="00091B53"/>
    <w:rsid w:val="000922C6"/>
    <w:rsid w:val="0009300F"/>
    <w:rsid w:val="00094345"/>
    <w:rsid w:val="00094453"/>
    <w:rsid w:val="00094DB2"/>
    <w:rsid w:val="00095959"/>
    <w:rsid w:val="000A04FF"/>
    <w:rsid w:val="000A0753"/>
    <w:rsid w:val="000A1134"/>
    <w:rsid w:val="000A1B82"/>
    <w:rsid w:val="000A213A"/>
    <w:rsid w:val="000A27C5"/>
    <w:rsid w:val="000A2C72"/>
    <w:rsid w:val="000A382C"/>
    <w:rsid w:val="000A4113"/>
    <w:rsid w:val="000A44D3"/>
    <w:rsid w:val="000A4A6B"/>
    <w:rsid w:val="000A5244"/>
    <w:rsid w:val="000A5C13"/>
    <w:rsid w:val="000A7923"/>
    <w:rsid w:val="000B1A28"/>
    <w:rsid w:val="000B223B"/>
    <w:rsid w:val="000B5143"/>
    <w:rsid w:val="000B547C"/>
    <w:rsid w:val="000B575C"/>
    <w:rsid w:val="000B58EB"/>
    <w:rsid w:val="000B77B0"/>
    <w:rsid w:val="000B77FF"/>
    <w:rsid w:val="000B7A9D"/>
    <w:rsid w:val="000B7AA4"/>
    <w:rsid w:val="000B7F54"/>
    <w:rsid w:val="000C11A7"/>
    <w:rsid w:val="000C1302"/>
    <w:rsid w:val="000C13D4"/>
    <w:rsid w:val="000C150D"/>
    <w:rsid w:val="000C1649"/>
    <w:rsid w:val="000C253F"/>
    <w:rsid w:val="000C3D2D"/>
    <w:rsid w:val="000C3E38"/>
    <w:rsid w:val="000C451D"/>
    <w:rsid w:val="000C5AAD"/>
    <w:rsid w:val="000C6245"/>
    <w:rsid w:val="000C72AC"/>
    <w:rsid w:val="000D0A39"/>
    <w:rsid w:val="000D1E48"/>
    <w:rsid w:val="000D3053"/>
    <w:rsid w:val="000D3477"/>
    <w:rsid w:val="000D391A"/>
    <w:rsid w:val="000D396D"/>
    <w:rsid w:val="000D5A67"/>
    <w:rsid w:val="000D5DFD"/>
    <w:rsid w:val="000D6711"/>
    <w:rsid w:val="000D7C32"/>
    <w:rsid w:val="000D7E94"/>
    <w:rsid w:val="000E0297"/>
    <w:rsid w:val="000E1F6F"/>
    <w:rsid w:val="000E58EF"/>
    <w:rsid w:val="000E5C0D"/>
    <w:rsid w:val="000E69B1"/>
    <w:rsid w:val="000F009F"/>
    <w:rsid w:val="000F28E3"/>
    <w:rsid w:val="000F3F9D"/>
    <w:rsid w:val="000F42E9"/>
    <w:rsid w:val="000F4957"/>
    <w:rsid w:val="000F4EDB"/>
    <w:rsid w:val="000F6DC9"/>
    <w:rsid w:val="000F79C0"/>
    <w:rsid w:val="00100F42"/>
    <w:rsid w:val="0010179C"/>
    <w:rsid w:val="001037E6"/>
    <w:rsid w:val="001038A9"/>
    <w:rsid w:val="00104598"/>
    <w:rsid w:val="00104BE9"/>
    <w:rsid w:val="0010651D"/>
    <w:rsid w:val="001079CC"/>
    <w:rsid w:val="00110129"/>
    <w:rsid w:val="00112FCC"/>
    <w:rsid w:val="00113272"/>
    <w:rsid w:val="00113A00"/>
    <w:rsid w:val="00113C57"/>
    <w:rsid w:val="001141F3"/>
    <w:rsid w:val="0011502E"/>
    <w:rsid w:val="00116C1D"/>
    <w:rsid w:val="00120440"/>
    <w:rsid w:val="00120DD9"/>
    <w:rsid w:val="00120DFF"/>
    <w:rsid w:val="00121DB1"/>
    <w:rsid w:val="001225AD"/>
    <w:rsid w:val="00122B7E"/>
    <w:rsid w:val="00124A87"/>
    <w:rsid w:val="00126011"/>
    <w:rsid w:val="00126715"/>
    <w:rsid w:val="00127243"/>
    <w:rsid w:val="00127A11"/>
    <w:rsid w:val="00127F29"/>
    <w:rsid w:val="00127F87"/>
    <w:rsid w:val="00130ACD"/>
    <w:rsid w:val="00130E29"/>
    <w:rsid w:val="00130E58"/>
    <w:rsid w:val="0013185B"/>
    <w:rsid w:val="00132398"/>
    <w:rsid w:val="00133882"/>
    <w:rsid w:val="00134CAC"/>
    <w:rsid w:val="00135C57"/>
    <w:rsid w:val="00136038"/>
    <w:rsid w:val="0013687C"/>
    <w:rsid w:val="001371DD"/>
    <w:rsid w:val="0013732A"/>
    <w:rsid w:val="00140576"/>
    <w:rsid w:val="00140A69"/>
    <w:rsid w:val="001410F7"/>
    <w:rsid w:val="00141D7B"/>
    <w:rsid w:val="00141E9A"/>
    <w:rsid w:val="0014238F"/>
    <w:rsid w:val="001430CF"/>
    <w:rsid w:val="0014466A"/>
    <w:rsid w:val="00145242"/>
    <w:rsid w:val="0015074B"/>
    <w:rsid w:val="00150A3D"/>
    <w:rsid w:val="001516FB"/>
    <w:rsid w:val="00152230"/>
    <w:rsid w:val="00153030"/>
    <w:rsid w:val="0015379D"/>
    <w:rsid w:val="0015400F"/>
    <w:rsid w:val="001558E5"/>
    <w:rsid w:val="001566EC"/>
    <w:rsid w:val="00157236"/>
    <w:rsid w:val="0015781E"/>
    <w:rsid w:val="00157A98"/>
    <w:rsid w:val="00157D28"/>
    <w:rsid w:val="00160E92"/>
    <w:rsid w:val="00161126"/>
    <w:rsid w:val="0016157A"/>
    <w:rsid w:val="00163899"/>
    <w:rsid w:val="00164F97"/>
    <w:rsid w:val="00166470"/>
    <w:rsid w:val="00166BE4"/>
    <w:rsid w:val="001676D1"/>
    <w:rsid w:val="00172C8D"/>
    <w:rsid w:val="001747C5"/>
    <w:rsid w:val="00174A7E"/>
    <w:rsid w:val="00174ACE"/>
    <w:rsid w:val="00174FE8"/>
    <w:rsid w:val="00175248"/>
    <w:rsid w:val="00175708"/>
    <w:rsid w:val="0017618F"/>
    <w:rsid w:val="0018185E"/>
    <w:rsid w:val="00183394"/>
    <w:rsid w:val="00183E4D"/>
    <w:rsid w:val="00183F68"/>
    <w:rsid w:val="00185D38"/>
    <w:rsid w:val="00186280"/>
    <w:rsid w:val="00186591"/>
    <w:rsid w:val="001867F7"/>
    <w:rsid w:val="00191C8F"/>
    <w:rsid w:val="001926B8"/>
    <w:rsid w:val="00192EFF"/>
    <w:rsid w:val="00194109"/>
    <w:rsid w:val="0019449C"/>
    <w:rsid w:val="00197B23"/>
    <w:rsid w:val="00197BB2"/>
    <w:rsid w:val="001A02CB"/>
    <w:rsid w:val="001A097A"/>
    <w:rsid w:val="001A177E"/>
    <w:rsid w:val="001A5C59"/>
    <w:rsid w:val="001A5EB5"/>
    <w:rsid w:val="001A7116"/>
    <w:rsid w:val="001A7473"/>
    <w:rsid w:val="001A7937"/>
    <w:rsid w:val="001A7DD1"/>
    <w:rsid w:val="001B0D55"/>
    <w:rsid w:val="001B143D"/>
    <w:rsid w:val="001B144C"/>
    <w:rsid w:val="001B1CB2"/>
    <w:rsid w:val="001B2784"/>
    <w:rsid w:val="001B2A91"/>
    <w:rsid w:val="001B3F35"/>
    <w:rsid w:val="001B451C"/>
    <w:rsid w:val="001B4DAE"/>
    <w:rsid w:val="001B5339"/>
    <w:rsid w:val="001B631D"/>
    <w:rsid w:val="001B760B"/>
    <w:rsid w:val="001B7A01"/>
    <w:rsid w:val="001C02BC"/>
    <w:rsid w:val="001C13AA"/>
    <w:rsid w:val="001C1E76"/>
    <w:rsid w:val="001C2475"/>
    <w:rsid w:val="001C3DFA"/>
    <w:rsid w:val="001C5636"/>
    <w:rsid w:val="001C695D"/>
    <w:rsid w:val="001C6EFD"/>
    <w:rsid w:val="001C7A4F"/>
    <w:rsid w:val="001D01DF"/>
    <w:rsid w:val="001D025D"/>
    <w:rsid w:val="001D0F5D"/>
    <w:rsid w:val="001D1301"/>
    <w:rsid w:val="001D1611"/>
    <w:rsid w:val="001D1724"/>
    <w:rsid w:val="001D17BF"/>
    <w:rsid w:val="001D3527"/>
    <w:rsid w:val="001D39CB"/>
    <w:rsid w:val="001D39EA"/>
    <w:rsid w:val="001D3D64"/>
    <w:rsid w:val="001D4B20"/>
    <w:rsid w:val="001D68D4"/>
    <w:rsid w:val="001E317D"/>
    <w:rsid w:val="001E4110"/>
    <w:rsid w:val="001E4884"/>
    <w:rsid w:val="001E4CBB"/>
    <w:rsid w:val="001E5E8D"/>
    <w:rsid w:val="001E628C"/>
    <w:rsid w:val="001E6764"/>
    <w:rsid w:val="001E716F"/>
    <w:rsid w:val="001F1244"/>
    <w:rsid w:val="001F148A"/>
    <w:rsid w:val="001F1DFD"/>
    <w:rsid w:val="001F3D66"/>
    <w:rsid w:val="001F3EA5"/>
    <w:rsid w:val="001F6394"/>
    <w:rsid w:val="001F7130"/>
    <w:rsid w:val="001F7468"/>
    <w:rsid w:val="002004B6"/>
    <w:rsid w:val="0020299C"/>
    <w:rsid w:val="00202C54"/>
    <w:rsid w:val="002047E1"/>
    <w:rsid w:val="00206620"/>
    <w:rsid w:val="0020734F"/>
    <w:rsid w:val="00207785"/>
    <w:rsid w:val="00207EC1"/>
    <w:rsid w:val="00210A28"/>
    <w:rsid w:val="00210CA0"/>
    <w:rsid w:val="00211919"/>
    <w:rsid w:val="002153A6"/>
    <w:rsid w:val="00215DAC"/>
    <w:rsid w:val="00216CB9"/>
    <w:rsid w:val="002217AF"/>
    <w:rsid w:val="00221A88"/>
    <w:rsid w:val="002225C5"/>
    <w:rsid w:val="00222BD3"/>
    <w:rsid w:val="00222F32"/>
    <w:rsid w:val="00224F30"/>
    <w:rsid w:val="002251FC"/>
    <w:rsid w:val="002254A6"/>
    <w:rsid w:val="0022585C"/>
    <w:rsid w:val="00225CF3"/>
    <w:rsid w:val="00226D39"/>
    <w:rsid w:val="00230D3E"/>
    <w:rsid w:val="002319A4"/>
    <w:rsid w:val="00233F1F"/>
    <w:rsid w:val="0023449D"/>
    <w:rsid w:val="00234583"/>
    <w:rsid w:val="00234CCF"/>
    <w:rsid w:val="0023510B"/>
    <w:rsid w:val="00236F86"/>
    <w:rsid w:val="0024317E"/>
    <w:rsid w:val="0024323D"/>
    <w:rsid w:val="00243D15"/>
    <w:rsid w:val="002448D9"/>
    <w:rsid w:val="00245F3F"/>
    <w:rsid w:val="00246498"/>
    <w:rsid w:val="00247773"/>
    <w:rsid w:val="00250A0C"/>
    <w:rsid w:val="00250A8A"/>
    <w:rsid w:val="00251537"/>
    <w:rsid w:val="00251884"/>
    <w:rsid w:val="00251A76"/>
    <w:rsid w:val="0025207B"/>
    <w:rsid w:val="002520BA"/>
    <w:rsid w:val="002523B4"/>
    <w:rsid w:val="0025367B"/>
    <w:rsid w:val="002538B5"/>
    <w:rsid w:val="00254B68"/>
    <w:rsid w:val="00254F69"/>
    <w:rsid w:val="00255512"/>
    <w:rsid w:val="00255FEC"/>
    <w:rsid w:val="002601DC"/>
    <w:rsid w:val="00260F30"/>
    <w:rsid w:val="00261F39"/>
    <w:rsid w:val="00262155"/>
    <w:rsid w:val="002638FD"/>
    <w:rsid w:val="00263B74"/>
    <w:rsid w:val="00264887"/>
    <w:rsid w:val="002648B3"/>
    <w:rsid w:val="00264A9E"/>
    <w:rsid w:val="00272303"/>
    <w:rsid w:val="002726D9"/>
    <w:rsid w:val="00272E92"/>
    <w:rsid w:val="00273698"/>
    <w:rsid w:val="0027401D"/>
    <w:rsid w:val="00276943"/>
    <w:rsid w:val="00277ED7"/>
    <w:rsid w:val="00281209"/>
    <w:rsid w:val="0028129B"/>
    <w:rsid w:val="0028170B"/>
    <w:rsid w:val="002821A6"/>
    <w:rsid w:val="002859E6"/>
    <w:rsid w:val="002875EF"/>
    <w:rsid w:val="00287DDE"/>
    <w:rsid w:val="002908B6"/>
    <w:rsid w:val="002909E7"/>
    <w:rsid w:val="00291B8D"/>
    <w:rsid w:val="00291C99"/>
    <w:rsid w:val="00291F8B"/>
    <w:rsid w:val="0029283A"/>
    <w:rsid w:val="002936D2"/>
    <w:rsid w:val="00293F43"/>
    <w:rsid w:val="0029639D"/>
    <w:rsid w:val="002968B0"/>
    <w:rsid w:val="00296A7C"/>
    <w:rsid w:val="00297176"/>
    <w:rsid w:val="002A06C1"/>
    <w:rsid w:val="002A11C0"/>
    <w:rsid w:val="002A18CA"/>
    <w:rsid w:val="002A2C8D"/>
    <w:rsid w:val="002A4BDB"/>
    <w:rsid w:val="002A52B5"/>
    <w:rsid w:val="002A5BA5"/>
    <w:rsid w:val="002A5F17"/>
    <w:rsid w:val="002A5FA8"/>
    <w:rsid w:val="002A66A5"/>
    <w:rsid w:val="002A701D"/>
    <w:rsid w:val="002B09B2"/>
    <w:rsid w:val="002B0D30"/>
    <w:rsid w:val="002B1DE7"/>
    <w:rsid w:val="002B1EFD"/>
    <w:rsid w:val="002B23E7"/>
    <w:rsid w:val="002B27C8"/>
    <w:rsid w:val="002B2B4E"/>
    <w:rsid w:val="002B353B"/>
    <w:rsid w:val="002B360E"/>
    <w:rsid w:val="002B4E40"/>
    <w:rsid w:val="002B5042"/>
    <w:rsid w:val="002B5790"/>
    <w:rsid w:val="002B634F"/>
    <w:rsid w:val="002B66C8"/>
    <w:rsid w:val="002B67E9"/>
    <w:rsid w:val="002C0C73"/>
    <w:rsid w:val="002C1AE5"/>
    <w:rsid w:val="002C2683"/>
    <w:rsid w:val="002C2D7D"/>
    <w:rsid w:val="002C2FD1"/>
    <w:rsid w:val="002C403C"/>
    <w:rsid w:val="002C563C"/>
    <w:rsid w:val="002C6110"/>
    <w:rsid w:val="002C727C"/>
    <w:rsid w:val="002C7972"/>
    <w:rsid w:val="002C7C56"/>
    <w:rsid w:val="002D0BD9"/>
    <w:rsid w:val="002D171E"/>
    <w:rsid w:val="002D19AC"/>
    <w:rsid w:val="002D26AA"/>
    <w:rsid w:val="002D2979"/>
    <w:rsid w:val="002D4231"/>
    <w:rsid w:val="002D453B"/>
    <w:rsid w:val="002D4D13"/>
    <w:rsid w:val="002D5FD5"/>
    <w:rsid w:val="002D74F6"/>
    <w:rsid w:val="002E043E"/>
    <w:rsid w:val="002E09DA"/>
    <w:rsid w:val="002E11A8"/>
    <w:rsid w:val="002E216C"/>
    <w:rsid w:val="002E375C"/>
    <w:rsid w:val="002E7A16"/>
    <w:rsid w:val="002E7E2F"/>
    <w:rsid w:val="002F416A"/>
    <w:rsid w:val="002F52E3"/>
    <w:rsid w:val="002F79E3"/>
    <w:rsid w:val="00300104"/>
    <w:rsid w:val="00300247"/>
    <w:rsid w:val="003014FB"/>
    <w:rsid w:val="00301546"/>
    <w:rsid w:val="00301CA4"/>
    <w:rsid w:val="00302D6C"/>
    <w:rsid w:val="00302F7F"/>
    <w:rsid w:val="00302FB0"/>
    <w:rsid w:val="00306271"/>
    <w:rsid w:val="00310401"/>
    <w:rsid w:val="003128FB"/>
    <w:rsid w:val="00314477"/>
    <w:rsid w:val="0031581D"/>
    <w:rsid w:val="00316224"/>
    <w:rsid w:val="003169CA"/>
    <w:rsid w:val="003172D4"/>
    <w:rsid w:val="00317E7E"/>
    <w:rsid w:val="00317FAC"/>
    <w:rsid w:val="00320460"/>
    <w:rsid w:val="0032077B"/>
    <w:rsid w:val="00320EBA"/>
    <w:rsid w:val="0032307F"/>
    <w:rsid w:val="003246D9"/>
    <w:rsid w:val="00325851"/>
    <w:rsid w:val="00326603"/>
    <w:rsid w:val="00326C51"/>
    <w:rsid w:val="00326F90"/>
    <w:rsid w:val="00326FC8"/>
    <w:rsid w:val="00326FEA"/>
    <w:rsid w:val="00327483"/>
    <w:rsid w:val="003304B7"/>
    <w:rsid w:val="0033084F"/>
    <w:rsid w:val="00331965"/>
    <w:rsid w:val="00332E0A"/>
    <w:rsid w:val="00333712"/>
    <w:rsid w:val="003344FF"/>
    <w:rsid w:val="0033560B"/>
    <w:rsid w:val="00337D13"/>
    <w:rsid w:val="00340BEA"/>
    <w:rsid w:val="003428E8"/>
    <w:rsid w:val="00343A76"/>
    <w:rsid w:val="00344075"/>
    <w:rsid w:val="003451F0"/>
    <w:rsid w:val="00346379"/>
    <w:rsid w:val="00346829"/>
    <w:rsid w:val="00346CC9"/>
    <w:rsid w:val="003476EB"/>
    <w:rsid w:val="00347B1A"/>
    <w:rsid w:val="003508A1"/>
    <w:rsid w:val="00351869"/>
    <w:rsid w:val="00351916"/>
    <w:rsid w:val="0035416B"/>
    <w:rsid w:val="003543E7"/>
    <w:rsid w:val="003558D5"/>
    <w:rsid w:val="00356674"/>
    <w:rsid w:val="003575C2"/>
    <w:rsid w:val="00357E53"/>
    <w:rsid w:val="003600B3"/>
    <w:rsid w:val="00362550"/>
    <w:rsid w:val="00362C49"/>
    <w:rsid w:val="00363C2A"/>
    <w:rsid w:val="00363C55"/>
    <w:rsid w:val="00364569"/>
    <w:rsid w:val="00364771"/>
    <w:rsid w:val="00364CA1"/>
    <w:rsid w:val="00370449"/>
    <w:rsid w:val="00370765"/>
    <w:rsid w:val="0037121A"/>
    <w:rsid w:val="00371D87"/>
    <w:rsid w:val="00372A1D"/>
    <w:rsid w:val="00373245"/>
    <w:rsid w:val="00373E57"/>
    <w:rsid w:val="00374944"/>
    <w:rsid w:val="00375104"/>
    <w:rsid w:val="003754E2"/>
    <w:rsid w:val="00375EBF"/>
    <w:rsid w:val="003778F8"/>
    <w:rsid w:val="00377960"/>
    <w:rsid w:val="00377E9C"/>
    <w:rsid w:val="00381AEE"/>
    <w:rsid w:val="00381C28"/>
    <w:rsid w:val="00383AD9"/>
    <w:rsid w:val="00383F3F"/>
    <w:rsid w:val="00385650"/>
    <w:rsid w:val="0038610C"/>
    <w:rsid w:val="003866CE"/>
    <w:rsid w:val="003869D2"/>
    <w:rsid w:val="00386B2A"/>
    <w:rsid w:val="00390836"/>
    <w:rsid w:val="00390EDD"/>
    <w:rsid w:val="00391116"/>
    <w:rsid w:val="00391B86"/>
    <w:rsid w:val="00392673"/>
    <w:rsid w:val="003965AB"/>
    <w:rsid w:val="003972D5"/>
    <w:rsid w:val="003976B1"/>
    <w:rsid w:val="003A0020"/>
    <w:rsid w:val="003A0ED6"/>
    <w:rsid w:val="003A0F74"/>
    <w:rsid w:val="003A12C1"/>
    <w:rsid w:val="003A16CC"/>
    <w:rsid w:val="003A1C33"/>
    <w:rsid w:val="003A1C3D"/>
    <w:rsid w:val="003A2370"/>
    <w:rsid w:val="003A39D5"/>
    <w:rsid w:val="003A3F3F"/>
    <w:rsid w:val="003A5314"/>
    <w:rsid w:val="003A6ED9"/>
    <w:rsid w:val="003B05BD"/>
    <w:rsid w:val="003B0C8C"/>
    <w:rsid w:val="003B31E8"/>
    <w:rsid w:val="003B4AE5"/>
    <w:rsid w:val="003B4D3D"/>
    <w:rsid w:val="003B6386"/>
    <w:rsid w:val="003B70E6"/>
    <w:rsid w:val="003C0249"/>
    <w:rsid w:val="003C2B61"/>
    <w:rsid w:val="003C46F2"/>
    <w:rsid w:val="003C4961"/>
    <w:rsid w:val="003C656F"/>
    <w:rsid w:val="003C74EA"/>
    <w:rsid w:val="003C7DD0"/>
    <w:rsid w:val="003D0F93"/>
    <w:rsid w:val="003D1CEC"/>
    <w:rsid w:val="003D3F6C"/>
    <w:rsid w:val="003D4D58"/>
    <w:rsid w:val="003D5229"/>
    <w:rsid w:val="003D59D4"/>
    <w:rsid w:val="003D5A02"/>
    <w:rsid w:val="003D63EC"/>
    <w:rsid w:val="003D69EF"/>
    <w:rsid w:val="003D6ADE"/>
    <w:rsid w:val="003D7556"/>
    <w:rsid w:val="003D78EF"/>
    <w:rsid w:val="003D7AE6"/>
    <w:rsid w:val="003D7C20"/>
    <w:rsid w:val="003E0124"/>
    <w:rsid w:val="003E066B"/>
    <w:rsid w:val="003E0804"/>
    <w:rsid w:val="003E0A5C"/>
    <w:rsid w:val="003E0BC1"/>
    <w:rsid w:val="003E266D"/>
    <w:rsid w:val="003E2CEE"/>
    <w:rsid w:val="003E38F3"/>
    <w:rsid w:val="003E442B"/>
    <w:rsid w:val="003E52C6"/>
    <w:rsid w:val="003E5445"/>
    <w:rsid w:val="003E70C9"/>
    <w:rsid w:val="003F112E"/>
    <w:rsid w:val="003F17B1"/>
    <w:rsid w:val="003F219A"/>
    <w:rsid w:val="003F262C"/>
    <w:rsid w:val="003F4B51"/>
    <w:rsid w:val="00400491"/>
    <w:rsid w:val="00403C43"/>
    <w:rsid w:val="00404B44"/>
    <w:rsid w:val="00404D13"/>
    <w:rsid w:val="0040517A"/>
    <w:rsid w:val="00405A86"/>
    <w:rsid w:val="00405CA4"/>
    <w:rsid w:val="004064EC"/>
    <w:rsid w:val="004118AB"/>
    <w:rsid w:val="00414DFB"/>
    <w:rsid w:val="00415D77"/>
    <w:rsid w:val="004161B8"/>
    <w:rsid w:val="00420D1D"/>
    <w:rsid w:val="004210C6"/>
    <w:rsid w:val="00421129"/>
    <w:rsid w:val="00422BD2"/>
    <w:rsid w:val="0042447E"/>
    <w:rsid w:val="0042682F"/>
    <w:rsid w:val="00426A54"/>
    <w:rsid w:val="00430506"/>
    <w:rsid w:val="004306FB"/>
    <w:rsid w:val="004311A9"/>
    <w:rsid w:val="0043236C"/>
    <w:rsid w:val="004338FD"/>
    <w:rsid w:val="00434724"/>
    <w:rsid w:val="00434732"/>
    <w:rsid w:val="004349F4"/>
    <w:rsid w:val="004356F5"/>
    <w:rsid w:val="00440134"/>
    <w:rsid w:val="004407A8"/>
    <w:rsid w:val="004407DA"/>
    <w:rsid w:val="004417A7"/>
    <w:rsid w:val="00441FB6"/>
    <w:rsid w:val="004424DA"/>
    <w:rsid w:val="0044580A"/>
    <w:rsid w:val="004465A4"/>
    <w:rsid w:val="00446BAA"/>
    <w:rsid w:val="00447C52"/>
    <w:rsid w:val="00452699"/>
    <w:rsid w:val="00452963"/>
    <w:rsid w:val="0045322F"/>
    <w:rsid w:val="00454202"/>
    <w:rsid w:val="00454A37"/>
    <w:rsid w:val="00454E9F"/>
    <w:rsid w:val="00455ED2"/>
    <w:rsid w:val="00455FB1"/>
    <w:rsid w:val="0045705F"/>
    <w:rsid w:val="0045790D"/>
    <w:rsid w:val="00461E19"/>
    <w:rsid w:val="00462397"/>
    <w:rsid w:val="00462B96"/>
    <w:rsid w:val="00462EBC"/>
    <w:rsid w:val="00462FC0"/>
    <w:rsid w:val="0046491B"/>
    <w:rsid w:val="004653FE"/>
    <w:rsid w:val="004659AE"/>
    <w:rsid w:val="00465A35"/>
    <w:rsid w:val="00467F92"/>
    <w:rsid w:val="004700D7"/>
    <w:rsid w:val="00470D9A"/>
    <w:rsid w:val="00470F9C"/>
    <w:rsid w:val="00471200"/>
    <w:rsid w:val="00475836"/>
    <w:rsid w:val="00476533"/>
    <w:rsid w:val="004778E7"/>
    <w:rsid w:val="00477CDC"/>
    <w:rsid w:val="0048328B"/>
    <w:rsid w:val="00483366"/>
    <w:rsid w:val="004835E7"/>
    <w:rsid w:val="004840DF"/>
    <w:rsid w:val="00484166"/>
    <w:rsid w:val="0048491C"/>
    <w:rsid w:val="0048669E"/>
    <w:rsid w:val="00486899"/>
    <w:rsid w:val="00487461"/>
    <w:rsid w:val="00487D1C"/>
    <w:rsid w:val="00487E86"/>
    <w:rsid w:val="004901EC"/>
    <w:rsid w:val="0049161C"/>
    <w:rsid w:val="004929A6"/>
    <w:rsid w:val="00493195"/>
    <w:rsid w:val="00493D9E"/>
    <w:rsid w:val="004948AB"/>
    <w:rsid w:val="0049711D"/>
    <w:rsid w:val="0049779A"/>
    <w:rsid w:val="00497805"/>
    <w:rsid w:val="004A0028"/>
    <w:rsid w:val="004A0254"/>
    <w:rsid w:val="004A07C9"/>
    <w:rsid w:val="004A0DDA"/>
    <w:rsid w:val="004A1FA3"/>
    <w:rsid w:val="004A4C5C"/>
    <w:rsid w:val="004A515D"/>
    <w:rsid w:val="004A56AD"/>
    <w:rsid w:val="004A6010"/>
    <w:rsid w:val="004A6564"/>
    <w:rsid w:val="004A6869"/>
    <w:rsid w:val="004A7E0A"/>
    <w:rsid w:val="004B1B26"/>
    <w:rsid w:val="004B1DC2"/>
    <w:rsid w:val="004B2868"/>
    <w:rsid w:val="004B3F82"/>
    <w:rsid w:val="004B4F49"/>
    <w:rsid w:val="004C1810"/>
    <w:rsid w:val="004C2E69"/>
    <w:rsid w:val="004C403C"/>
    <w:rsid w:val="004C7207"/>
    <w:rsid w:val="004D0380"/>
    <w:rsid w:val="004D177C"/>
    <w:rsid w:val="004D1AD5"/>
    <w:rsid w:val="004D1C9F"/>
    <w:rsid w:val="004D2126"/>
    <w:rsid w:val="004D2A47"/>
    <w:rsid w:val="004D3614"/>
    <w:rsid w:val="004D4022"/>
    <w:rsid w:val="004D45B9"/>
    <w:rsid w:val="004D47AA"/>
    <w:rsid w:val="004D4A73"/>
    <w:rsid w:val="004D6051"/>
    <w:rsid w:val="004D7F7F"/>
    <w:rsid w:val="004E3561"/>
    <w:rsid w:val="004E3B01"/>
    <w:rsid w:val="004E50BF"/>
    <w:rsid w:val="004E5A33"/>
    <w:rsid w:val="004E6676"/>
    <w:rsid w:val="004E6E8D"/>
    <w:rsid w:val="004E7A62"/>
    <w:rsid w:val="004E7EC2"/>
    <w:rsid w:val="004F1293"/>
    <w:rsid w:val="004F2E8A"/>
    <w:rsid w:val="004F38A7"/>
    <w:rsid w:val="004F405A"/>
    <w:rsid w:val="004F7533"/>
    <w:rsid w:val="005003A0"/>
    <w:rsid w:val="00500E35"/>
    <w:rsid w:val="00501E55"/>
    <w:rsid w:val="00503F74"/>
    <w:rsid w:val="00504232"/>
    <w:rsid w:val="00504D61"/>
    <w:rsid w:val="0050579F"/>
    <w:rsid w:val="005102B8"/>
    <w:rsid w:val="005111AC"/>
    <w:rsid w:val="00511CF2"/>
    <w:rsid w:val="0051226F"/>
    <w:rsid w:val="0051229C"/>
    <w:rsid w:val="005128CE"/>
    <w:rsid w:val="0051478E"/>
    <w:rsid w:val="00514879"/>
    <w:rsid w:val="0051509E"/>
    <w:rsid w:val="0052152B"/>
    <w:rsid w:val="00521A8D"/>
    <w:rsid w:val="00522575"/>
    <w:rsid w:val="005239C6"/>
    <w:rsid w:val="0052482F"/>
    <w:rsid w:val="00524A09"/>
    <w:rsid w:val="005258AA"/>
    <w:rsid w:val="00525BDC"/>
    <w:rsid w:val="005268BE"/>
    <w:rsid w:val="00526EAD"/>
    <w:rsid w:val="00527434"/>
    <w:rsid w:val="00532996"/>
    <w:rsid w:val="00534327"/>
    <w:rsid w:val="00536155"/>
    <w:rsid w:val="00536729"/>
    <w:rsid w:val="00540E58"/>
    <w:rsid w:val="00541830"/>
    <w:rsid w:val="00541A9B"/>
    <w:rsid w:val="005429E5"/>
    <w:rsid w:val="00543919"/>
    <w:rsid w:val="00546D2B"/>
    <w:rsid w:val="00547C26"/>
    <w:rsid w:val="00550B11"/>
    <w:rsid w:val="00551ECA"/>
    <w:rsid w:val="00552008"/>
    <w:rsid w:val="00553517"/>
    <w:rsid w:val="00554331"/>
    <w:rsid w:val="00554838"/>
    <w:rsid w:val="00555AB0"/>
    <w:rsid w:val="00557A79"/>
    <w:rsid w:val="00557D95"/>
    <w:rsid w:val="005614FC"/>
    <w:rsid w:val="00561509"/>
    <w:rsid w:val="00561677"/>
    <w:rsid w:val="00561793"/>
    <w:rsid w:val="0056289A"/>
    <w:rsid w:val="00563BDB"/>
    <w:rsid w:val="00565358"/>
    <w:rsid w:val="005678E3"/>
    <w:rsid w:val="0056792D"/>
    <w:rsid w:val="00570507"/>
    <w:rsid w:val="0057056F"/>
    <w:rsid w:val="005712C0"/>
    <w:rsid w:val="00571379"/>
    <w:rsid w:val="00571D10"/>
    <w:rsid w:val="0057267C"/>
    <w:rsid w:val="005727FA"/>
    <w:rsid w:val="00572DE9"/>
    <w:rsid w:val="00573835"/>
    <w:rsid w:val="00573C04"/>
    <w:rsid w:val="005747DC"/>
    <w:rsid w:val="005753DB"/>
    <w:rsid w:val="00575F10"/>
    <w:rsid w:val="00576B46"/>
    <w:rsid w:val="00580333"/>
    <w:rsid w:val="00581683"/>
    <w:rsid w:val="0058174E"/>
    <w:rsid w:val="00583AA7"/>
    <w:rsid w:val="00583CEA"/>
    <w:rsid w:val="00584251"/>
    <w:rsid w:val="00584738"/>
    <w:rsid w:val="005854A2"/>
    <w:rsid w:val="005859BC"/>
    <w:rsid w:val="005860A3"/>
    <w:rsid w:val="00587754"/>
    <w:rsid w:val="005903C4"/>
    <w:rsid w:val="005906B2"/>
    <w:rsid w:val="00590893"/>
    <w:rsid w:val="00591157"/>
    <w:rsid w:val="00592964"/>
    <w:rsid w:val="0059353F"/>
    <w:rsid w:val="005938A3"/>
    <w:rsid w:val="00593B0C"/>
    <w:rsid w:val="00594A41"/>
    <w:rsid w:val="00594AB4"/>
    <w:rsid w:val="00595476"/>
    <w:rsid w:val="0059640F"/>
    <w:rsid w:val="00597250"/>
    <w:rsid w:val="00597302"/>
    <w:rsid w:val="00597AEF"/>
    <w:rsid w:val="005A08DC"/>
    <w:rsid w:val="005A247D"/>
    <w:rsid w:val="005A397F"/>
    <w:rsid w:val="005A52A5"/>
    <w:rsid w:val="005A6EE9"/>
    <w:rsid w:val="005A774B"/>
    <w:rsid w:val="005A7A28"/>
    <w:rsid w:val="005B468A"/>
    <w:rsid w:val="005B5AF3"/>
    <w:rsid w:val="005B6D61"/>
    <w:rsid w:val="005C192D"/>
    <w:rsid w:val="005C28C4"/>
    <w:rsid w:val="005C436E"/>
    <w:rsid w:val="005C4990"/>
    <w:rsid w:val="005C4E95"/>
    <w:rsid w:val="005C5862"/>
    <w:rsid w:val="005C58E7"/>
    <w:rsid w:val="005C6052"/>
    <w:rsid w:val="005C61A5"/>
    <w:rsid w:val="005C638E"/>
    <w:rsid w:val="005C71EF"/>
    <w:rsid w:val="005C770C"/>
    <w:rsid w:val="005C7DF6"/>
    <w:rsid w:val="005D0793"/>
    <w:rsid w:val="005D1ACA"/>
    <w:rsid w:val="005D1CEB"/>
    <w:rsid w:val="005D28A0"/>
    <w:rsid w:val="005D3651"/>
    <w:rsid w:val="005D39CD"/>
    <w:rsid w:val="005D46EE"/>
    <w:rsid w:val="005D47C6"/>
    <w:rsid w:val="005D5EF5"/>
    <w:rsid w:val="005D6B6D"/>
    <w:rsid w:val="005E06F5"/>
    <w:rsid w:val="005E0A37"/>
    <w:rsid w:val="005E15BE"/>
    <w:rsid w:val="005E336A"/>
    <w:rsid w:val="005E3EE4"/>
    <w:rsid w:val="005E4468"/>
    <w:rsid w:val="005E4CE3"/>
    <w:rsid w:val="005E4F98"/>
    <w:rsid w:val="005E544C"/>
    <w:rsid w:val="005E6032"/>
    <w:rsid w:val="005E609B"/>
    <w:rsid w:val="005E6ACF"/>
    <w:rsid w:val="005E766D"/>
    <w:rsid w:val="005F02F7"/>
    <w:rsid w:val="005F0C27"/>
    <w:rsid w:val="005F0DED"/>
    <w:rsid w:val="005F1B15"/>
    <w:rsid w:val="005F3ADC"/>
    <w:rsid w:val="005F3EEE"/>
    <w:rsid w:val="005F415B"/>
    <w:rsid w:val="005F5519"/>
    <w:rsid w:val="005F5C6F"/>
    <w:rsid w:val="0060031C"/>
    <w:rsid w:val="006018A3"/>
    <w:rsid w:val="00601EFA"/>
    <w:rsid w:val="006029CB"/>
    <w:rsid w:val="00603BC3"/>
    <w:rsid w:val="00604476"/>
    <w:rsid w:val="00604C54"/>
    <w:rsid w:val="00607C1C"/>
    <w:rsid w:val="006103DB"/>
    <w:rsid w:val="00610B99"/>
    <w:rsid w:val="00610EE4"/>
    <w:rsid w:val="00611ED0"/>
    <w:rsid w:val="006129A3"/>
    <w:rsid w:val="00612BE2"/>
    <w:rsid w:val="0061303F"/>
    <w:rsid w:val="006130EB"/>
    <w:rsid w:val="00613162"/>
    <w:rsid w:val="006132F9"/>
    <w:rsid w:val="00615DD0"/>
    <w:rsid w:val="00616A8E"/>
    <w:rsid w:val="00616B10"/>
    <w:rsid w:val="00616CE2"/>
    <w:rsid w:val="00616ECF"/>
    <w:rsid w:val="00621676"/>
    <w:rsid w:val="00622C61"/>
    <w:rsid w:val="00622CE9"/>
    <w:rsid w:val="0062362D"/>
    <w:rsid w:val="00626C09"/>
    <w:rsid w:val="00627224"/>
    <w:rsid w:val="00630CB3"/>
    <w:rsid w:val="0063317C"/>
    <w:rsid w:val="00634E74"/>
    <w:rsid w:val="0063571F"/>
    <w:rsid w:val="00635811"/>
    <w:rsid w:val="00635A97"/>
    <w:rsid w:val="00635CE5"/>
    <w:rsid w:val="00636284"/>
    <w:rsid w:val="006365B7"/>
    <w:rsid w:val="00636B2F"/>
    <w:rsid w:val="00636EE2"/>
    <w:rsid w:val="00637393"/>
    <w:rsid w:val="006373C6"/>
    <w:rsid w:val="0064094A"/>
    <w:rsid w:val="00641AAB"/>
    <w:rsid w:val="0064261C"/>
    <w:rsid w:val="006427B6"/>
    <w:rsid w:val="006428D6"/>
    <w:rsid w:val="00642CBA"/>
    <w:rsid w:val="00642F5C"/>
    <w:rsid w:val="00644917"/>
    <w:rsid w:val="00644C87"/>
    <w:rsid w:val="00644D25"/>
    <w:rsid w:val="0064562A"/>
    <w:rsid w:val="00645818"/>
    <w:rsid w:val="0064593A"/>
    <w:rsid w:val="00647EE5"/>
    <w:rsid w:val="006513C6"/>
    <w:rsid w:val="006528B9"/>
    <w:rsid w:val="006532EE"/>
    <w:rsid w:val="0065501B"/>
    <w:rsid w:val="00656810"/>
    <w:rsid w:val="00657126"/>
    <w:rsid w:val="0065759F"/>
    <w:rsid w:val="00657625"/>
    <w:rsid w:val="00657D52"/>
    <w:rsid w:val="006602CF"/>
    <w:rsid w:val="00660DB0"/>
    <w:rsid w:val="00665BFA"/>
    <w:rsid w:val="00666A89"/>
    <w:rsid w:val="006670BF"/>
    <w:rsid w:val="0067116C"/>
    <w:rsid w:val="00672C0E"/>
    <w:rsid w:val="00673206"/>
    <w:rsid w:val="006734EA"/>
    <w:rsid w:val="00673C6E"/>
    <w:rsid w:val="006741C9"/>
    <w:rsid w:val="00675125"/>
    <w:rsid w:val="00676B92"/>
    <w:rsid w:val="00680E3F"/>
    <w:rsid w:val="006816C2"/>
    <w:rsid w:val="00681EC5"/>
    <w:rsid w:val="00682577"/>
    <w:rsid w:val="00682D74"/>
    <w:rsid w:val="006836A3"/>
    <w:rsid w:val="00685B1E"/>
    <w:rsid w:val="00685E38"/>
    <w:rsid w:val="00685F00"/>
    <w:rsid w:val="00686921"/>
    <w:rsid w:val="00687840"/>
    <w:rsid w:val="00687CA1"/>
    <w:rsid w:val="006904AC"/>
    <w:rsid w:val="00690951"/>
    <w:rsid w:val="0069399B"/>
    <w:rsid w:val="00693E3B"/>
    <w:rsid w:val="00694513"/>
    <w:rsid w:val="00694DC9"/>
    <w:rsid w:val="00695017"/>
    <w:rsid w:val="00695C04"/>
    <w:rsid w:val="006A0B5C"/>
    <w:rsid w:val="006A1660"/>
    <w:rsid w:val="006A1746"/>
    <w:rsid w:val="006A2FDB"/>
    <w:rsid w:val="006A30F1"/>
    <w:rsid w:val="006A38AA"/>
    <w:rsid w:val="006B107E"/>
    <w:rsid w:val="006B1420"/>
    <w:rsid w:val="006B342D"/>
    <w:rsid w:val="006B3469"/>
    <w:rsid w:val="006B4508"/>
    <w:rsid w:val="006B49E1"/>
    <w:rsid w:val="006B6627"/>
    <w:rsid w:val="006B7178"/>
    <w:rsid w:val="006B788E"/>
    <w:rsid w:val="006C176E"/>
    <w:rsid w:val="006C522D"/>
    <w:rsid w:val="006C61FF"/>
    <w:rsid w:val="006C646D"/>
    <w:rsid w:val="006C69C0"/>
    <w:rsid w:val="006D0E81"/>
    <w:rsid w:val="006D28E6"/>
    <w:rsid w:val="006D2B08"/>
    <w:rsid w:val="006D2F56"/>
    <w:rsid w:val="006D4245"/>
    <w:rsid w:val="006D6BE2"/>
    <w:rsid w:val="006D73CF"/>
    <w:rsid w:val="006D7BCE"/>
    <w:rsid w:val="006E01CD"/>
    <w:rsid w:val="006E112B"/>
    <w:rsid w:val="006E1E2C"/>
    <w:rsid w:val="006E23C3"/>
    <w:rsid w:val="006E4C11"/>
    <w:rsid w:val="006E56FC"/>
    <w:rsid w:val="006E6F44"/>
    <w:rsid w:val="006E72FE"/>
    <w:rsid w:val="006E742F"/>
    <w:rsid w:val="006E77FE"/>
    <w:rsid w:val="006F25A8"/>
    <w:rsid w:val="006F4566"/>
    <w:rsid w:val="006F4860"/>
    <w:rsid w:val="006F5275"/>
    <w:rsid w:val="006F6B2B"/>
    <w:rsid w:val="006F6C7E"/>
    <w:rsid w:val="007004CB"/>
    <w:rsid w:val="0070091B"/>
    <w:rsid w:val="0070124D"/>
    <w:rsid w:val="007037E0"/>
    <w:rsid w:val="00703C1C"/>
    <w:rsid w:val="00704633"/>
    <w:rsid w:val="00704A55"/>
    <w:rsid w:val="00704DE8"/>
    <w:rsid w:val="007053BC"/>
    <w:rsid w:val="007059F3"/>
    <w:rsid w:val="007063DB"/>
    <w:rsid w:val="007066BE"/>
    <w:rsid w:val="007078CC"/>
    <w:rsid w:val="00707FAA"/>
    <w:rsid w:val="00710613"/>
    <w:rsid w:val="00711617"/>
    <w:rsid w:val="00711900"/>
    <w:rsid w:val="00711EC7"/>
    <w:rsid w:val="0071388B"/>
    <w:rsid w:val="00713C33"/>
    <w:rsid w:val="00714469"/>
    <w:rsid w:val="00714947"/>
    <w:rsid w:val="00717053"/>
    <w:rsid w:val="00720753"/>
    <w:rsid w:val="00720C78"/>
    <w:rsid w:val="00720CC1"/>
    <w:rsid w:val="007218DD"/>
    <w:rsid w:val="00722095"/>
    <w:rsid w:val="00722F65"/>
    <w:rsid w:val="00723623"/>
    <w:rsid w:val="007236A8"/>
    <w:rsid w:val="00724141"/>
    <w:rsid w:val="00724945"/>
    <w:rsid w:val="0072702C"/>
    <w:rsid w:val="007279AC"/>
    <w:rsid w:val="00727B49"/>
    <w:rsid w:val="00730322"/>
    <w:rsid w:val="0073046D"/>
    <w:rsid w:val="00730C61"/>
    <w:rsid w:val="00730CA6"/>
    <w:rsid w:val="00732C8C"/>
    <w:rsid w:val="00733238"/>
    <w:rsid w:val="00733CA3"/>
    <w:rsid w:val="00734159"/>
    <w:rsid w:val="00736145"/>
    <w:rsid w:val="007366A3"/>
    <w:rsid w:val="007377BB"/>
    <w:rsid w:val="00737D2F"/>
    <w:rsid w:val="0074191A"/>
    <w:rsid w:val="00741CB9"/>
    <w:rsid w:val="00743097"/>
    <w:rsid w:val="00743232"/>
    <w:rsid w:val="00744883"/>
    <w:rsid w:val="007452FC"/>
    <w:rsid w:val="007455B1"/>
    <w:rsid w:val="00747774"/>
    <w:rsid w:val="007479D8"/>
    <w:rsid w:val="00750033"/>
    <w:rsid w:val="007506C7"/>
    <w:rsid w:val="00751073"/>
    <w:rsid w:val="00751170"/>
    <w:rsid w:val="00751A9B"/>
    <w:rsid w:val="00753FA2"/>
    <w:rsid w:val="00755B94"/>
    <w:rsid w:val="00757B12"/>
    <w:rsid w:val="00760C5E"/>
    <w:rsid w:val="007614B6"/>
    <w:rsid w:val="00761D41"/>
    <w:rsid w:val="00761EDF"/>
    <w:rsid w:val="0076235A"/>
    <w:rsid w:val="00762D32"/>
    <w:rsid w:val="007634CD"/>
    <w:rsid w:val="007639E7"/>
    <w:rsid w:val="007646A1"/>
    <w:rsid w:val="007647DF"/>
    <w:rsid w:val="00765B70"/>
    <w:rsid w:val="00765CB2"/>
    <w:rsid w:val="007667CD"/>
    <w:rsid w:val="0076719C"/>
    <w:rsid w:val="007673CD"/>
    <w:rsid w:val="00767675"/>
    <w:rsid w:val="00767A77"/>
    <w:rsid w:val="007702DA"/>
    <w:rsid w:val="00770BA1"/>
    <w:rsid w:val="00770CAE"/>
    <w:rsid w:val="0077372C"/>
    <w:rsid w:val="00773DDC"/>
    <w:rsid w:val="00773E84"/>
    <w:rsid w:val="007749D6"/>
    <w:rsid w:val="00776C46"/>
    <w:rsid w:val="0077777F"/>
    <w:rsid w:val="0078033D"/>
    <w:rsid w:val="007829A6"/>
    <w:rsid w:val="0078329B"/>
    <w:rsid w:val="00783B4E"/>
    <w:rsid w:val="00783CE5"/>
    <w:rsid w:val="0078410E"/>
    <w:rsid w:val="00785D21"/>
    <w:rsid w:val="00786F18"/>
    <w:rsid w:val="007903FD"/>
    <w:rsid w:val="00790423"/>
    <w:rsid w:val="007908AA"/>
    <w:rsid w:val="007911DD"/>
    <w:rsid w:val="00791B4A"/>
    <w:rsid w:val="00795A3D"/>
    <w:rsid w:val="00795DA9"/>
    <w:rsid w:val="007965F7"/>
    <w:rsid w:val="007A2DCE"/>
    <w:rsid w:val="007A364F"/>
    <w:rsid w:val="007A3D1B"/>
    <w:rsid w:val="007A45F6"/>
    <w:rsid w:val="007A4ABE"/>
    <w:rsid w:val="007A4B7A"/>
    <w:rsid w:val="007A6111"/>
    <w:rsid w:val="007A6D60"/>
    <w:rsid w:val="007A6D76"/>
    <w:rsid w:val="007A6F88"/>
    <w:rsid w:val="007B0072"/>
    <w:rsid w:val="007B229A"/>
    <w:rsid w:val="007B274A"/>
    <w:rsid w:val="007B2B9F"/>
    <w:rsid w:val="007B2BE0"/>
    <w:rsid w:val="007B3FEB"/>
    <w:rsid w:val="007B47AD"/>
    <w:rsid w:val="007B4CE2"/>
    <w:rsid w:val="007B7529"/>
    <w:rsid w:val="007B7F1F"/>
    <w:rsid w:val="007C0834"/>
    <w:rsid w:val="007C110E"/>
    <w:rsid w:val="007C140E"/>
    <w:rsid w:val="007C1FE5"/>
    <w:rsid w:val="007C28A7"/>
    <w:rsid w:val="007C3420"/>
    <w:rsid w:val="007C47CC"/>
    <w:rsid w:val="007C4CCA"/>
    <w:rsid w:val="007D026D"/>
    <w:rsid w:val="007D0BBE"/>
    <w:rsid w:val="007D0F21"/>
    <w:rsid w:val="007D199F"/>
    <w:rsid w:val="007D1BE0"/>
    <w:rsid w:val="007D252E"/>
    <w:rsid w:val="007D2B05"/>
    <w:rsid w:val="007D2C26"/>
    <w:rsid w:val="007D302B"/>
    <w:rsid w:val="007D3117"/>
    <w:rsid w:val="007D645C"/>
    <w:rsid w:val="007D66D4"/>
    <w:rsid w:val="007D7EE2"/>
    <w:rsid w:val="007E106F"/>
    <w:rsid w:val="007E114D"/>
    <w:rsid w:val="007E1AFF"/>
    <w:rsid w:val="007E22F8"/>
    <w:rsid w:val="007E23C0"/>
    <w:rsid w:val="007E251C"/>
    <w:rsid w:val="007E25E7"/>
    <w:rsid w:val="007E28A0"/>
    <w:rsid w:val="007E336E"/>
    <w:rsid w:val="007E337C"/>
    <w:rsid w:val="007E5779"/>
    <w:rsid w:val="007E7742"/>
    <w:rsid w:val="007F08A1"/>
    <w:rsid w:val="007F1057"/>
    <w:rsid w:val="007F132A"/>
    <w:rsid w:val="007F21D8"/>
    <w:rsid w:val="007F4A59"/>
    <w:rsid w:val="007F6488"/>
    <w:rsid w:val="007F6751"/>
    <w:rsid w:val="007F6A43"/>
    <w:rsid w:val="007F7870"/>
    <w:rsid w:val="007F7D48"/>
    <w:rsid w:val="008012C2"/>
    <w:rsid w:val="00801566"/>
    <w:rsid w:val="00801698"/>
    <w:rsid w:val="008016BD"/>
    <w:rsid w:val="00805465"/>
    <w:rsid w:val="00806EBD"/>
    <w:rsid w:val="008076E5"/>
    <w:rsid w:val="00810836"/>
    <w:rsid w:val="00811333"/>
    <w:rsid w:val="00811DAD"/>
    <w:rsid w:val="0081272D"/>
    <w:rsid w:val="00814363"/>
    <w:rsid w:val="00815452"/>
    <w:rsid w:val="0081634C"/>
    <w:rsid w:val="00816588"/>
    <w:rsid w:val="00817128"/>
    <w:rsid w:val="00820F95"/>
    <w:rsid w:val="00821DFD"/>
    <w:rsid w:val="00824A67"/>
    <w:rsid w:val="00824AD7"/>
    <w:rsid w:val="00824BA6"/>
    <w:rsid w:val="00826F9C"/>
    <w:rsid w:val="0082742E"/>
    <w:rsid w:val="00827872"/>
    <w:rsid w:val="00830EAF"/>
    <w:rsid w:val="00832AC5"/>
    <w:rsid w:val="00832FB1"/>
    <w:rsid w:val="008332AE"/>
    <w:rsid w:val="00834728"/>
    <w:rsid w:val="00837CF1"/>
    <w:rsid w:val="008407B0"/>
    <w:rsid w:val="008408C7"/>
    <w:rsid w:val="00840CD5"/>
    <w:rsid w:val="008414C3"/>
    <w:rsid w:val="008433FA"/>
    <w:rsid w:val="00845429"/>
    <w:rsid w:val="00845FEA"/>
    <w:rsid w:val="00847BE6"/>
    <w:rsid w:val="0085011C"/>
    <w:rsid w:val="008518DE"/>
    <w:rsid w:val="00852768"/>
    <w:rsid w:val="0085526B"/>
    <w:rsid w:val="008558D8"/>
    <w:rsid w:val="0085632A"/>
    <w:rsid w:val="0085662C"/>
    <w:rsid w:val="00856E6A"/>
    <w:rsid w:val="008572F9"/>
    <w:rsid w:val="00857F6C"/>
    <w:rsid w:val="0086227B"/>
    <w:rsid w:val="008639A7"/>
    <w:rsid w:val="00865AA4"/>
    <w:rsid w:val="00865EFF"/>
    <w:rsid w:val="0087013B"/>
    <w:rsid w:val="00871C1E"/>
    <w:rsid w:val="00873E69"/>
    <w:rsid w:val="00874300"/>
    <w:rsid w:val="0087491E"/>
    <w:rsid w:val="0087538F"/>
    <w:rsid w:val="00880E8B"/>
    <w:rsid w:val="0088142F"/>
    <w:rsid w:val="00881719"/>
    <w:rsid w:val="008833A0"/>
    <w:rsid w:val="00883AED"/>
    <w:rsid w:val="008844F4"/>
    <w:rsid w:val="00884C91"/>
    <w:rsid w:val="00885AFF"/>
    <w:rsid w:val="00886810"/>
    <w:rsid w:val="00886EE1"/>
    <w:rsid w:val="0088794D"/>
    <w:rsid w:val="00890AE4"/>
    <w:rsid w:val="00891D62"/>
    <w:rsid w:val="008929F1"/>
    <w:rsid w:val="00892F4B"/>
    <w:rsid w:val="008931CD"/>
    <w:rsid w:val="0089409F"/>
    <w:rsid w:val="0089563A"/>
    <w:rsid w:val="008957EB"/>
    <w:rsid w:val="00895CE0"/>
    <w:rsid w:val="008970C3"/>
    <w:rsid w:val="008A00DB"/>
    <w:rsid w:val="008A0B93"/>
    <w:rsid w:val="008A2367"/>
    <w:rsid w:val="008A237D"/>
    <w:rsid w:val="008A377C"/>
    <w:rsid w:val="008A4056"/>
    <w:rsid w:val="008A51A7"/>
    <w:rsid w:val="008A5639"/>
    <w:rsid w:val="008A5BC6"/>
    <w:rsid w:val="008A642D"/>
    <w:rsid w:val="008A65C7"/>
    <w:rsid w:val="008A66E5"/>
    <w:rsid w:val="008A6B81"/>
    <w:rsid w:val="008A6FF4"/>
    <w:rsid w:val="008B3C21"/>
    <w:rsid w:val="008B4727"/>
    <w:rsid w:val="008B553A"/>
    <w:rsid w:val="008B5D32"/>
    <w:rsid w:val="008B65E4"/>
    <w:rsid w:val="008B71E3"/>
    <w:rsid w:val="008B7642"/>
    <w:rsid w:val="008B796D"/>
    <w:rsid w:val="008C0EB9"/>
    <w:rsid w:val="008C1090"/>
    <w:rsid w:val="008C10D5"/>
    <w:rsid w:val="008C154E"/>
    <w:rsid w:val="008C320B"/>
    <w:rsid w:val="008C3B8A"/>
    <w:rsid w:val="008C5268"/>
    <w:rsid w:val="008C56D9"/>
    <w:rsid w:val="008C637F"/>
    <w:rsid w:val="008C736B"/>
    <w:rsid w:val="008D0224"/>
    <w:rsid w:val="008D0A41"/>
    <w:rsid w:val="008D0FC6"/>
    <w:rsid w:val="008D118B"/>
    <w:rsid w:val="008D2258"/>
    <w:rsid w:val="008D2B1B"/>
    <w:rsid w:val="008D317A"/>
    <w:rsid w:val="008D41E1"/>
    <w:rsid w:val="008D4A2F"/>
    <w:rsid w:val="008D72FF"/>
    <w:rsid w:val="008D768C"/>
    <w:rsid w:val="008D7D4E"/>
    <w:rsid w:val="008E228D"/>
    <w:rsid w:val="008E2E7F"/>
    <w:rsid w:val="008E2E85"/>
    <w:rsid w:val="008E37D2"/>
    <w:rsid w:val="008E3A6A"/>
    <w:rsid w:val="008E4008"/>
    <w:rsid w:val="008E4035"/>
    <w:rsid w:val="008E432B"/>
    <w:rsid w:val="008E5C5A"/>
    <w:rsid w:val="008E6074"/>
    <w:rsid w:val="008E64FB"/>
    <w:rsid w:val="008E6792"/>
    <w:rsid w:val="008E69FA"/>
    <w:rsid w:val="008E6C16"/>
    <w:rsid w:val="008E75F1"/>
    <w:rsid w:val="008E7633"/>
    <w:rsid w:val="008F1711"/>
    <w:rsid w:val="008F2D32"/>
    <w:rsid w:val="008F32B8"/>
    <w:rsid w:val="008F352E"/>
    <w:rsid w:val="008F3A62"/>
    <w:rsid w:val="008F47F1"/>
    <w:rsid w:val="008F489C"/>
    <w:rsid w:val="008F5F5B"/>
    <w:rsid w:val="008F6707"/>
    <w:rsid w:val="008F685C"/>
    <w:rsid w:val="00901EDE"/>
    <w:rsid w:val="0090206C"/>
    <w:rsid w:val="009056FA"/>
    <w:rsid w:val="00905AA3"/>
    <w:rsid w:val="009063E9"/>
    <w:rsid w:val="0091127F"/>
    <w:rsid w:val="00911D1C"/>
    <w:rsid w:val="00912216"/>
    <w:rsid w:val="009133E6"/>
    <w:rsid w:val="009137B0"/>
    <w:rsid w:val="009139E7"/>
    <w:rsid w:val="00914754"/>
    <w:rsid w:val="00914D5B"/>
    <w:rsid w:val="00920D00"/>
    <w:rsid w:val="00921CEE"/>
    <w:rsid w:val="00923209"/>
    <w:rsid w:val="009260CD"/>
    <w:rsid w:val="009266EC"/>
    <w:rsid w:val="00926753"/>
    <w:rsid w:val="00927F21"/>
    <w:rsid w:val="00927F5E"/>
    <w:rsid w:val="00933085"/>
    <w:rsid w:val="0093327C"/>
    <w:rsid w:val="00933457"/>
    <w:rsid w:val="009339EE"/>
    <w:rsid w:val="00934574"/>
    <w:rsid w:val="009349C0"/>
    <w:rsid w:val="009349D7"/>
    <w:rsid w:val="00935B27"/>
    <w:rsid w:val="009365D5"/>
    <w:rsid w:val="00940CBC"/>
    <w:rsid w:val="0094140F"/>
    <w:rsid w:val="009427C1"/>
    <w:rsid w:val="00943E88"/>
    <w:rsid w:val="00944424"/>
    <w:rsid w:val="0094529B"/>
    <w:rsid w:val="00945E97"/>
    <w:rsid w:val="009469F5"/>
    <w:rsid w:val="00952440"/>
    <w:rsid w:val="00953378"/>
    <w:rsid w:val="009551C4"/>
    <w:rsid w:val="00955EFE"/>
    <w:rsid w:val="00955F66"/>
    <w:rsid w:val="00956FD3"/>
    <w:rsid w:val="00957E94"/>
    <w:rsid w:val="009602C8"/>
    <w:rsid w:val="00960334"/>
    <w:rsid w:val="00960842"/>
    <w:rsid w:val="009608E7"/>
    <w:rsid w:val="00961439"/>
    <w:rsid w:val="0096197D"/>
    <w:rsid w:val="00962E62"/>
    <w:rsid w:val="00963972"/>
    <w:rsid w:val="00963EB1"/>
    <w:rsid w:val="00964DCE"/>
    <w:rsid w:val="00966254"/>
    <w:rsid w:val="00966BD0"/>
    <w:rsid w:val="009726A7"/>
    <w:rsid w:val="009728CF"/>
    <w:rsid w:val="00972D32"/>
    <w:rsid w:val="009738BE"/>
    <w:rsid w:val="0097607E"/>
    <w:rsid w:val="00982322"/>
    <w:rsid w:val="00983A93"/>
    <w:rsid w:val="00983C21"/>
    <w:rsid w:val="0098405A"/>
    <w:rsid w:val="00984390"/>
    <w:rsid w:val="009849FC"/>
    <w:rsid w:val="00984B71"/>
    <w:rsid w:val="00986281"/>
    <w:rsid w:val="009866D1"/>
    <w:rsid w:val="00990F46"/>
    <w:rsid w:val="00994CCE"/>
    <w:rsid w:val="009952DF"/>
    <w:rsid w:val="00996814"/>
    <w:rsid w:val="009970DD"/>
    <w:rsid w:val="009976D5"/>
    <w:rsid w:val="009A11F8"/>
    <w:rsid w:val="009A2F2D"/>
    <w:rsid w:val="009A32B2"/>
    <w:rsid w:val="009A3381"/>
    <w:rsid w:val="009A648E"/>
    <w:rsid w:val="009A6990"/>
    <w:rsid w:val="009A7250"/>
    <w:rsid w:val="009A7A0C"/>
    <w:rsid w:val="009A7AC1"/>
    <w:rsid w:val="009B1D17"/>
    <w:rsid w:val="009B2846"/>
    <w:rsid w:val="009B34FE"/>
    <w:rsid w:val="009B3622"/>
    <w:rsid w:val="009B449A"/>
    <w:rsid w:val="009B4737"/>
    <w:rsid w:val="009B487F"/>
    <w:rsid w:val="009B505D"/>
    <w:rsid w:val="009B6659"/>
    <w:rsid w:val="009B7077"/>
    <w:rsid w:val="009C01FB"/>
    <w:rsid w:val="009C24B7"/>
    <w:rsid w:val="009C39F1"/>
    <w:rsid w:val="009C3B7D"/>
    <w:rsid w:val="009C41AF"/>
    <w:rsid w:val="009C5720"/>
    <w:rsid w:val="009C59BF"/>
    <w:rsid w:val="009C6853"/>
    <w:rsid w:val="009C6E60"/>
    <w:rsid w:val="009C7A4B"/>
    <w:rsid w:val="009C7E22"/>
    <w:rsid w:val="009D2277"/>
    <w:rsid w:val="009D2AEB"/>
    <w:rsid w:val="009D30B7"/>
    <w:rsid w:val="009D3CC2"/>
    <w:rsid w:val="009D6002"/>
    <w:rsid w:val="009D6A85"/>
    <w:rsid w:val="009E060A"/>
    <w:rsid w:val="009E17C6"/>
    <w:rsid w:val="009E1A97"/>
    <w:rsid w:val="009E3B67"/>
    <w:rsid w:val="009E732E"/>
    <w:rsid w:val="009E78AA"/>
    <w:rsid w:val="009F1278"/>
    <w:rsid w:val="009F1FD2"/>
    <w:rsid w:val="009F2110"/>
    <w:rsid w:val="009F3043"/>
    <w:rsid w:val="009F3759"/>
    <w:rsid w:val="009F3D08"/>
    <w:rsid w:val="009F7F58"/>
    <w:rsid w:val="00A03597"/>
    <w:rsid w:val="00A0419C"/>
    <w:rsid w:val="00A04CD2"/>
    <w:rsid w:val="00A0519C"/>
    <w:rsid w:val="00A05F6F"/>
    <w:rsid w:val="00A05FAA"/>
    <w:rsid w:val="00A074A7"/>
    <w:rsid w:val="00A110C3"/>
    <w:rsid w:val="00A12854"/>
    <w:rsid w:val="00A12940"/>
    <w:rsid w:val="00A1328C"/>
    <w:rsid w:val="00A14061"/>
    <w:rsid w:val="00A20934"/>
    <w:rsid w:val="00A213C1"/>
    <w:rsid w:val="00A217A2"/>
    <w:rsid w:val="00A230A8"/>
    <w:rsid w:val="00A23626"/>
    <w:rsid w:val="00A241D8"/>
    <w:rsid w:val="00A246A6"/>
    <w:rsid w:val="00A249B9"/>
    <w:rsid w:val="00A249E5"/>
    <w:rsid w:val="00A277C9"/>
    <w:rsid w:val="00A27D0D"/>
    <w:rsid w:val="00A27D80"/>
    <w:rsid w:val="00A3009B"/>
    <w:rsid w:val="00A30A18"/>
    <w:rsid w:val="00A338F6"/>
    <w:rsid w:val="00A3423E"/>
    <w:rsid w:val="00A344E2"/>
    <w:rsid w:val="00A349FD"/>
    <w:rsid w:val="00A34C01"/>
    <w:rsid w:val="00A3557F"/>
    <w:rsid w:val="00A35722"/>
    <w:rsid w:val="00A357CB"/>
    <w:rsid w:val="00A36D82"/>
    <w:rsid w:val="00A3724E"/>
    <w:rsid w:val="00A37BF8"/>
    <w:rsid w:val="00A37DA5"/>
    <w:rsid w:val="00A4021A"/>
    <w:rsid w:val="00A419F7"/>
    <w:rsid w:val="00A41B7A"/>
    <w:rsid w:val="00A422E3"/>
    <w:rsid w:val="00A42385"/>
    <w:rsid w:val="00A43806"/>
    <w:rsid w:val="00A43C1D"/>
    <w:rsid w:val="00A43C79"/>
    <w:rsid w:val="00A4400F"/>
    <w:rsid w:val="00A4443E"/>
    <w:rsid w:val="00A45F27"/>
    <w:rsid w:val="00A471CB"/>
    <w:rsid w:val="00A47456"/>
    <w:rsid w:val="00A50188"/>
    <w:rsid w:val="00A507FA"/>
    <w:rsid w:val="00A51EF4"/>
    <w:rsid w:val="00A53871"/>
    <w:rsid w:val="00A5471C"/>
    <w:rsid w:val="00A547E3"/>
    <w:rsid w:val="00A5487C"/>
    <w:rsid w:val="00A5517D"/>
    <w:rsid w:val="00A562E6"/>
    <w:rsid w:val="00A57A22"/>
    <w:rsid w:val="00A617DF"/>
    <w:rsid w:val="00A61CDD"/>
    <w:rsid w:val="00A6400E"/>
    <w:rsid w:val="00A64C6F"/>
    <w:rsid w:val="00A652B5"/>
    <w:rsid w:val="00A66EA6"/>
    <w:rsid w:val="00A67935"/>
    <w:rsid w:val="00A6793E"/>
    <w:rsid w:val="00A7094B"/>
    <w:rsid w:val="00A721B1"/>
    <w:rsid w:val="00A72D36"/>
    <w:rsid w:val="00A72E53"/>
    <w:rsid w:val="00A736CB"/>
    <w:rsid w:val="00A739B7"/>
    <w:rsid w:val="00A73D80"/>
    <w:rsid w:val="00A75062"/>
    <w:rsid w:val="00A759FE"/>
    <w:rsid w:val="00A768D2"/>
    <w:rsid w:val="00A769A7"/>
    <w:rsid w:val="00A779BD"/>
    <w:rsid w:val="00A77CD6"/>
    <w:rsid w:val="00A77E9D"/>
    <w:rsid w:val="00A807B4"/>
    <w:rsid w:val="00A80B9E"/>
    <w:rsid w:val="00A81203"/>
    <w:rsid w:val="00A81C4F"/>
    <w:rsid w:val="00A81FB5"/>
    <w:rsid w:val="00A82AFF"/>
    <w:rsid w:val="00A82C95"/>
    <w:rsid w:val="00A83028"/>
    <w:rsid w:val="00A86045"/>
    <w:rsid w:val="00A87C81"/>
    <w:rsid w:val="00A9044E"/>
    <w:rsid w:val="00A90735"/>
    <w:rsid w:val="00A92071"/>
    <w:rsid w:val="00A928AB"/>
    <w:rsid w:val="00A928B4"/>
    <w:rsid w:val="00A92AC1"/>
    <w:rsid w:val="00A933ED"/>
    <w:rsid w:val="00A9466B"/>
    <w:rsid w:val="00A94EF0"/>
    <w:rsid w:val="00A959FD"/>
    <w:rsid w:val="00A95E00"/>
    <w:rsid w:val="00A95ECA"/>
    <w:rsid w:val="00A963FC"/>
    <w:rsid w:val="00A9796F"/>
    <w:rsid w:val="00AA1492"/>
    <w:rsid w:val="00AA1D8D"/>
    <w:rsid w:val="00AA622D"/>
    <w:rsid w:val="00AA639C"/>
    <w:rsid w:val="00AA6A44"/>
    <w:rsid w:val="00AA7F07"/>
    <w:rsid w:val="00AB072A"/>
    <w:rsid w:val="00AB077F"/>
    <w:rsid w:val="00AB189C"/>
    <w:rsid w:val="00AB3BDE"/>
    <w:rsid w:val="00AB5875"/>
    <w:rsid w:val="00AB58EF"/>
    <w:rsid w:val="00AB5A3B"/>
    <w:rsid w:val="00AB7233"/>
    <w:rsid w:val="00AB7604"/>
    <w:rsid w:val="00AB7E66"/>
    <w:rsid w:val="00AC0E67"/>
    <w:rsid w:val="00AC111B"/>
    <w:rsid w:val="00AC2384"/>
    <w:rsid w:val="00AC2E5B"/>
    <w:rsid w:val="00AC43B2"/>
    <w:rsid w:val="00AC60C4"/>
    <w:rsid w:val="00AC69D0"/>
    <w:rsid w:val="00AC72DE"/>
    <w:rsid w:val="00AC77D3"/>
    <w:rsid w:val="00AD01FF"/>
    <w:rsid w:val="00AD06F0"/>
    <w:rsid w:val="00AD0F26"/>
    <w:rsid w:val="00AD1280"/>
    <w:rsid w:val="00AD18AE"/>
    <w:rsid w:val="00AD21C3"/>
    <w:rsid w:val="00AD22A2"/>
    <w:rsid w:val="00AD3E31"/>
    <w:rsid w:val="00AD431A"/>
    <w:rsid w:val="00AD48E9"/>
    <w:rsid w:val="00AD5451"/>
    <w:rsid w:val="00AD590B"/>
    <w:rsid w:val="00AD638B"/>
    <w:rsid w:val="00AD6698"/>
    <w:rsid w:val="00AD7382"/>
    <w:rsid w:val="00AD799B"/>
    <w:rsid w:val="00AE4978"/>
    <w:rsid w:val="00AE4DCD"/>
    <w:rsid w:val="00AE4FD7"/>
    <w:rsid w:val="00AE5525"/>
    <w:rsid w:val="00AE588F"/>
    <w:rsid w:val="00AE7F98"/>
    <w:rsid w:val="00AF0B1C"/>
    <w:rsid w:val="00AF253A"/>
    <w:rsid w:val="00AF372E"/>
    <w:rsid w:val="00AF3A6B"/>
    <w:rsid w:val="00AF415D"/>
    <w:rsid w:val="00AF4A45"/>
    <w:rsid w:val="00AF4E1D"/>
    <w:rsid w:val="00AF51E4"/>
    <w:rsid w:val="00AF6999"/>
    <w:rsid w:val="00AF6E9A"/>
    <w:rsid w:val="00B03489"/>
    <w:rsid w:val="00B04710"/>
    <w:rsid w:val="00B048A9"/>
    <w:rsid w:val="00B062D7"/>
    <w:rsid w:val="00B065A8"/>
    <w:rsid w:val="00B069A5"/>
    <w:rsid w:val="00B06FD8"/>
    <w:rsid w:val="00B0744D"/>
    <w:rsid w:val="00B1049B"/>
    <w:rsid w:val="00B126D0"/>
    <w:rsid w:val="00B143D8"/>
    <w:rsid w:val="00B14B97"/>
    <w:rsid w:val="00B159FD"/>
    <w:rsid w:val="00B1604A"/>
    <w:rsid w:val="00B16271"/>
    <w:rsid w:val="00B16BDB"/>
    <w:rsid w:val="00B174FF"/>
    <w:rsid w:val="00B17CF3"/>
    <w:rsid w:val="00B20929"/>
    <w:rsid w:val="00B239C0"/>
    <w:rsid w:val="00B23C71"/>
    <w:rsid w:val="00B26DA2"/>
    <w:rsid w:val="00B26E7D"/>
    <w:rsid w:val="00B30970"/>
    <w:rsid w:val="00B32EF1"/>
    <w:rsid w:val="00B331C8"/>
    <w:rsid w:val="00B3348E"/>
    <w:rsid w:val="00B336E3"/>
    <w:rsid w:val="00B33C63"/>
    <w:rsid w:val="00B34B38"/>
    <w:rsid w:val="00B3530D"/>
    <w:rsid w:val="00B3598E"/>
    <w:rsid w:val="00B35CB1"/>
    <w:rsid w:val="00B36639"/>
    <w:rsid w:val="00B37255"/>
    <w:rsid w:val="00B407C2"/>
    <w:rsid w:val="00B42B18"/>
    <w:rsid w:val="00B45576"/>
    <w:rsid w:val="00B45B08"/>
    <w:rsid w:val="00B46100"/>
    <w:rsid w:val="00B46D0B"/>
    <w:rsid w:val="00B47730"/>
    <w:rsid w:val="00B51DAF"/>
    <w:rsid w:val="00B52419"/>
    <w:rsid w:val="00B565A7"/>
    <w:rsid w:val="00B60A13"/>
    <w:rsid w:val="00B60B6C"/>
    <w:rsid w:val="00B613C7"/>
    <w:rsid w:val="00B61570"/>
    <w:rsid w:val="00B61587"/>
    <w:rsid w:val="00B6242F"/>
    <w:rsid w:val="00B640D8"/>
    <w:rsid w:val="00B643A9"/>
    <w:rsid w:val="00B65157"/>
    <w:rsid w:val="00B65926"/>
    <w:rsid w:val="00B66D26"/>
    <w:rsid w:val="00B67013"/>
    <w:rsid w:val="00B67474"/>
    <w:rsid w:val="00B718B2"/>
    <w:rsid w:val="00B71A27"/>
    <w:rsid w:val="00B72E2B"/>
    <w:rsid w:val="00B72E3F"/>
    <w:rsid w:val="00B73459"/>
    <w:rsid w:val="00B736C0"/>
    <w:rsid w:val="00B74115"/>
    <w:rsid w:val="00B74304"/>
    <w:rsid w:val="00B74D24"/>
    <w:rsid w:val="00B75509"/>
    <w:rsid w:val="00B763B1"/>
    <w:rsid w:val="00B802DF"/>
    <w:rsid w:val="00B81498"/>
    <w:rsid w:val="00B81645"/>
    <w:rsid w:val="00B82208"/>
    <w:rsid w:val="00B82431"/>
    <w:rsid w:val="00B830D7"/>
    <w:rsid w:val="00B83E6F"/>
    <w:rsid w:val="00B845CA"/>
    <w:rsid w:val="00B85DB5"/>
    <w:rsid w:val="00B87CCB"/>
    <w:rsid w:val="00B91021"/>
    <w:rsid w:val="00B9356B"/>
    <w:rsid w:val="00B93F80"/>
    <w:rsid w:val="00B94AE6"/>
    <w:rsid w:val="00B95C93"/>
    <w:rsid w:val="00B964F3"/>
    <w:rsid w:val="00B9662F"/>
    <w:rsid w:val="00B97838"/>
    <w:rsid w:val="00BA099A"/>
    <w:rsid w:val="00BA0D59"/>
    <w:rsid w:val="00BA19C5"/>
    <w:rsid w:val="00BA2B9C"/>
    <w:rsid w:val="00BA472C"/>
    <w:rsid w:val="00BA47F2"/>
    <w:rsid w:val="00BA487A"/>
    <w:rsid w:val="00BA4FAC"/>
    <w:rsid w:val="00BA5353"/>
    <w:rsid w:val="00BA5D5B"/>
    <w:rsid w:val="00BA7411"/>
    <w:rsid w:val="00BA7E96"/>
    <w:rsid w:val="00BB1BFC"/>
    <w:rsid w:val="00BB3093"/>
    <w:rsid w:val="00BB43CF"/>
    <w:rsid w:val="00BB4A96"/>
    <w:rsid w:val="00BB660F"/>
    <w:rsid w:val="00BB6EAC"/>
    <w:rsid w:val="00BB7663"/>
    <w:rsid w:val="00BB7B1F"/>
    <w:rsid w:val="00BB7F7F"/>
    <w:rsid w:val="00BC1BC0"/>
    <w:rsid w:val="00BC3B41"/>
    <w:rsid w:val="00BC5D85"/>
    <w:rsid w:val="00BC79DA"/>
    <w:rsid w:val="00BC79E8"/>
    <w:rsid w:val="00BD0062"/>
    <w:rsid w:val="00BD01D4"/>
    <w:rsid w:val="00BD2368"/>
    <w:rsid w:val="00BD24DE"/>
    <w:rsid w:val="00BD3432"/>
    <w:rsid w:val="00BD45B6"/>
    <w:rsid w:val="00BD493D"/>
    <w:rsid w:val="00BD4B7C"/>
    <w:rsid w:val="00BD534B"/>
    <w:rsid w:val="00BD5CA4"/>
    <w:rsid w:val="00BD62F5"/>
    <w:rsid w:val="00BD71F5"/>
    <w:rsid w:val="00BE0B1C"/>
    <w:rsid w:val="00BE0D16"/>
    <w:rsid w:val="00BE4870"/>
    <w:rsid w:val="00BE5B5F"/>
    <w:rsid w:val="00BE6DA3"/>
    <w:rsid w:val="00BE73D0"/>
    <w:rsid w:val="00BF1781"/>
    <w:rsid w:val="00BF17C4"/>
    <w:rsid w:val="00BF24B3"/>
    <w:rsid w:val="00BF2AA8"/>
    <w:rsid w:val="00BF3B92"/>
    <w:rsid w:val="00BF3C96"/>
    <w:rsid w:val="00BF4645"/>
    <w:rsid w:val="00BF476A"/>
    <w:rsid w:val="00BF4A1A"/>
    <w:rsid w:val="00BF4C0B"/>
    <w:rsid w:val="00BF5960"/>
    <w:rsid w:val="00BF5D5B"/>
    <w:rsid w:val="00BF63F1"/>
    <w:rsid w:val="00BF715D"/>
    <w:rsid w:val="00BF76C9"/>
    <w:rsid w:val="00C00E80"/>
    <w:rsid w:val="00C01256"/>
    <w:rsid w:val="00C012AC"/>
    <w:rsid w:val="00C01E5B"/>
    <w:rsid w:val="00C020DC"/>
    <w:rsid w:val="00C04EEA"/>
    <w:rsid w:val="00C0547A"/>
    <w:rsid w:val="00C05548"/>
    <w:rsid w:val="00C05E80"/>
    <w:rsid w:val="00C0693C"/>
    <w:rsid w:val="00C07BD3"/>
    <w:rsid w:val="00C11126"/>
    <w:rsid w:val="00C14C8E"/>
    <w:rsid w:val="00C1505B"/>
    <w:rsid w:val="00C20875"/>
    <w:rsid w:val="00C208D5"/>
    <w:rsid w:val="00C20F2E"/>
    <w:rsid w:val="00C21091"/>
    <w:rsid w:val="00C22009"/>
    <w:rsid w:val="00C220ED"/>
    <w:rsid w:val="00C23CE9"/>
    <w:rsid w:val="00C25E0C"/>
    <w:rsid w:val="00C27A78"/>
    <w:rsid w:val="00C31A39"/>
    <w:rsid w:val="00C33580"/>
    <w:rsid w:val="00C34159"/>
    <w:rsid w:val="00C34350"/>
    <w:rsid w:val="00C34756"/>
    <w:rsid w:val="00C36661"/>
    <w:rsid w:val="00C378F8"/>
    <w:rsid w:val="00C40D53"/>
    <w:rsid w:val="00C436FE"/>
    <w:rsid w:val="00C43A54"/>
    <w:rsid w:val="00C45EF7"/>
    <w:rsid w:val="00C463EB"/>
    <w:rsid w:val="00C47864"/>
    <w:rsid w:val="00C47D8F"/>
    <w:rsid w:val="00C5063B"/>
    <w:rsid w:val="00C50D78"/>
    <w:rsid w:val="00C515EF"/>
    <w:rsid w:val="00C51974"/>
    <w:rsid w:val="00C53814"/>
    <w:rsid w:val="00C53B82"/>
    <w:rsid w:val="00C53FBC"/>
    <w:rsid w:val="00C54366"/>
    <w:rsid w:val="00C5448D"/>
    <w:rsid w:val="00C545A4"/>
    <w:rsid w:val="00C55051"/>
    <w:rsid w:val="00C5598C"/>
    <w:rsid w:val="00C564D3"/>
    <w:rsid w:val="00C57856"/>
    <w:rsid w:val="00C60978"/>
    <w:rsid w:val="00C60C87"/>
    <w:rsid w:val="00C61096"/>
    <w:rsid w:val="00C61579"/>
    <w:rsid w:val="00C62E5F"/>
    <w:rsid w:val="00C64FF9"/>
    <w:rsid w:val="00C662BF"/>
    <w:rsid w:val="00C66336"/>
    <w:rsid w:val="00C66E11"/>
    <w:rsid w:val="00C673EC"/>
    <w:rsid w:val="00C704CF"/>
    <w:rsid w:val="00C70DA4"/>
    <w:rsid w:val="00C71677"/>
    <w:rsid w:val="00C72432"/>
    <w:rsid w:val="00C729E5"/>
    <w:rsid w:val="00C73E13"/>
    <w:rsid w:val="00C742DA"/>
    <w:rsid w:val="00C74E7D"/>
    <w:rsid w:val="00C75078"/>
    <w:rsid w:val="00C75A51"/>
    <w:rsid w:val="00C75E55"/>
    <w:rsid w:val="00C7708F"/>
    <w:rsid w:val="00C8013F"/>
    <w:rsid w:val="00C803AE"/>
    <w:rsid w:val="00C8081C"/>
    <w:rsid w:val="00C82715"/>
    <w:rsid w:val="00C841AE"/>
    <w:rsid w:val="00C84F8F"/>
    <w:rsid w:val="00C86042"/>
    <w:rsid w:val="00C86B5F"/>
    <w:rsid w:val="00C86D81"/>
    <w:rsid w:val="00C936CB"/>
    <w:rsid w:val="00C94066"/>
    <w:rsid w:val="00C9472D"/>
    <w:rsid w:val="00C948D7"/>
    <w:rsid w:val="00C95255"/>
    <w:rsid w:val="00C97AD9"/>
    <w:rsid w:val="00C97AE1"/>
    <w:rsid w:val="00C97B46"/>
    <w:rsid w:val="00CA0B82"/>
    <w:rsid w:val="00CA1B69"/>
    <w:rsid w:val="00CA1DA6"/>
    <w:rsid w:val="00CA1DC3"/>
    <w:rsid w:val="00CA323C"/>
    <w:rsid w:val="00CA73AF"/>
    <w:rsid w:val="00CB0664"/>
    <w:rsid w:val="00CB0F22"/>
    <w:rsid w:val="00CB1C60"/>
    <w:rsid w:val="00CB1C80"/>
    <w:rsid w:val="00CB2EB4"/>
    <w:rsid w:val="00CB363C"/>
    <w:rsid w:val="00CB3640"/>
    <w:rsid w:val="00CB49FF"/>
    <w:rsid w:val="00CB5AC0"/>
    <w:rsid w:val="00CB6BF4"/>
    <w:rsid w:val="00CB7CD7"/>
    <w:rsid w:val="00CC194A"/>
    <w:rsid w:val="00CC60ED"/>
    <w:rsid w:val="00CC71DF"/>
    <w:rsid w:val="00CD00BE"/>
    <w:rsid w:val="00CD0C3C"/>
    <w:rsid w:val="00CD14F1"/>
    <w:rsid w:val="00CD1601"/>
    <w:rsid w:val="00CD4071"/>
    <w:rsid w:val="00CD4099"/>
    <w:rsid w:val="00CD4927"/>
    <w:rsid w:val="00CD6138"/>
    <w:rsid w:val="00CD6A37"/>
    <w:rsid w:val="00CD7AF4"/>
    <w:rsid w:val="00CD7C73"/>
    <w:rsid w:val="00CD7E3C"/>
    <w:rsid w:val="00CD7F9F"/>
    <w:rsid w:val="00CE0103"/>
    <w:rsid w:val="00CE0F29"/>
    <w:rsid w:val="00CE17D7"/>
    <w:rsid w:val="00CE1AB5"/>
    <w:rsid w:val="00CE21AB"/>
    <w:rsid w:val="00CE282E"/>
    <w:rsid w:val="00CE28CE"/>
    <w:rsid w:val="00CE2BC9"/>
    <w:rsid w:val="00CE3632"/>
    <w:rsid w:val="00CE4F29"/>
    <w:rsid w:val="00CE746C"/>
    <w:rsid w:val="00CE7FEE"/>
    <w:rsid w:val="00CF010A"/>
    <w:rsid w:val="00CF03BC"/>
    <w:rsid w:val="00CF0B88"/>
    <w:rsid w:val="00CF0E2F"/>
    <w:rsid w:val="00CF102B"/>
    <w:rsid w:val="00CF104B"/>
    <w:rsid w:val="00CF182B"/>
    <w:rsid w:val="00CF22AB"/>
    <w:rsid w:val="00CF2E14"/>
    <w:rsid w:val="00CF3435"/>
    <w:rsid w:val="00CF7D72"/>
    <w:rsid w:val="00D00705"/>
    <w:rsid w:val="00D02A17"/>
    <w:rsid w:val="00D03FD1"/>
    <w:rsid w:val="00D041D6"/>
    <w:rsid w:val="00D04456"/>
    <w:rsid w:val="00D048FF"/>
    <w:rsid w:val="00D06230"/>
    <w:rsid w:val="00D06B2D"/>
    <w:rsid w:val="00D06C08"/>
    <w:rsid w:val="00D07409"/>
    <w:rsid w:val="00D113CB"/>
    <w:rsid w:val="00D11489"/>
    <w:rsid w:val="00D12EE3"/>
    <w:rsid w:val="00D1466E"/>
    <w:rsid w:val="00D14C91"/>
    <w:rsid w:val="00D15398"/>
    <w:rsid w:val="00D15B2D"/>
    <w:rsid w:val="00D1688F"/>
    <w:rsid w:val="00D21BED"/>
    <w:rsid w:val="00D224BB"/>
    <w:rsid w:val="00D22669"/>
    <w:rsid w:val="00D25126"/>
    <w:rsid w:val="00D260C6"/>
    <w:rsid w:val="00D30BD0"/>
    <w:rsid w:val="00D30F4B"/>
    <w:rsid w:val="00D31506"/>
    <w:rsid w:val="00D32274"/>
    <w:rsid w:val="00D329EC"/>
    <w:rsid w:val="00D32A9C"/>
    <w:rsid w:val="00D34A4E"/>
    <w:rsid w:val="00D35C7E"/>
    <w:rsid w:val="00D35C8B"/>
    <w:rsid w:val="00D35E23"/>
    <w:rsid w:val="00D35FAA"/>
    <w:rsid w:val="00D40BF5"/>
    <w:rsid w:val="00D413EA"/>
    <w:rsid w:val="00D4229D"/>
    <w:rsid w:val="00D42311"/>
    <w:rsid w:val="00D423B6"/>
    <w:rsid w:val="00D42C24"/>
    <w:rsid w:val="00D430A9"/>
    <w:rsid w:val="00D43D56"/>
    <w:rsid w:val="00D450AF"/>
    <w:rsid w:val="00D462BB"/>
    <w:rsid w:val="00D4632B"/>
    <w:rsid w:val="00D46431"/>
    <w:rsid w:val="00D46D38"/>
    <w:rsid w:val="00D50925"/>
    <w:rsid w:val="00D524B3"/>
    <w:rsid w:val="00D53712"/>
    <w:rsid w:val="00D53E3A"/>
    <w:rsid w:val="00D548F3"/>
    <w:rsid w:val="00D554B7"/>
    <w:rsid w:val="00D55E0C"/>
    <w:rsid w:val="00D611AA"/>
    <w:rsid w:val="00D612D4"/>
    <w:rsid w:val="00D61B02"/>
    <w:rsid w:val="00D637C9"/>
    <w:rsid w:val="00D64BA1"/>
    <w:rsid w:val="00D64DE6"/>
    <w:rsid w:val="00D65E70"/>
    <w:rsid w:val="00D66174"/>
    <w:rsid w:val="00D7011D"/>
    <w:rsid w:val="00D70DF9"/>
    <w:rsid w:val="00D71980"/>
    <w:rsid w:val="00D71CCB"/>
    <w:rsid w:val="00D72B27"/>
    <w:rsid w:val="00D75BEC"/>
    <w:rsid w:val="00D77C1B"/>
    <w:rsid w:val="00D8025E"/>
    <w:rsid w:val="00D82289"/>
    <w:rsid w:val="00D8261A"/>
    <w:rsid w:val="00D83D97"/>
    <w:rsid w:val="00D84335"/>
    <w:rsid w:val="00D85DFA"/>
    <w:rsid w:val="00D85EA7"/>
    <w:rsid w:val="00D86683"/>
    <w:rsid w:val="00D86772"/>
    <w:rsid w:val="00D86CC1"/>
    <w:rsid w:val="00D871B7"/>
    <w:rsid w:val="00D87D53"/>
    <w:rsid w:val="00D87EBD"/>
    <w:rsid w:val="00D90FA7"/>
    <w:rsid w:val="00D91136"/>
    <w:rsid w:val="00D918FE"/>
    <w:rsid w:val="00D91C3F"/>
    <w:rsid w:val="00D9204A"/>
    <w:rsid w:val="00D940E9"/>
    <w:rsid w:val="00D94185"/>
    <w:rsid w:val="00D94658"/>
    <w:rsid w:val="00D952D1"/>
    <w:rsid w:val="00D9531B"/>
    <w:rsid w:val="00D95ADC"/>
    <w:rsid w:val="00D969C8"/>
    <w:rsid w:val="00D9766D"/>
    <w:rsid w:val="00DA067A"/>
    <w:rsid w:val="00DA083B"/>
    <w:rsid w:val="00DA1C4E"/>
    <w:rsid w:val="00DA2858"/>
    <w:rsid w:val="00DA3D4F"/>
    <w:rsid w:val="00DA4118"/>
    <w:rsid w:val="00DA4252"/>
    <w:rsid w:val="00DA5206"/>
    <w:rsid w:val="00DA52D0"/>
    <w:rsid w:val="00DA6336"/>
    <w:rsid w:val="00DA7F72"/>
    <w:rsid w:val="00DB0088"/>
    <w:rsid w:val="00DB1A23"/>
    <w:rsid w:val="00DB2797"/>
    <w:rsid w:val="00DB27AB"/>
    <w:rsid w:val="00DB2F91"/>
    <w:rsid w:val="00DB3ECB"/>
    <w:rsid w:val="00DB3F77"/>
    <w:rsid w:val="00DB4797"/>
    <w:rsid w:val="00DB4FBB"/>
    <w:rsid w:val="00DC2818"/>
    <w:rsid w:val="00DC2D18"/>
    <w:rsid w:val="00DC2DB0"/>
    <w:rsid w:val="00DC3700"/>
    <w:rsid w:val="00DC3CD4"/>
    <w:rsid w:val="00DC40B2"/>
    <w:rsid w:val="00DC45F7"/>
    <w:rsid w:val="00DC4C78"/>
    <w:rsid w:val="00DC5141"/>
    <w:rsid w:val="00DC52A7"/>
    <w:rsid w:val="00DC5517"/>
    <w:rsid w:val="00DC722C"/>
    <w:rsid w:val="00DC7322"/>
    <w:rsid w:val="00DD0B4B"/>
    <w:rsid w:val="00DD1076"/>
    <w:rsid w:val="00DD2662"/>
    <w:rsid w:val="00DD54E7"/>
    <w:rsid w:val="00DD5502"/>
    <w:rsid w:val="00DD56D9"/>
    <w:rsid w:val="00DD6C67"/>
    <w:rsid w:val="00DD75C9"/>
    <w:rsid w:val="00DD75E1"/>
    <w:rsid w:val="00DE07F6"/>
    <w:rsid w:val="00DE10BE"/>
    <w:rsid w:val="00DE1100"/>
    <w:rsid w:val="00DE1329"/>
    <w:rsid w:val="00DE1659"/>
    <w:rsid w:val="00DE2F21"/>
    <w:rsid w:val="00DE4F87"/>
    <w:rsid w:val="00DE57CC"/>
    <w:rsid w:val="00DE5C1D"/>
    <w:rsid w:val="00DE6312"/>
    <w:rsid w:val="00DE715C"/>
    <w:rsid w:val="00DE767A"/>
    <w:rsid w:val="00DE7A59"/>
    <w:rsid w:val="00DF09EF"/>
    <w:rsid w:val="00DF1F27"/>
    <w:rsid w:val="00DF2454"/>
    <w:rsid w:val="00DF2835"/>
    <w:rsid w:val="00DF30B4"/>
    <w:rsid w:val="00DF36A7"/>
    <w:rsid w:val="00DF3A8D"/>
    <w:rsid w:val="00DF415F"/>
    <w:rsid w:val="00DF4579"/>
    <w:rsid w:val="00DF4E28"/>
    <w:rsid w:val="00DF5EEB"/>
    <w:rsid w:val="00E007CC"/>
    <w:rsid w:val="00E025F8"/>
    <w:rsid w:val="00E0314E"/>
    <w:rsid w:val="00E06162"/>
    <w:rsid w:val="00E062D8"/>
    <w:rsid w:val="00E06A0D"/>
    <w:rsid w:val="00E073AD"/>
    <w:rsid w:val="00E07C69"/>
    <w:rsid w:val="00E07F68"/>
    <w:rsid w:val="00E1035A"/>
    <w:rsid w:val="00E1041E"/>
    <w:rsid w:val="00E105B6"/>
    <w:rsid w:val="00E115A1"/>
    <w:rsid w:val="00E117AA"/>
    <w:rsid w:val="00E119D2"/>
    <w:rsid w:val="00E12EF4"/>
    <w:rsid w:val="00E13212"/>
    <w:rsid w:val="00E13E62"/>
    <w:rsid w:val="00E1560D"/>
    <w:rsid w:val="00E15CC8"/>
    <w:rsid w:val="00E162D1"/>
    <w:rsid w:val="00E1642D"/>
    <w:rsid w:val="00E16C9F"/>
    <w:rsid w:val="00E1746B"/>
    <w:rsid w:val="00E17FAC"/>
    <w:rsid w:val="00E17FC4"/>
    <w:rsid w:val="00E20084"/>
    <w:rsid w:val="00E20F1B"/>
    <w:rsid w:val="00E2165B"/>
    <w:rsid w:val="00E216DB"/>
    <w:rsid w:val="00E228D4"/>
    <w:rsid w:val="00E22F08"/>
    <w:rsid w:val="00E23101"/>
    <w:rsid w:val="00E24E3D"/>
    <w:rsid w:val="00E25650"/>
    <w:rsid w:val="00E25C24"/>
    <w:rsid w:val="00E26613"/>
    <w:rsid w:val="00E26D23"/>
    <w:rsid w:val="00E302D1"/>
    <w:rsid w:val="00E317CB"/>
    <w:rsid w:val="00E31C18"/>
    <w:rsid w:val="00E31EC9"/>
    <w:rsid w:val="00E3259D"/>
    <w:rsid w:val="00E32681"/>
    <w:rsid w:val="00E327F7"/>
    <w:rsid w:val="00E33A36"/>
    <w:rsid w:val="00E352C9"/>
    <w:rsid w:val="00E36489"/>
    <w:rsid w:val="00E37E3C"/>
    <w:rsid w:val="00E37FA2"/>
    <w:rsid w:val="00E41C4F"/>
    <w:rsid w:val="00E42141"/>
    <w:rsid w:val="00E4304C"/>
    <w:rsid w:val="00E44BD2"/>
    <w:rsid w:val="00E44DEC"/>
    <w:rsid w:val="00E459E8"/>
    <w:rsid w:val="00E465D9"/>
    <w:rsid w:val="00E46AAE"/>
    <w:rsid w:val="00E51835"/>
    <w:rsid w:val="00E51BC4"/>
    <w:rsid w:val="00E51E58"/>
    <w:rsid w:val="00E53325"/>
    <w:rsid w:val="00E53FFE"/>
    <w:rsid w:val="00E548D8"/>
    <w:rsid w:val="00E54B90"/>
    <w:rsid w:val="00E60B99"/>
    <w:rsid w:val="00E61A9B"/>
    <w:rsid w:val="00E61CD5"/>
    <w:rsid w:val="00E61F08"/>
    <w:rsid w:val="00E63294"/>
    <w:rsid w:val="00E63C69"/>
    <w:rsid w:val="00E65BFE"/>
    <w:rsid w:val="00E66481"/>
    <w:rsid w:val="00E66EF5"/>
    <w:rsid w:val="00E70B7C"/>
    <w:rsid w:val="00E70FD4"/>
    <w:rsid w:val="00E71358"/>
    <w:rsid w:val="00E722A1"/>
    <w:rsid w:val="00E727F7"/>
    <w:rsid w:val="00E72BB2"/>
    <w:rsid w:val="00E740ED"/>
    <w:rsid w:val="00E74EE1"/>
    <w:rsid w:val="00E760BA"/>
    <w:rsid w:val="00E764A3"/>
    <w:rsid w:val="00E819D5"/>
    <w:rsid w:val="00E8243C"/>
    <w:rsid w:val="00E82AC2"/>
    <w:rsid w:val="00E8339B"/>
    <w:rsid w:val="00E8484B"/>
    <w:rsid w:val="00E84BEA"/>
    <w:rsid w:val="00E84C9E"/>
    <w:rsid w:val="00E85AF2"/>
    <w:rsid w:val="00E85D9D"/>
    <w:rsid w:val="00E86853"/>
    <w:rsid w:val="00E87063"/>
    <w:rsid w:val="00E87520"/>
    <w:rsid w:val="00E8764B"/>
    <w:rsid w:val="00E906BE"/>
    <w:rsid w:val="00E91643"/>
    <w:rsid w:val="00E91BC2"/>
    <w:rsid w:val="00E9438C"/>
    <w:rsid w:val="00E94A8F"/>
    <w:rsid w:val="00E950A2"/>
    <w:rsid w:val="00E95927"/>
    <w:rsid w:val="00E95A13"/>
    <w:rsid w:val="00E96E92"/>
    <w:rsid w:val="00E97292"/>
    <w:rsid w:val="00E97B6D"/>
    <w:rsid w:val="00E97DBD"/>
    <w:rsid w:val="00E97E1C"/>
    <w:rsid w:val="00E97E8A"/>
    <w:rsid w:val="00EA089E"/>
    <w:rsid w:val="00EA1A78"/>
    <w:rsid w:val="00EA2734"/>
    <w:rsid w:val="00EA4A0C"/>
    <w:rsid w:val="00EA4EDA"/>
    <w:rsid w:val="00EA534C"/>
    <w:rsid w:val="00EA6795"/>
    <w:rsid w:val="00EA70AA"/>
    <w:rsid w:val="00EA713B"/>
    <w:rsid w:val="00EA7274"/>
    <w:rsid w:val="00EA7319"/>
    <w:rsid w:val="00EA74EF"/>
    <w:rsid w:val="00EB020C"/>
    <w:rsid w:val="00EB0A97"/>
    <w:rsid w:val="00EB1F9B"/>
    <w:rsid w:val="00EB2474"/>
    <w:rsid w:val="00EB2498"/>
    <w:rsid w:val="00EB2B9B"/>
    <w:rsid w:val="00EB4225"/>
    <w:rsid w:val="00EB45B9"/>
    <w:rsid w:val="00EB628B"/>
    <w:rsid w:val="00EB62D2"/>
    <w:rsid w:val="00EB78F1"/>
    <w:rsid w:val="00EC0861"/>
    <w:rsid w:val="00EC0ECA"/>
    <w:rsid w:val="00EC16AF"/>
    <w:rsid w:val="00EC3C44"/>
    <w:rsid w:val="00EC45C0"/>
    <w:rsid w:val="00EC500A"/>
    <w:rsid w:val="00EC7AA0"/>
    <w:rsid w:val="00EC7FF1"/>
    <w:rsid w:val="00ED07AB"/>
    <w:rsid w:val="00ED10A7"/>
    <w:rsid w:val="00ED2273"/>
    <w:rsid w:val="00ED23B3"/>
    <w:rsid w:val="00ED4888"/>
    <w:rsid w:val="00ED5200"/>
    <w:rsid w:val="00ED53F0"/>
    <w:rsid w:val="00ED7341"/>
    <w:rsid w:val="00EE0337"/>
    <w:rsid w:val="00EE0E66"/>
    <w:rsid w:val="00EE2019"/>
    <w:rsid w:val="00EE3C1B"/>
    <w:rsid w:val="00EE4108"/>
    <w:rsid w:val="00EE4598"/>
    <w:rsid w:val="00EE459A"/>
    <w:rsid w:val="00EE585B"/>
    <w:rsid w:val="00EE5B08"/>
    <w:rsid w:val="00EE5F71"/>
    <w:rsid w:val="00EE6EB3"/>
    <w:rsid w:val="00EE70B6"/>
    <w:rsid w:val="00EE7186"/>
    <w:rsid w:val="00EF0FAB"/>
    <w:rsid w:val="00EF2240"/>
    <w:rsid w:val="00EF27F6"/>
    <w:rsid w:val="00EF3F3A"/>
    <w:rsid w:val="00EF5121"/>
    <w:rsid w:val="00EF5A03"/>
    <w:rsid w:val="00EF6FE9"/>
    <w:rsid w:val="00F001DD"/>
    <w:rsid w:val="00F00ACE"/>
    <w:rsid w:val="00F02E52"/>
    <w:rsid w:val="00F039AE"/>
    <w:rsid w:val="00F04511"/>
    <w:rsid w:val="00F05001"/>
    <w:rsid w:val="00F0512E"/>
    <w:rsid w:val="00F05BCE"/>
    <w:rsid w:val="00F06293"/>
    <w:rsid w:val="00F11AC7"/>
    <w:rsid w:val="00F11E10"/>
    <w:rsid w:val="00F13A18"/>
    <w:rsid w:val="00F13AB2"/>
    <w:rsid w:val="00F1547E"/>
    <w:rsid w:val="00F1578F"/>
    <w:rsid w:val="00F15EF5"/>
    <w:rsid w:val="00F17BFB"/>
    <w:rsid w:val="00F21518"/>
    <w:rsid w:val="00F21898"/>
    <w:rsid w:val="00F22103"/>
    <w:rsid w:val="00F226AC"/>
    <w:rsid w:val="00F22A04"/>
    <w:rsid w:val="00F25C2A"/>
    <w:rsid w:val="00F26CBB"/>
    <w:rsid w:val="00F27254"/>
    <w:rsid w:val="00F31A25"/>
    <w:rsid w:val="00F3201F"/>
    <w:rsid w:val="00F32E02"/>
    <w:rsid w:val="00F33153"/>
    <w:rsid w:val="00F36C9F"/>
    <w:rsid w:val="00F37A39"/>
    <w:rsid w:val="00F405C8"/>
    <w:rsid w:val="00F409C7"/>
    <w:rsid w:val="00F41791"/>
    <w:rsid w:val="00F43D47"/>
    <w:rsid w:val="00F45FBC"/>
    <w:rsid w:val="00F476CA"/>
    <w:rsid w:val="00F50010"/>
    <w:rsid w:val="00F51397"/>
    <w:rsid w:val="00F5192C"/>
    <w:rsid w:val="00F52E25"/>
    <w:rsid w:val="00F544B3"/>
    <w:rsid w:val="00F5479E"/>
    <w:rsid w:val="00F54B88"/>
    <w:rsid w:val="00F56B79"/>
    <w:rsid w:val="00F5752F"/>
    <w:rsid w:val="00F6059F"/>
    <w:rsid w:val="00F6321A"/>
    <w:rsid w:val="00F641A6"/>
    <w:rsid w:val="00F648D0"/>
    <w:rsid w:val="00F64AD7"/>
    <w:rsid w:val="00F64B2E"/>
    <w:rsid w:val="00F651C9"/>
    <w:rsid w:val="00F660CA"/>
    <w:rsid w:val="00F6637E"/>
    <w:rsid w:val="00F67627"/>
    <w:rsid w:val="00F71395"/>
    <w:rsid w:val="00F725BD"/>
    <w:rsid w:val="00F74584"/>
    <w:rsid w:val="00F74C15"/>
    <w:rsid w:val="00F7654A"/>
    <w:rsid w:val="00F76755"/>
    <w:rsid w:val="00F76A2B"/>
    <w:rsid w:val="00F802E7"/>
    <w:rsid w:val="00F80599"/>
    <w:rsid w:val="00F82401"/>
    <w:rsid w:val="00F84E02"/>
    <w:rsid w:val="00F84F19"/>
    <w:rsid w:val="00F86808"/>
    <w:rsid w:val="00F91D0E"/>
    <w:rsid w:val="00F91E9D"/>
    <w:rsid w:val="00F929B4"/>
    <w:rsid w:val="00F92D43"/>
    <w:rsid w:val="00F94120"/>
    <w:rsid w:val="00F95411"/>
    <w:rsid w:val="00F95AFF"/>
    <w:rsid w:val="00FA00A7"/>
    <w:rsid w:val="00FA03E7"/>
    <w:rsid w:val="00FA36AC"/>
    <w:rsid w:val="00FA3DEE"/>
    <w:rsid w:val="00FA4F56"/>
    <w:rsid w:val="00FA51B4"/>
    <w:rsid w:val="00FA5C59"/>
    <w:rsid w:val="00FA6109"/>
    <w:rsid w:val="00FA6B71"/>
    <w:rsid w:val="00FB089F"/>
    <w:rsid w:val="00FB1847"/>
    <w:rsid w:val="00FB4315"/>
    <w:rsid w:val="00FB4A3B"/>
    <w:rsid w:val="00FB4CCB"/>
    <w:rsid w:val="00FB4D12"/>
    <w:rsid w:val="00FB5864"/>
    <w:rsid w:val="00FB5C78"/>
    <w:rsid w:val="00FB6DF9"/>
    <w:rsid w:val="00FB79B4"/>
    <w:rsid w:val="00FB7A7F"/>
    <w:rsid w:val="00FC111D"/>
    <w:rsid w:val="00FC144C"/>
    <w:rsid w:val="00FC288A"/>
    <w:rsid w:val="00FC429D"/>
    <w:rsid w:val="00FC4CE3"/>
    <w:rsid w:val="00FC52E7"/>
    <w:rsid w:val="00FC54A0"/>
    <w:rsid w:val="00FC693F"/>
    <w:rsid w:val="00FC6A47"/>
    <w:rsid w:val="00FC74FA"/>
    <w:rsid w:val="00FC76A3"/>
    <w:rsid w:val="00FD024E"/>
    <w:rsid w:val="00FD03F8"/>
    <w:rsid w:val="00FD114B"/>
    <w:rsid w:val="00FD1AB9"/>
    <w:rsid w:val="00FD2BEC"/>
    <w:rsid w:val="00FD2ED1"/>
    <w:rsid w:val="00FD37AE"/>
    <w:rsid w:val="00FD4FCB"/>
    <w:rsid w:val="00FD550E"/>
    <w:rsid w:val="00FD65A0"/>
    <w:rsid w:val="00FD69DF"/>
    <w:rsid w:val="00FE01B6"/>
    <w:rsid w:val="00FE0753"/>
    <w:rsid w:val="00FE2C75"/>
    <w:rsid w:val="00FE355C"/>
    <w:rsid w:val="00FE3C03"/>
    <w:rsid w:val="00FE450B"/>
    <w:rsid w:val="00FE52FC"/>
    <w:rsid w:val="00FE5729"/>
    <w:rsid w:val="00FE6A22"/>
    <w:rsid w:val="00FE72B1"/>
    <w:rsid w:val="00FE76F9"/>
    <w:rsid w:val="00FF08B9"/>
    <w:rsid w:val="00FF188D"/>
    <w:rsid w:val="00FF260F"/>
    <w:rsid w:val="00FF2A48"/>
    <w:rsid w:val="00FF2CB7"/>
    <w:rsid w:val="00FF62BB"/>
    <w:rsid w:val="00FF781B"/>
    <w:rsid w:val="00F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53A47"/>
  <w14:defaultImageDpi w14:val="300"/>
  <w15:docId w15:val="{FA680809-69DA-4018-BF4C-0CEAE4D8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62C4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62C4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59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2769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276943"/>
    <w:rPr>
      <w:rFonts w:ascii="Consolas" w:hAnsi="Consolas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4D36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amcommunity.com/sharedfiles/filedetails/?id=3514098509" TargetMode="External"/><Relationship Id="rId13" Type="http://schemas.openxmlformats.org/officeDocument/2006/relationships/hyperlink" Target="https://discord.gg/6bHfJGUNP" TargetMode="External"/><Relationship Id="rId3" Type="http://schemas.openxmlformats.org/officeDocument/2006/relationships/styles" Target="styles.xml"/><Relationship Id="rId7" Type="http://schemas.openxmlformats.org/officeDocument/2006/relationships/hyperlink" Target="https://mods.paradoxplaza.com/mods/121376/Any" TargetMode="External"/><Relationship Id="rId12" Type="http://schemas.openxmlformats.org/officeDocument/2006/relationships/hyperlink" Target="https://discord.gg/xufamEMN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teamcommunity.com/sharedfiles/filedetails/?id=3491829887" TargetMode="External"/><Relationship Id="rId11" Type="http://schemas.openxmlformats.org/officeDocument/2006/relationships/hyperlink" Target="https://discord.com/channels/947815229495078964/142376299546018209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@org.hed.7952" TargetMode="External"/><Relationship Id="rId10" Type="http://schemas.openxmlformats.org/officeDocument/2006/relationships/hyperlink" Target="https://forum.paradoxplaza.com/forum/threads/rbbp-balance-mod.186168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ds.paradoxplaza.com/mods/121377/Any" TargetMode="External"/><Relationship Id="rId14" Type="http://schemas.openxmlformats.org/officeDocument/2006/relationships/hyperlink" Target="https://www.youtube.com/@palach52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11442</Words>
  <Characters>65220</Characters>
  <Application>Microsoft Office Word</Application>
  <DocSecurity>0</DocSecurity>
  <Lines>543</Lines>
  <Paragraphs>153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Корниенко</cp:lastModifiedBy>
  <cp:revision>2</cp:revision>
  <dcterms:created xsi:type="dcterms:W3CDTF">2026-09-28T22:38:00Z</dcterms:created>
  <dcterms:modified xsi:type="dcterms:W3CDTF">2026-09-28T22:38:00Z</dcterms:modified>
  <cp:category/>
</cp:coreProperties>
</file>